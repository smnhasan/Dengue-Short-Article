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883D" w14:textId="77777777" w:rsidR="000B3F52" w:rsidRPr="00186BD2" w:rsidRDefault="00B16955">
      <w:pPr>
        <w:spacing w:line="276" w:lineRule="auto"/>
        <w:rPr>
          <w:ins w:id="0" w:author="Haider, Najmul" w:date="2022-10-16T16:02:00Z"/>
          <w:rFonts w:ascii="Times New Roman" w:hAnsi="Times New Roman" w:cs="Times New Roman"/>
          <w:b/>
          <w:bCs/>
          <w:sz w:val="24"/>
          <w:szCs w:val="24"/>
          <w:rPrChange w:id="1" w:author="Mohammad Nayeem Hasan" w:date="2022-10-30T19:39:00Z">
            <w:rPr>
              <w:ins w:id="2" w:author="Haider, Najmul" w:date="2022-10-16T16:02:00Z"/>
              <w:rFonts w:ascii="Times New Roman" w:hAnsi="Times New Roman" w:cs="Times New Roman"/>
              <w:b/>
              <w:bCs/>
              <w:sz w:val="28"/>
              <w:szCs w:val="28"/>
            </w:rPr>
          </w:rPrChange>
        </w:rPr>
        <w:pPrChange w:id="3" w:author="Mohammad Nayeem Hasan" w:date="2022-11-03T22:34:00Z">
          <w:pPr>
            <w:jc w:val="center"/>
          </w:pPr>
        </w:pPrChange>
      </w:pPr>
      <w:ins w:id="4" w:author="Haider, Najmul" w:date="2022-10-16T16:00:00Z">
        <w:r w:rsidRPr="00186BD2">
          <w:rPr>
            <w:rFonts w:ascii="Times New Roman" w:hAnsi="Times New Roman" w:cs="Times New Roman"/>
            <w:b/>
            <w:bCs/>
            <w:sz w:val="24"/>
            <w:szCs w:val="24"/>
            <w:rPrChange w:id="5" w:author="Mohammad Nayeem Hasan" w:date="2022-10-30T19:39:00Z">
              <w:rPr>
                <w:rFonts w:ascii="Times New Roman" w:hAnsi="Times New Roman" w:cs="Times New Roman"/>
                <w:b/>
                <w:bCs/>
                <w:sz w:val="28"/>
                <w:szCs w:val="28"/>
              </w:rPr>
            </w:rPrChange>
          </w:rPr>
          <w:t>Two de</w:t>
        </w:r>
      </w:ins>
      <w:ins w:id="6" w:author="Haider, Najmul" w:date="2022-10-16T16:01:00Z">
        <w:r w:rsidRPr="00186BD2">
          <w:rPr>
            <w:rFonts w:ascii="Times New Roman" w:hAnsi="Times New Roman" w:cs="Times New Roman"/>
            <w:b/>
            <w:bCs/>
            <w:sz w:val="24"/>
            <w:szCs w:val="24"/>
            <w:rPrChange w:id="7" w:author="Mohammad Nayeem Hasan" w:date="2022-10-30T19:39:00Z">
              <w:rPr>
                <w:rFonts w:ascii="Times New Roman" w:hAnsi="Times New Roman" w:cs="Times New Roman"/>
                <w:b/>
                <w:bCs/>
                <w:sz w:val="28"/>
                <w:szCs w:val="28"/>
              </w:rPr>
            </w:rPrChange>
          </w:rPr>
          <w:t>cades of Dengue outbreaks in Bangladesh</w:t>
        </w:r>
      </w:ins>
      <w:ins w:id="8" w:author="Haider, Najmul" w:date="2022-10-16T16:02:00Z">
        <w:r w:rsidRPr="00186BD2">
          <w:rPr>
            <w:rFonts w:ascii="Times New Roman" w:hAnsi="Times New Roman" w:cs="Times New Roman"/>
            <w:b/>
            <w:bCs/>
            <w:sz w:val="24"/>
            <w:szCs w:val="24"/>
            <w:rPrChange w:id="9" w:author="Mohammad Nayeem Hasan" w:date="2022-10-30T19:39:00Z">
              <w:rPr>
                <w:rFonts w:ascii="Times New Roman" w:hAnsi="Times New Roman" w:cs="Times New Roman"/>
                <w:b/>
                <w:bCs/>
                <w:sz w:val="28"/>
                <w:szCs w:val="28"/>
              </w:rPr>
            </w:rPrChange>
          </w:rPr>
          <w:t xml:space="preserve"> (2000-2022)</w:t>
        </w:r>
      </w:ins>
      <w:ins w:id="10" w:author="Haider, Najmul" w:date="2022-10-16T16:01:00Z">
        <w:r w:rsidRPr="00186BD2">
          <w:rPr>
            <w:rFonts w:ascii="Times New Roman" w:hAnsi="Times New Roman" w:cs="Times New Roman"/>
            <w:b/>
            <w:bCs/>
            <w:sz w:val="24"/>
            <w:szCs w:val="24"/>
            <w:rPrChange w:id="11" w:author="Mohammad Nayeem Hasan" w:date="2022-10-30T19:39:00Z">
              <w:rPr>
                <w:rFonts w:ascii="Times New Roman" w:hAnsi="Times New Roman" w:cs="Times New Roman"/>
                <w:b/>
                <w:bCs/>
                <w:sz w:val="28"/>
                <w:szCs w:val="28"/>
              </w:rPr>
            </w:rPrChange>
          </w:rPr>
          <w:t xml:space="preserve">: increasing trend of annual cases   </w:t>
        </w:r>
      </w:ins>
    </w:p>
    <w:p w14:paraId="48230A78" w14:textId="43B6AE24" w:rsidR="000B3F52" w:rsidRPr="00186BD2" w:rsidRDefault="000B3F52">
      <w:pPr>
        <w:spacing w:line="276" w:lineRule="auto"/>
        <w:rPr>
          <w:ins w:id="12" w:author="Haider, Najmul" w:date="2022-10-16T16:02:00Z"/>
          <w:rFonts w:ascii="Times New Roman" w:hAnsi="Times New Roman" w:cs="Times New Roman"/>
          <w:b/>
          <w:bCs/>
          <w:sz w:val="24"/>
          <w:szCs w:val="24"/>
          <w:rPrChange w:id="13" w:author="Mohammad Nayeem Hasan" w:date="2022-10-30T19:39:00Z">
            <w:rPr>
              <w:ins w:id="14" w:author="Haider, Najmul" w:date="2022-10-16T16:02:00Z"/>
              <w:rFonts w:ascii="Times New Roman" w:hAnsi="Times New Roman" w:cs="Times New Roman"/>
              <w:b/>
              <w:bCs/>
              <w:sz w:val="28"/>
              <w:szCs w:val="28"/>
            </w:rPr>
          </w:rPrChange>
        </w:rPr>
        <w:pPrChange w:id="15" w:author="Mohammad Nayeem Hasan" w:date="2022-11-03T22:34:00Z">
          <w:pPr/>
        </w:pPrChange>
      </w:pPr>
      <w:ins w:id="16" w:author="Haider, Najmul" w:date="2022-10-16T16:02:00Z">
        <w:r w:rsidRPr="00186BD2">
          <w:rPr>
            <w:rFonts w:ascii="Times New Roman" w:hAnsi="Times New Roman" w:cs="Times New Roman"/>
            <w:b/>
            <w:bCs/>
            <w:sz w:val="24"/>
            <w:szCs w:val="24"/>
            <w:rPrChange w:id="17" w:author="Mohammad Nayeem Hasan" w:date="2022-10-30T19:39:00Z">
              <w:rPr>
                <w:rFonts w:ascii="Times New Roman" w:hAnsi="Times New Roman" w:cs="Times New Roman"/>
                <w:b/>
                <w:bCs/>
                <w:sz w:val="28"/>
                <w:szCs w:val="28"/>
              </w:rPr>
            </w:rPrChange>
          </w:rPr>
          <w:t xml:space="preserve">Abstract: (200 words) </w:t>
        </w:r>
      </w:ins>
    </w:p>
    <w:p w14:paraId="21C9BB90" w14:textId="77777777" w:rsidR="00E9145B" w:rsidRPr="00186BD2" w:rsidRDefault="00E9145B">
      <w:pPr>
        <w:spacing w:line="276" w:lineRule="auto"/>
        <w:rPr>
          <w:ins w:id="18" w:author="Haider, Najmul" w:date="2022-10-16T16:54:00Z"/>
          <w:rFonts w:ascii="Times New Roman" w:hAnsi="Times New Roman" w:cs="Times New Roman"/>
          <w:sz w:val="24"/>
          <w:szCs w:val="24"/>
        </w:rPr>
        <w:pPrChange w:id="19" w:author="Mohammad Nayeem Hasan" w:date="2022-11-03T22:34:00Z">
          <w:pPr/>
        </w:pPrChange>
      </w:pPr>
    </w:p>
    <w:p w14:paraId="27FA86F6" w14:textId="67348452" w:rsidR="00E9145B" w:rsidRPr="00186BD2" w:rsidRDefault="000B3F52">
      <w:pPr>
        <w:spacing w:line="276" w:lineRule="auto"/>
        <w:rPr>
          <w:ins w:id="20" w:author="Haider, Najmul" w:date="2022-10-16T16:02:00Z"/>
          <w:rFonts w:ascii="Times New Roman" w:hAnsi="Times New Roman" w:cs="Times New Roman"/>
          <w:sz w:val="24"/>
          <w:szCs w:val="24"/>
        </w:rPr>
        <w:pPrChange w:id="21" w:author="Mohammad Nayeem Hasan" w:date="2022-11-03T22:34:00Z">
          <w:pPr/>
        </w:pPrChange>
      </w:pPr>
      <w:ins w:id="22" w:author="Haider, Najmul" w:date="2022-10-16T16:02:00Z">
        <w:r w:rsidRPr="00186BD2">
          <w:rPr>
            <w:rFonts w:ascii="Times New Roman" w:hAnsi="Times New Roman" w:cs="Times New Roman"/>
            <w:b/>
            <w:bCs/>
            <w:sz w:val="24"/>
            <w:szCs w:val="24"/>
          </w:rPr>
          <w:t>Background:</w:t>
        </w:r>
        <w:r w:rsidRPr="00186BD2">
          <w:rPr>
            <w:rFonts w:ascii="Times New Roman" w:hAnsi="Times New Roman" w:cs="Times New Roman"/>
            <w:sz w:val="24"/>
            <w:szCs w:val="24"/>
          </w:rPr>
          <w:t xml:space="preserve"> </w:t>
        </w:r>
      </w:ins>
      <w:ins w:id="23" w:author="Haider, Najmul" w:date="2022-10-16T16:55:00Z">
        <w:r w:rsidR="00E9145B" w:rsidRPr="00186BD2">
          <w:rPr>
            <w:rFonts w:ascii="Times New Roman" w:hAnsi="Times New Roman" w:cs="Times New Roman"/>
            <w:sz w:val="24"/>
            <w:szCs w:val="24"/>
          </w:rPr>
          <w:t xml:space="preserve">After 1964, </w:t>
        </w:r>
      </w:ins>
      <w:ins w:id="24" w:author="Mohammad Nayeem Hasan [2]" w:date="2023-03-01T17:42:00Z">
        <w:r w:rsidR="00194ABB">
          <w:rPr>
            <w:rFonts w:ascii="Times New Roman" w:hAnsi="Times New Roman" w:cs="Times New Roman"/>
            <w:sz w:val="24"/>
            <w:szCs w:val="24"/>
          </w:rPr>
          <w:t xml:space="preserve">the </w:t>
        </w:r>
      </w:ins>
      <w:ins w:id="25" w:author="Haider, Najmul" w:date="2022-10-16T16:55:00Z">
        <w:r w:rsidR="00E9145B" w:rsidRPr="00186BD2">
          <w:rPr>
            <w:rFonts w:ascii="Times New Roman" w:hAnsi="Times New Roman" w:cs="Times New Roman"/>
            <w:sz w:val="24"/>
            <w:szCs w:val="24"/>
          </w:rPr>
          <w:t>dengue virus reappeared in Bangladesh in 2000 and then the virus is detected every year. The objective of this study was to summarize the annu</w:t>
        </w:r>
      </w:ins>
      <w:ins w:id="26" w:author="Haider, Najmul" w:date="2022-10-16T16:56:00Z">
        <w:r w:rsidR="00E9145B" w:rsidRPr="00186BD2">
          <w:rPr>
            <w:rFonts w:ascii="Times New Roman" w:hAnsi="Times New Roman" w:cs="Times New Roman"/>
            <w:sz w:val="24"/>
            <w:szCs w:val="24"/>
          </w:rPr>
          <w:t xml:space="preserve">al dengue cases for the period 2000-2022 and perform </w:t>
        </w:r>
      </w:ins>
      <w:ins w:id="27" w:author="Mohammad Nayeem Hasan [2]" w:date="2023-03-01T17:42:00Z">
        <w:r w:rsidR="00194ABB">
          <w:rPr>
            <w:rFonts w:ascii="Times New Roman" w:hAnsi="Times New Roman" w:cs="Times New Roman"/>
            <w:sz w:val="24"/>
            <w:szCs w:val="24"/>
          </w:rPr>
          <w:t xml:space="preserve">a </w:t>
        </w:r>
      </w:ins>
      <w:ins w:id="28" w:author="Haider, Najmul" w:date="2022-10-16T16:56:00Z">
        <w:r w:rsidR="00E9145B" w:rsidRPr="00186BD2">
          <w:rPr>
            <w:rFonts w:ascii="Times New Roman" w:hAnsi="Times New Roman" w:cs="Times New Roman"/>
            <w:sz w:val="24"/>
            <w:szCs w:val="24"/>
          </w:rPr>
          <w:t xml:space="preserve">time series model to identify whether annual total cases are increasing </w:t>
        </w:r>
      </w:ins>
      <w:ins w:id="29" w:author="Haider, Najmul" w:date="2022-10-16T16:57:00Z">
        <w:r w:rsidR="00E9145B" w:rsidRPr="00186BD2">
          <w:rPr>
            <w:rFonts w:ascii="Times New Roman" w:hAnsi="Times New Roman" w:cs="Times New Roman"/>
            <w:sz w:val="24"/>
            <w:szCs w:val="24"/>
          </w:rPr>
          <w:t xml:space="preserve">or not. </w:t>
        </w:r>
      </w:ins>
    </w:p>
    <w:p w14:paraId="5A14A023" w14:textId="0FB0C678" w:rsidR="001B647A" w:rsidRPr="00186BD2" w:rsidRDefault="000B3F52">
      <w:pPr>
        <w:spacing w:line="276" w:lineRule="auto"/>
        <w:rPr>
          <w:ins w:id="30" w:author="Haider, Najmul" w:date="2022-10-16T16:47:00Z"/>
          <w:rFonts w:ascii="Times New Roman" w:hAnsi="Times New Roman" w:cs="Times New Roman"/>
          <w:sz w:val="24"/>
          <w:szCs w:val="24"/>
        </w:rPr>
        <w:pPrChange w:id="31" w:author="Mohammad Nayeem Hasan" w:date="2022-11-03T22:34:00Z">
          <w:pPr/>
        </w:pPrChange>
      </w:pPr>
      <w:ins w:id="32" w:author="Haider, Najmul" w:date="2022-10-16T16:02:00Z">
        <w:r w:rsidRPr="00186BD2">
          <w:rPr>
            <w:rFonts w:ascii="Times New Roman" w:hAnsi="Times New Roman" w:cs="Times New Roman"/>
            <w:b/>
            <w:bCs/>
            <w:sz w:val="24"/>
            <w:szCs w:val="24"/>
          </w:rPr>
          <w:t>Methods:</w:t>
        </w:r>
        <w:r w:rsidRPr="00186BD2">
          <w:rPr>
            <w:rFonts w:ascii="Times New Roman" w:hAnsi="Times New Roman" w:cs="Times New Roman"/>
            <w:sz w:val="24"/>
            <w:szCs w:val="24"/>
          </w:rPr>
          <w:t xml:space="preserve"> We collected monthly re</w:t>
        </w:r>
      </w:ins>
      <w:ins w:id="33" w:author="Haider, Najmul" w:date="2022-10-16T16:03:00Z">
        <w:r w:rsidRPr="00186BD2">
          <w:rPr>
            <w:rFonts w:ascii="Times New Roman" w:hAnsi="Times New Roman" w:cs="Times New Roman"/>
            <w:sz w:val="24"/>
            <w:szCs w:val="24"/>
          </w:rPr>
          <w:t>p</w:t>
        </w:r>
      </w:ins>
      <w:ins w:id="34" w:author="Haider, Najmul" w:date="2022-10-16T16:02:00Z">
        <w:r w:rsidRPr="00186BD2">
          <w:rPr>
            <w:rFonts w:ascii="Times New Roman" w:hAnsi="Times New Roman" w:cs="Times New Roman"/>
            <w:sz w:val="24"/>
            <w:szCs w:val="24"/>
          </w:rPr>
          <w:t>orted</w:t>
        </w:r>
      </w:ins>
      <w:ins w:id="35" w:author="Haider, Najmul" w:date="2022-10-16T16:03:00Z">
        <w:r w:rsidRPr="00186BD2">
          <w:rPr>
            <w:rFonts w:ascii="Times New Roman" w:hAnsi="Times New Roman" w:cs="Times New Roman"/>
            <w:sz w:val="24"/>
            <w:szCs w:val="24"/>
          </w:rPr>
          <w:t xml:space="preserve"> dengue cases and deaths data </w:t>
        </w:r>
      </w:ins>
      <w:ins w:id="36" w:author="Haider, Najmul" w:date="2022-10-16T16:45:00Z">
        <w:r w:rsidR="001B647A" w:rsidRPr="00186BD2">
          <w:rPr>
            <w:rFonts w:ascii="Times New Roman" w:hAnsi="Times New Roman" w:cs="Times New Roman"/>
            <w:sz w:val="24"/>
            <w:szCs w:val="24"/>
          </w:rPr>
          <w:t xml:space="preserve">from </w:t>
        </w:r>
      </w:ins>
      <w:ins w:id="37" w:author="Mohammad Nayeem Hasan [2]" w:date="2023-03-01T17:42:00Z">
        <w:r w:rsidR="00194ABB">
          <w:rPr>
            <w:rFonts w:ascii="Times New Roman" w:hAnsi="Times New Roman" w:cs="Times New Roman"/>
            <w:sz w:val="24"/>
            <w:szCs w:val="24"/>
          </w:rPr>
          <w:t xml:space="preserve">the </w:t>
        </w:r>
      </w:ins>
      <w:ins w:id="38" w:author="Haider, Najmul" w:date="2022-10-16T16:45:00Z">
        <w:r w:rsidR="001B647A" w:rsidRPr="00186BD2">
          <w:rPr>
            <w:rFonts w:ascii="Times New Roman" w:hAnsi="Times New Roman" w:cs="Times New Roman"/>
            <w:sz w:val="24"/>
            <w:szCs w:val="24"/>
          </w:rPr>
          <w:t xml:space="preserve">Ministry’s Health website </w:t>
        </w:r>
      </w:ins>
      <w:ins w:id="39" w:author="Haider, Najmul" w:date="2022-10-16T16:48:00Z">
        <w:r w:rsidR="00A656B5" w:rsidRPr="00186BD2">
          <w:rPr>
            <w:rFonts w:ascii="Times New Roman" w:hAnsi="Times New Roman" w:cs="Times New Roman"/>
            <w:sz w:val="24"/>
            <w:szCs w:val="24"/>
          </w:rPr>
          <w:t xml:space="preserve">for the period of 2000-2022 </w:t>
        </w:r>
      </w:ins>
      <w:ins w:id="40" w:author="Haider, Najmul" w:date="2022-10-16T16:46:00Z">
        <w:r w:rsidR="001B647A" w:rsidRPr="00186BD2">
          <w:rPr>
            <w:rFonts w:ascii="Times New Roman" w:hAnsi="Times New Roman" w:cs="Times New Roman"/>
            <w:sz w:val="24"/>
            <w:szCs w:val="24"/>
          </w:rPr>
          <w:t xml:space="preserve">and perform summary statistics. We further performed times series </w:t>
        </w:r>
        <w:del w:id="41" w:author="Mohammad Nayeem Hasan [2]" w:date="2023-03-01T17:42:00Z">
          <w:r w:rsidR="001B647A" w:rsidRPr="00186BD2" w:rsidDel="00194ABB">
            <w:rPr>
              <w:rFonts w:ascii="Times New Roman" w:hAnsi="Times New Roman" w:cs="Times New Roman"/>
              <w:sz w:val="24"/>
              <w:szCs w:val="24"/>
            </w:rPr>
            <w:delText>model</w:delText>
          </w:r>
        </w:del>
      </w:ins>
      <w:ins w:id="42" w:author="Mohammad Nayeem Hasan [2]" w:date="2023-03-01T17:42:00Z">
        <w:r w:rsidR="00194ABB">
          <w:rPr>
            <w:rFonts w:ascii="Times New Roman" w:hAnsi="Times New Roman" w:cs="Times New Roman"/>
            <w:sz w:val="24"/>
            <w:szCs w:val="24"/>
          </w:rPr>
          <w:t>models</w:t>
        </w:r>
      </w:ins>
      <w:ins w:id="43" w:author="Haider, Najmul" w:date="2022-10-16T16:46:00Z">
        <w:r w:rsidR="001B647A" w:rsidRPr="00186BD2">
          <w:rPr>
            <w:rFonts w:ascii="Times New Roman" w:hAnsi="Times New Roman" w:cs="Times New Roman"/>
            <w:sz w:val="24"/>
            <w:szCs w:val="24"/>
          </w:rPr>
          <w:t xml:space="preserve"> ARIMA, </w:t>
        </w:r>
      </w:ins>
      <w:ins w:id="44" w:author="Mohammad Nayeem Hasan" w:date="2022-11-03T16:48:00Z">
        <w:r w:rsidR="007659D3">
          <w:rPr>
            <w:rFonts w:ascii="Times New Roman" w:hAnsi="Times New Roman" w:cs="Times New Roman"/>
            <w:sz w:val="24"/>
            <w:szCs w:val="24"/>
          </w:rPr>
          <w:t xml:space="preserve">SARIMA, </w:t>
        </w:r>
      </w:ins>
      <w:ins w:id="45" w:author="Haider, Najmul" w:date="2022-10-16T16:46:00Z">
        <w:r w:rsidR="001B647A" w:rsidRPr="00186BD2">
          <w:rPr>
            <w:rFonts w:ascii="Times New Roman" w:hAnsi="Times New Roman" w:cs="Times New Roman"/>
            <w:sz w:val="24"/>
            <w:szCs w:val="24"/>
          </w:rPr>
          <w:t>SES</w:t>
        </w:r>
      </w:ins>
      <w:ins w:id="46" w:author="Mohammad Nayeem Hasan [2]" w:date="2023-03-01T17:43:00Z">
        <w:r w:rsidR="00194ABB">
          <w:rPr>
            <w:rFonts w:ascii="Times New Roman" w:hAnsi="Times New Roman" w:cs="Times New Roman"/>
            <w:sz w:val="24"/>
            <w:szCs w:val="24"/>
          </w:rPr>
          <w:t>,</w:t>
        </w:r>
      </w:ins>
      <w:ins w:id="47" w:author="Haider, Najmul" w:date="2022-10-16T16:46:00Z">
        <w:r w:rsidR="001B647A" w:rsidRPr="00186BD2">
          <w:rPr>
            <w:rFonts w:ascii="Times New Roman" w:hAnsi="Times New Roman" w:cs="Times New Roman"/>
            <w:sz w:val="24"/>
            <w:szCs w:val="24"/>
          </w:rPr>
          <w:t xml:space="preserve"> and Prophet to understand </w:t>
        </w:r>
      </w:ins>
      <w:ins w:id="48" w:author="Mohammad Nayeem Hasan [2]" w:date="2023-03-01T17:43:00Z">
        <w:r w:rsidR="00194ABB">
          <w:rPr>
            <w:rFonts w:ascii="Times New Roman" w:hAnsi="Times New Roman" w:cs="Times New Roman"/>
            <w:sz w:val="24"/>
            <w:szCs w:val="24"/>
          </w:rPr>
          <w:t xml:space="preserve">the </w:t>
        </w:r>
      </w:ins>
      <w:ins w:id="49" w:author="Haider, Najmul" w:date="2022-10-16T16:46:00Z">
        <w:r w:rsidR="001B647A" w:rsidRPr="00186BD2">
          <w:rPr>
            <w:rFonts w:ascii="Times New Roman" w:hAnsi="Times New Roman" w:cs="Times New Roman"/>
            <w:sz w:val="24"/>
            <w:szCs w:val="24"/>
          </w:rPr>
          <w:t xml:space="preserve">trend of </w:t>
        </w:r>
      </w:ins>
      <w:ins w:id="50" w:author="Haider, Najmul" w:date="2022-10-16T16:47:00Z">
        <w:r w:rsidR="001B647A" w:rsidRPr="00186BD2">
          <w:rPr>
            <w:rFonts w:ascii="Times New Roman" w:hAnsi="Times New Roman" w:cs="Times New Roman"/>
            <w:sz w:val="24"/>
            <w:szCs w:val="24"/>
          </w:rPr>
          <w:t xml:space="preserve">annual total cases in the country. </w:t>
        </w:r>
      </w:ins>
      <w:ins w:id="51" w:author="Haider, Najmul" w:date="2022-10-16T17:00:00Z">
        <w:r w:rsidR="00C17812" w:rsidRPr="00186BD2">
          <w:rPr>
            <w:rFonts w:ascii="Times New Roman" w:hAnsi="Times New Roman" w:cs="Times New Roman"/>
            <w:sz w:val="24"/>
            <w:szCs w:val="24"/>
          </w:rPr>
          <w:t xml:space="preserve">We also </w:t>
        </w:r>
      </w:ins>
      <w:ins w:id="52" w:author="Haider, Najmul" w:date="2022-10-16T17:01:00Z">
        <w:r w:rsidR="00C17812" w:rsidRPr="00186BD2">
          <w:rPr>
            <w:rFonts w:ascii="Times New Roman" w:hAnsi="Times New Roman" w:cs="Times New Roman"/>
            <w:sz w:val="24"/>
            <w:szCs w:val="24"/>
          </w:rPr>
          <w:t>perform</w:t>
        </w:r>
      </w:ins>
      <w:ins w:id="53" w:author="Haider, Najmul" w:date="2022-10-16T17:00:00Z">
        <w:r w:rsidR="00C17812" w:rsidRPr="00186BD2">
          <w:rPr>
            <w:rFonts w:ascii="Times New Roman" w:hAnsi="Times New Roman" w:cs="Times New Roman"/>
            <w:sz w:val="24"/>
            <w:szCs w:val="24"/>
          </w:rPr>
          <w:t xml:space="preserve"> S</w:t>
        </w:r>
      </w:ins>
      <w:ins w:id="54" w:author="Haider, Najmul" w:date="2022-10-16T17:01:00Z">
        <w:r w:rsidR="00C17812" w:rsidRPr="00186BD2">
          <w:rPr>
            <w:rFonts w:ascii="Times New Roman" w:hAnsi="Times New Roman" w:cs="Times New Roman"/>
            <w:sz w:val="24"/>
            <w:szCs w:val="24"/>
          </w:rPr>
          <w:t xml:space="preserve">en’s slop test to detect the peak dengue season in </w:t>
        </w:r>
        <w:r w:rsidR="001204DF" w:rsidRPr="00186BD2">
          <w:rPr>
            <w:rFonts w:ascii="Times New Roman" w:hAnsi="Times New Roman" w:cs="Times New Roman"/>
            <w:sz w:val="24"/>
            <w:szCs w:val="24"/>
          </w:rPr>
          <w:t>Bangladesh</w:t>
        </w:r>
        <w:r w:rsidR="00C17812" w:rsidRPr="00186BD2">
          <w:rPr>
            <w:rFonts w:ascii="Times New Roman" w:hAnsi="Times New Roman" w:cs="Times New Roman"/>
            <w:sz w:val="24"/>
            <w:szCs w:val="24"/>
          </w:rPr>
          <w:t xml:space="preserve">.  </w:t>
        </w:r>
      </w:ins>
    </w:p>
    <w:p w14:paraId="79001E6E" w14:textId="3DB75B01" w:rsidR="001B647A" w:rsidRPr="00186BD2" w:rsidDel="00B75B6F" w:rsidRDefault="001B647A">
      <w:pPr>
        <w:spacing w:line="276" w:lineRule="auto"/>
        <w:rPr>
          <w:ins w:id="55" w:author="Haider, Najmul" w:date="2022-10-16T16:52:00Z"/>
          <w:del w:id="56" w:author="Mohammad Nayeem Hasan" w:date="2022-11-03T22:32:00Z"/>
          <w:rFonts w:ascii="Times New Roman" w:hAnsi="Times New Roman" w:cs="Times New Roman"/>
          <w:sz w:val="24"/>
          <w:szCs w:val="24"/>
        </w:rPr>
        <w:pPrChange w:id="57" w:author="Mohammad Nayeem Hasan" w:date="2022-11-03T22:34:00Z">
          <w:pPr/>
        </w:pPrChange>
      </w:pPr>
      <w:ins w:id="58" w:author="Haider, Najmul" w:date="2022-10-16T16:47:00Z">
        <w:r w:rsidRPr="00186BD2">
          <w:rPr>
            <w:rFonts w:ascii="Times New Roman" w:hAnsi="Times New Roman" w:cs="Times New Roman"/>
            <w:b/>
            <w:bCs/>
            <w:sz w:val="24"/>
            <w:szCs w:val="24"/>
          </w:rPr>
          <w:t>Results:</w:t>
        </w:r>
        <w:r w:rsidRPr="00186BD2">
          <w:rPr>
            <w:rFonts w:ascii="Times New Roman" w:hAnsi="Times New Roman" w:cs="Times New Roman"/>
            <w:sz w:val="24"/>
            <w:szCs w:val="24"/>
          </w:rPr>
          <w:t xml:space="preserve"> </w:t>
        </w:r>
      </w:ins>
      <w:ins w:id="59" w:author="Mohammad Nayeem Hasan" w:date="2022-11-03T16:49:00Z">
        <w:r w:rsidR="007659D3">
          <w:rPr>
            <w:rFonts w:ascii="Times New Roman" w:hAnsi="Times New Roman" w:cs="Times New Roman"/>
            <w:sz w:val="24"/>
            <w:szCs w:val="24"/>
          </w:rPr>
          <w:t>T</w:t>
        </w:r>
      </w:ins>
      <w:ins w:id="60" w:author="Haider, Najmul" w:date="2022-10-16T16:47:00Z">
        <w:del w:id="61" w:author="Mohammad Nayeem Hasan" w:date="2022-11-03T16:49:00Z">
          <w:r w:rsidRPr="00186BD2" w:rsidDel="007659D3">
            <w:rPr>
              <w:rFonts w:ascii="Times New Roman" w:hAnsi="Times New Roman" w:cs="Times New Roman"/>
              <w:sz w:val="24"/>
              <w:szCs w:val="24"/>
            </w:rPr>
            <w:delText>t</w:delText>
          </w:r>
        </w:del>
        <w:r w:rsidRPr="00186BD2">
          <w:rPr>
            <w:rFonts w:ascii="Times New Roman" w:hAnsi="Times New Roman" w:cs="Times New Roman"/>
            <w:sz w:val="24"/>
            <w:szCs w:val="24"/>
          </w:rPr>
          <w:t xml:space="preserve">he </w:t>
        </w:r>
      </w:ins>
      <w:ins w:id="62" w:author="Mohammad Nayeem Hasan" w:date="2022-11-03T16:52:00Z">
        <w:r w:rsidR="007659D3">
          <w:rPr>
            <w:rFonts w:ascii="Times New Roman" w:hAnsi="Times New Roman" w:cs="Times New Roman"/>
            <w:sz w:val="24"/>
            <w:szCs w:val="24"/>
          </w:rPr>
          <w:t xml:space="preserve">overall </w:t>
        </w:r>
      </w:ins>
      <w:ins w:id="63" w:author="Haider, Najmul" w:date="2022-10-16T16:47:00Z">
        <w:del w:id="64" w:author="Mohammad Nayeem Hasan" w:date="2022-11-03T16:50:00Z">
          <w:r w:rsidR="00A656B5" w:rsidRPr="00186BD2" w:rsidDel="007659D3">
            <w:rPr>
              <w:rFonts w:ascii="Times New Roman" w:hAnsi="Times New Roman" w:cs="Times New Roman"/>
              <w:sz w:val="24"/>
              <w:szCs w:val="24"/>
            </w:rPr>
            <w:delText>mean</w:delText>
          </w:r>
        </w:del>
      </w:ins>
      <w:ins w:id="65" w:author="Mohammad Nayeem Hasan" w:date="2022-11-03T16:50:00Z">
        <w:r w:rsidR="007659D3" w:rsidRPr="00186BD2">
          <w:rPr>
            <w:rFonts w:ascii="Times New Roman" w:hAnsi="Times New Roman" w:cs="Times New Roman"/>
            <w:sz w:val="24"/>
            <w:szCs w:val="24"/>
          </w:rPr>
          <w:t>mean</w:t>
        </w:r>
      </w:ins>
      <w:ins w:id="66" w:author="Haider, Najmul" w:date="2022-10-16T16:47:00Z">
        <w:r w:rsidR="00A656B5" w:rsidRPr="00186BD2">
          <w:rPr>
            <w:rFonts w:ascii="Times New Roman" w:hAnsi="Times New Roman" w:cs="Times New Roman"/>
            <w:sz w:val="24"/>
            <w:szCs w:val="24"/>
          </w:rPr>
          <w:t xml:space="preserve"> (</w:t>
        </w:r>
        <w:del w:id="67" w:author="Mohammad Nayeem Hasan" w:date="2022-11-03T16:52:00Z">
          <w:r w:rsidR="00A656B5" w:rsidRPr="00186BD2" w:rsidDel="007659D3">
            <w:rPr>
              <w:rFonts w:ascii="Times New Roman" w:hAnsi="Times New Roman" w:cs="Times New Roman"/>
              <w:sz w:val="24"/>
              <w:szCs w:val="24"/>
            </w:rPr>
            <w:delText>±</w:delText>
          </w:r>
        </w:del>
        <w:r w:rsidR="00A656B5" w:rsidRPr="00186BD2">
          <w:rPr>
            <w:rFonts w:ascii="Times New Roman" w:hAnsi="Times New Roman" w:cs="Times New Roman"/>
            <w:sz w:val="24"/>
            <w:szCs w:val="24"/>
          </w:rPr>
          <w:t>SD)</w:t>
        </w:r>
        <w:del w:id="68" w:author="Mohammad Nayeem Hasan" w:date="2022-11-03T16:52:00Z">
          <w:r w:rsidR="00A656B5" w:rsidRPr="00186BD2" w:rsidDel="007659D3">
            <w:rPr>
              <w:rFonts w:ascii="Times New Roman" w:hAnsi="Times New Roman" w:cs="Times New Roman"/>
              <w:sz w:val="24"/>
              <w:szCs w:val="24"/>
            </w:rPr>
            <w:delText xml:space="preserve"> annual</w:delText>
          </w:r>
        </w:del>
        <w:r w:rsidR="00A656B5" w:rsidRPr="00186BD2">
          <w:rPr>
            <w:rFonts w:ascii="Times New Roman" w:hAnsi="Times New Roman" w:cs="Times New Roman"/>
            <w:sz w:val="24"/>
            <w:szCs w:val="24"/>
          </w:rPr>
          <w:t xml:space="preserve"> </w:t>
        </w:r>
      </w:ins>
      <w:ins w:id="69" w:author="Mohammad Nayeem Hasan" w:date="2022-11-03T16:52:00Z">
        <w:r w:rsidR="007659D3">
          <w:rPr>
            <w:rFonts w:ascii="Times New Roman" w:hAnsi="Times New Roman" w:cs="Times New Roman"/>
            <w:sz w:val="24"/>
            <w:szCs w:val="24"/>
          </w:rPr>
          <w:t xml:space="preserve">of </w:t>
        </w:r>
      </w:ins>
      <w:ins w:id="70" w:author="Haider, Najmul" w:date="2022-10-16T16:47:00Z">
        <w:r w:rsidR="00A656B5" w:rsidRPr="00186BD2">
          <w:rPr>
            <w:rFonts w:ascii="Times New Roman" w:hAnsi="Times New Roman" w:cs="Times New Roman"/>
            <w:sz w:val="24"/>
            <w:szCs w:val="24"/>
          </w:rPr>
          <w:t xml:space="preserve">dengue cases </w:t>
        </w:r>
      </w:ins>
      <w:ins w:id="71" w:author="Haider, Najmul" w:date="2022-10-16T16:48:00Z">
        <w:del w:id="72" w:author="Mohammad Nayeem Hasan [2]" w:date="2023-03-01T17:43:00Z">
          <w:r w:rsidR="00A656B5" w:rsidRPr="00186BD2" w:rsidDel="00194ABB">
            <w:rPr>
              <w:rFonts w:ascii="Times New Roman" w:hAnsi="Times New Roman" w:cs="Times New Roman"/>
              <w:sz w:val="24"/>
              <w:szCs w:val="24"/>
            </w:rPr>
            <w:delText>were</w:delText>
          </w:r>
        </w:del>
      </w:ins>
      <w:ins w:id="73" w:author="Mohammad Nayeem Hasan [2]" w:date="2023-03-01T17:43:00Z">
        <w:r w:rsidR="00194ABB">
          <w:rPr>
            <w:rFonts w:ascii="Times New Roman" w:hAnsi="Times New Roman" w:cs="Times New Roman"/>
            <w:sz w:val="24"/>
            <w:szCs w:val="24"/>
          </w:rPr>
          <w:t>was</w:t>
        </w:r>
      </w:ins>
      <w:ins w:id="74" w:author="Haider, Najmul" w:date="2022-10-16T16:47:00Z">
        <w:r w:rsidR="00A656B5" w:rsidRPr="00186BD2">
          <w:rPr>
            <w:rFonts w:ascii="Times New Roman" w:hAnsi="Times New Roman" w:cs="Times New Roman"/>
            <w:sz w:val="24"/>
            <w:szCs w:val="24"/>
          </w:rPr>
          <w:t xml:space="preserve"> </w:t>
        </w:r>
      </w:ins>
      <w:ins w:id="75" w:author="Mohammad Nayeem Hasan" w:date="2022-11-03T16:52:00Z">
        <w:r w:rsidR="007659D3">
          <w:rPr>
            <w:rFonts w:ascii="Times New Roman" w:hAnsi="Times New Roman" w:cs="Times New Roman"/>
            <w:sz w:val="24"/>
            <w:szCs w:val="24"/>
          </w:rPr>
          <w:t>725.11</w:t>
        </w:r>
      </w:ins>
      <w:ins w:id="76" w:author="Haider, Najmul" w:date="2022-10-16T16:47:00Z">
        <w:del w:id="77" w:author="Mohammad Nayeem Hasan" w:date="2022-11-03T16:51:00Z">
          <w:r w:rsidR="00A656B5" w:rsidRPr="00186BD2" w:rsidDel="007659D3">
            <w:rPr>
              <w:rFonts w:ascii="Times New Roman" w:hAnsi="Times New Roman" w:cs="Times New Roman"/>
              <w:sz w:val="24"/>
              <w:szCs w:val="24"/>
            </w:rPr>
            <w:delText>XX</w:delText>
          </w:r>
        </w:del>
        <w:r w:rsidR="00A656B5" w:rsidRPr="00186BD2">
          <w:rPr>
            <w:rFonts w:ascii="Times New Roman" w:hAnsi="Times New Roman" w:cs="Times New Roman"/>
            <w:sz w:val="24"/>
            <w:szCs w:val="24"/>
          </w:rPr>
          <w:t xml:space="preserve"> (</w:t>
        </w:r>
      </w:ins>
      <w:ins w:id="78" w:author="Mohammad Nayeem Hasan" w:date="2022-11-03T16:52:00Z">
        <w:r w:rsidR="007659D3">
          <w:rPr>
            <w:rFonts w:ascii="Times New Roman" w:hAnsi="Times New Roman" w:cs="Times New Roman"/>
            <w:sz w:val="24"/>
            <w:szCs w:val="24"/>
          </w:rPr>
          <w:t>3642.55</w:t>
        </w:r>
      </w:ins>
      <w:ins w:id="79" w:author="Haider, Najmul" w:date="2022-10-16T16:48:00Z">
        <w:del w:id="80" w:author="Mohammad Nayeem Hasan" w:date="2022-11-03T16:52:00Z">
          <w:r w:rsidR="00A656B5" w:rsidRPr="00186BD2" w:rsidDel="007659D3">
            <w:rPr>
              <w:rFonts w:ascii="Times New Roman" w:hAnsi="Times New Roman" w:cs="Times New Roman"/>
              <w:sz w:val="24"/>
              <w:szCs w:val="24"/>
            </w:rPr>
            <w:delText>±</w:delText>
          </w:r>
        </w:del>
        <w:r w:rsidR="00A656B5" w:rsidRPr="00186BD2">
          <w:rPr>
            <w:rFonts w:ascii="Times New Roman" w:hAnsi="Times New Roman" w:cs="Times New Roman"/>
            <w:sz w:val="24"/>
            <w:szCs w:val="24"/>
          </w:rPr>
          <w:t xml:space="preserve">), with </w:t>
        </w:r>
      </w:ins>
      <w:ins w:id="81" w:author="Haider, Najmul" w:date="2022-10-16T16:53:00Z">
        <w:r w:rsidR="00090F29" w:rsidRPr="00186BD2">
          <w:rPr>
            <w:rFonts w:ascii="Times New Roman" w:hAnsi="Times New Roman" w:cs="Times New Roman"/>
            <w:sz w:val="24"/>
            <w:szCs w:val="24"/>
          </w:rPr>
          <w:t>a lower</w:t>
        </w:r>
      </w:ins>
      <w:ins w:id="82" w:author="Haider, Najmul" w:date="2022-10-16T16:48:00Z">
        <w:r w:rsidR="00A656B5" w:rsidRPr="00186BD2">
          <w:rPr>
            <w:rFonts w:ascii="Times New Roman" w:hAnsi="Times New Roman" w:cs="Times New Roman"/>
            <w:sz w:val="24"/>
            <w:szCs w:val="24"/>
          </w:rPr>
          <w:t xml:space="preserve"> mean for the first decade</w:t>
        </w:r>
      </w:ins>
      <w:ins w:id="83" w:author="Haider, Najmul" w:date="2022-10-16T16:49:00Z">
        <w:r w:rsidR="00A656B5" w:rsidRPr="00186BD2">
          <w:rPr>
            <w:rFonts w:ascii="Times New Roman" w:hAnsi="Times New Roman" w:cs="Times New Roman"/>
            <w:sz w:val="24"/>
            <w:szCs w:val="24"/>
          </w:rPr>
          <w:t xml:space="preserve"> (2000-2010)</w:t>
        </w:r>
      </w:ins>
      <w:ins w:id="84" w:author="Haider, Najmul" w:date="2022-10-16T16:48:00Z">
        <w:r w:rsidR="00A656B5" w:rsidRPr="00186BD2">
          <w:rPr>
            <w:rFonts w:ascii="Times New Roman" w:hAnsi="Times New Roman" w:cs="Times New Roman"/>
            <w:sz w:val="24"/>
            <w:szCs w:val="24"/>
          </w:rPr>
          <w:t xml:space="preserve"> of this century (</w:t>
        </w:r>
      </w:ins>
      <w:ins w:id="85" w:author="Mohammad Nayeem Hasan" w:date="2022-11-03T17:19:00Z">
        <w:r w:rsidR="00861B9C">
          <w:rPr>
            <w:rFonts w:ascii="Times New Roman" w:hAnsi="Times New Roman" w:cs="Times New Roman"/>
            <w:sz w:val="24"/>
            <w:szCs w:val="24"/>
          </w:rPr>
          <w:t>184.72</w:t>
        </w:r>
      </w:ins>
      <w:ins w:id="86" w:author="Haider, Najmul" w:date="2022-10-16T16:49:00Z">
        <w:del w:id="87" w:author="Mohammad Nayeem Hasan" w:date="2022-11-03T16:52:00Z">
          <w:r w:rsidR="00A656B5" w:rsidRPr="00186BD2" w:rsidDel="007659D3">
            <w:rPr>
              <w:rFonts w:ascii="Times New Roman" w:hAnsi="Times New Roman" w:cs="Times New Roman"/>
              <w:sz w:val="24"/>
              <w:szCs w:val="24"/>
            </w:rPr>
            <w:delText>XX</w:delText>
          </w:r>
        </w:del>
        <w:r w:rsidR="00A656B5" w:rsidRPr="00186BD2">
          <w:rPr>
            <w:rFonts w:ascii="Times New Roman" w:hAnsi="Times New Roman" w:cs="Times New Roman"/>
            <w:sz w:val="24"/>
            <w:szCs w:val="24"/>
          </w:rPr>
          <w:t xml:space="preserve"> vs </w:t>
        </w:r>
      </w:ins>
      <w:ins w:id="88" w:author="Mohammad Nayeem Hasan" w:date="2022-11-03T16:53:00Z">
        <w:r w:rsidR="007659D3">
          <w:rPr>
            <w:rFonts w:ascii="Times New Roman" w:hAnsi="Times New Roman" w:cs="Times New Roman"/>
            <w:sz w:val="24"/>
            <w:szCs w:val="24"/>
          </w:rPr>
          <w:t>1</w:t>
        </w:r>
      </w:ins>
      <w:ins w:id="89" w:author="Mohammad Nayeem Hasan" w:date="2022-11-03T17:19:00Z">
        <w:r w:rsidR="00861B9C">
          <w:rPr>
            <w:rFonts w:ascii="Times New Roman" w:hAnsi="Times New Roman" w:cs="Times New Roman"/>
            <w:sz w:val="24"/>
            <w:szCs w:val="24"/>
          </w:rPr>
          <w:t>231.01</w:t>
        </w:r>
      </w:ins>
      <w:ins w:id="90" w:author="Haider, Najmul" w:date="2022-10-16T16:49:00Z">
        <w:del w:id="91" w:author="Mohammad Nayeem Hasan" w:date="2022-11-03T16:53:00Z">
          <w:r w:rsidR="00A656B5" w:rsidRPr="00186BD2" w:rsidDel="007659D3">
            <w:rPr>
              <w:rFonts w:ascii="Times New Roman" w:hAnsi="Times New Roman" w:cs="Times New Roman"/>
              <w:sz w:val="24"/>
              <w:szCs w:val="24"/>
            </w:rPr>
            <w:delText>YY</w:delText>
          </w:r>
        </w:del>
        <w:r w:rsidR="00A656B5" w:rsidRPr="00186BD2">
          <w:rPr>
            <w:rFonts w:ascii="Times New Roman" w:hAnsi="Times New Roman" w:cs="Times New Roman"/>
            <w:sz w:val="24"/>
            <w:szCs w:val="24"/>
          </w:rPr>
          <w:t xml:space="preserve">) </w:t>
        </w:r>
        <w:del w:id="92" w:author="Mohammad Nayeem Hasan" w:date="2022-11-03T16:58:00Z">
          <w:r w:rsidR="00A656B5" w:rsidRPr="00186BD2" w:rsidDel="00012059">
            <w:rPr>
              <w:rFonts w:ascii="Times New Roman" w:hAnsi="Times New Roman" w:cs="Times New Roman"/>
              <w:sz w:val="24"/>
              <w:szCs w:val="24"/>
            </w:rPr>
            <w:delText>compare</w:delText>
          </w:r>
        </w:del>
      </w:ins>
      <w:ins w:id="93" w:author="Mohammad Nayeem Hasan" w:date="2022-11-03T16:58:00Z">
        <w:r w:rsidR="00012059" w:rsidRPr="00186BD2">
          <w:rPr>
            <w:rFonts w:ascii="Times New Roman" w:hAnsi="Times New Roman" w:cs="Times New Roman"/>
            <w:sz w:val="24"/>
            <w:szCs w:val="24"/>
          </w:rPr>
          <w:t>compared</w:t>
        </w:r>
      </w:ins>
      <w:ins w:id="94" w:author="Haider, Najmul" w:date="2022-10-16T16:49:00Z">
        <w:r w:rsidR="00A656B5" w:rsidRPr="00186BD2">
          <w:rPr>
            <w:rFonts w:ascii="Times New Roman" w:hAnsi="Times New Roman" w:cs="Times New Roman"/>
            <w:sz w:val="24"/>
            <w:szCs w:val="24"/>
          </w:rPr>
          <w:t xml:space="preserve"> to </w:t>
        </w:r>
      </w:ins>
      <w:ins w:id="95" w:author="Mohammad Nayeem Hasan [2]" w:date="2023-03-01T17:43:00Z">
        <w:r w:rsidR="00194ABB">
          <w:rPr>
            <w:rFonts w:ascii="Times New Roman" w:hAnsi="Times New Roman" w:cs="Times New Roman"/>
            <w:sz w:val="24"/>
            <w:szCs w:val="24"/>
          </w:rPr>
          <w:t xml:space="preserve">the </w:t>
        </w:r>
      </w:ins>
      <w:ins w:id="96" w:author="Haider, Najmul" w:date="2022-10-16T16:49:00Z">
        <w:r w:rsidR="00A656B5" w:rsidRPr="00186BD2">
          <w:rPr>
            <w:rFonts w:ascii="Times New Roman" w:hAnsi="Times New Roman" w:cs="Times New Roman"/>
            <w:sz w:val="24"/>
            <w:szCs w:val="24"/>
          </w:rPr>
          <w:t xml:space="preserve">rest period (2011-2022). </w:t>
        </w:r>
        <w:r w:rsidR="00E203E7" w:rsidRPr="00186BD2">
          <w:rPr>
            <w:rFonts w:ascii="Times New Roman" w:hAnsi="Times New Roman" w:cs="Times New Roman"/>
            <w:sz w:val="24"/>
            <w:szCs w:val="24"/>
          </w:rPr>
          <w:t xml:space="preserve">The </w:t>
        </w:r>
      </w:ins>
      <w:ins w:id="97" w:author="Mohammad Nayeem Hasan" w:date="2022-11-03T17:20:00Z">
        <w:r w:rsidR="00861B9C">
          <w:rPr>
            <w:rFonts w:ascii="Times New Roman" w:hAnsi="Times New Roman" w:cs="Times New Roman"/>
            <w:sz w:val="24"/>
            <w:szCs w:val="24"/>
          </w:rPr>
          <w:t xml:space="preserve">mean </w:t>
        </w:r>
      </w:ins>
      <w:ins w:id="98" w:author="Haider, Najmul" w:date="2022-10-16T16:49:00Z">
        <w:r w:rsidR="00E203E7" w:rsidRPr="00186BD2">
          <w:rPr>
            <w:rFonts w:ascii="Times New Roman" w:hAnsi="Times New Roman" w:cs="Times New Roman"/>
            <w:sz w:val="24"/>
            <w:szCs w:val="24"/>
          </w:rPr>
          <w:t xml:space="preserve">cases reach </w:t>
        </w:r>
        <w:del w:id="99" w:author="Mohammad Nayeem Hasan [2]" w:date="2023-03-01T17:43:00Z">
          <w:r w:rsidR="00E203E7" w:rsidRPr="00186BD2" w:rsidDel="00194ABB">
            <w:rPr>
              <w:rFonts w:ascii="Times New Roman" w:hAnsi="Times New Roman" w:cs="Times New Roman"/>
              <w:sz w:val="24"/>
              <w:szCs w:val="24"/>
            </w:rPr>
            <w:delText xml:space="preserve">to </w:delText>
          </w:r>
        </w:del>
        <w:r w:rsidR="00E203E7" w:rsidRPr="00186BD2">
          <w:rPr>
            <w:rFonts w:ascii="Times New Roman" w:hAnsi="Times New Roman" w:cs="Times New Roman"/>
            <w:sz w:val="24"/>
            <w:szCs w:val="24"/>
          </w:rPr>
          <w:t xml:space="preserve">a peak </w:t>
        </w:r>
      </w:ins>
      <w:ins w:id="100" w:author="Mohammad Nayeem Hasan" w:date="2022-11-03T17:21:00Z">
        <w:r w:rsidR="00861B9C">
          <w:rPr>
            <w:rFonts w:ascii="Times New Roman" w:hAnsi="Times New Roman" w:cs="Times New Roman"/>
            <w:sz w:val="24"/>
            <w:szCs w:val="24"/>
          </w:rPr>
          <w:t xml:space="preserve">in </w:t>
        </w:r>
      </w:ins>
      <w:ins w:id="101" w:author="Mohammad Nayeem Hasan [2]" w:date="2023-03-01T17:43:00Z">
        <w:r w:rsidR="00194ABB">
          <w:rPr>
            <w:rFonts w:ascii="Times New Roman" w:hAnsi="Times New Roman" w:cs="Times New Roman"/>
            <w:sz w:val="24"/>
            <w:szCs w:val="24"/>
          </w:rPr>
          <w:t xml:space="preserve">the </w:t>
        </w:r>
      </w:ins>
      <w:ins w:id="102" w:author="Mohammad Nayeem Hasan" w:date="2022-11-03T17:21:00Z">
        <w:r w:rsidR="00861B9C">
          <w:rPr>
            <w:rFonts w:ascii="Times New Roman" w:hAnsi="Times New Roman" w:cs="Times New Roman"/>
            <w:sz w:val="24"/>
            <w:szCs w:val="24"/>
          </w:rPr>
          <w:t xml:space="preserve">August </w:t>
        </w:r>
      </w:ins>
      <w:ins w:id="103" w:author="Haider, Najmul" w:date="2022-10-16T16:51:00Z">
        <w:del w:id="104" w:author="Mohammad Nayeem Hasan" w:date="2022-11-03T17:20:00Z">
          <w:r w:rsidR="008001E3" w:rsidRPr="00186BD2" w:rsidDel="00861B9C">
            <w:rPr>
              <w:rFonts w:ascii="Times New Roman" w:hAnsi="Times New Roman" w:cs="Times New Roman"/>
              <w:sz w:val="24"/>
              <w:szCs w:val="24"/>
            </w:rPr>
            <w:delText>XX</w:delText>
          </w:r>
        </w:del>
        <w:del w:id="105" w:author="Mohammad Nayeem Hasan" w:date="2022-11-03T17:21:00Z">
          <w:r w:rsidR="008001E3" w:rsidRPr="00186BD2" w:rsidDel="00861B9C">
            <w:rPr>
              <w:rFonts w:ascii="Times New Roman" w:hAnsi="Times New Roman" w:cs="Times New Roman"/>
              <w:sz w:val="24"/>
              <w:szCs w:val="24"/>
            </w:rPr>
            <w:delText xml:space="preserve"> </w:delText>
          </w:r>
        </w:del>
      </w:ins>
      <w:ins w:id="106" w:author="Mohammad Nayeem Hasan" w:date="2022-11-03T17:20:00Z">
        <w:r w:rsidR="00861B9C">
          <w:rPr>
            <w:rFonts w:ascii="Times New Roman" w:hAnsi="Times New Roman" w:cs="Times New Roman"/>
            <w:sz w:val="24"/>
            <w:szCs w:val="24"/>
          </w:rPr>
          <w:t>m</w:t>
        </w:r>
      </w:ins>
      <w:ins w:id="107" w:author="Haider, Najmul" w:date="2022-10-16T16:51:00Z">
        <w:del w:id="108" w:author="Mohammad Nayeem Hasan" w:date="2022-11-03T17:20:00Z">
          <w:r w:rsidR="008001E3" w:rsidRPr="00186BD2" w:rsidDel="00861B9C">
            <w:rPr>
              <w:rFonts w:ascii="Times New Roman" w:hAnsi="Times New Roman" w:cs="Times New Roman"/>
              <w:sz w:val="24"/>
              <w:szCs w:val="24"/>
            </w:rPr>
            <w:delText>M</w:delText>
          </w:r>
        </w:del>
        <w:r w:rsidR="008001E3" w:rsidRPr="00186BD2">
          <w:rPr>
            <w:rFonts w:ascii="Times New Roman" w:hAnsi="Times New Roman" w:cs="Times New Roman"/>
            <w:sz w:val="24"/>
            <w:szCs w:val="24"/>
          </w:rPr>
          <w:t xml:space="preserve">onths with </w:t>
        </w:r>
        <w:del w:id="109" w:author="Mohammad Nayeem Hasan" w:date="2022-11-03T16:58:00Z">
          <w:r w:rsidR="008001E3" w:rsidRPr="00186BD2" w:rsidDel="00012059">
            <w:rPr>
              <w:rFonts w:ascii="Times New Roman" w:hAnsi="Times New Roman" w:cs="Times New Roman"/>
              <w:sz w:val="24"/>
              <w:szCs w:val="24"/>
            </w:rPr>
            <w:delText>YY</w:delText>
          </w:r>
        </w:del>
      </w:ins>
      <w:ins w:id="110" w:author="Mohammad Nayeem Hasan" w:date="2022-11-03T17:21:00Z">
        <w:r w:rsidR="00861B9C">
          <w:rPr>
            <w:rFonts w:ascii="Times New Roman" w:hAnsi="Times New Roman" w:cs="Times New Roman"/>
            <w:sz w:val="24"/>
            <w:szCs w:val="24"/>
          </w:rPr>
          <w:t>3407.26</w:t>
        </w:r>
      </w:ins>
      <w:ins w:id="111" w:author="Mohammad Nayeem Hasan" w:date="2022-11-03T16:58:00Z">
        <w:r w:rsidR="00012059" w:rsidRPr="00186BD2">
          <w:rPr>
            <w:rFonts w:ascii="Times New Roman" w:hAnsi="Times New Roman" w:cs="Times New Roman"/>
            <w:sz w:val="24"/>
            <w:szCs w:val="24"/>
          </w:rPr>
          <w:t>,</w:t>
        </w:r>
      </w:ins>
      <w:ins w:id="112" w:author="Haider, Najmul" w:date="2022-10-16T16:51:00Z">
        <w:r w:rsidR="008001E3" w:rsidRPr="00186BD2">
          <w:rPr>
            <w:rFonts w:ascii="Times New Roman" w:hAnsi="Times New Roman" w:cs="Times New Roman"/>
            <w:sz w:val="24"/>
            <w:szCs w:val="24"/>
          </w:rPr>
          <w:t xml:space="preserve"> and</w:t>
        </w:r>
      </w:ins>
      <w:ins w:id="113" w:author="Mohammad Nayeem Hasan" w:date="2022-11-03T17:21:00Z">
        <w:r w:rsidR="00861B9C">
          <w:rPr>
            <w:rFonts w:ascii="Times New Roman" w:hAnsi="Times New Roman" w:cs="Times New Roman"/>
            <w:sz w:val="24"/>
            <w:szCs w:val="24"/>
          </w:rPr>
          <w:t xml:space="preserve"> </w:t>
        </w:r>
      </w:ins>
      <w:ins w:id="114" w:author="Mohammad Nayeem Hasan [2]" w:date="2023-03-01T17:43:00Z">
        <w:r w:rsidR="00194ABB">
          <w:rPr>
            <w:rFonts w:ascii="Times New Roman" w:hAnsi="Times New Roman" w:cs="Times New Roman"/>
            <w:sz w:val="24"/>
            <w:szCs w:val="24"/>
          </w:rPr>
          <w:t xml:space="preserve">in </w:t>
        </w:r>
      </w:ins>
      <w:ins w:id="115" w:author="Mohammad Nayeem Hasan" w:date="2022-11-03T17:21:00Z">
        <w:r w:rsidR="00861B9C">
          <w:rPr>
            <w:rFonts w:ascii="Times New Roman" w:hAnsi="Times New Roman" w:cs="Times New Roman"/>
            <w:sz w:val="24"/>
            <w:szCs w:val="24"/>
          </w:rPr>
          <w:t xml:space="preserve">September </w:t>
        </w:r>
      </w:ins>
      <w:ins w:id="116" w:author="Mohammad Nayeem Hasan" w:date="2022-11-03T17:22:00Z">
        <w:r w:rsidR="00861B9C">
          <w:rPr>
            <w:rFonts w:ascii="Times New Roman" w:hAnsi="Times New Roman" w:cs="Times New Roman"/>
            <w:sz w:val="24"/>
            <w:szCs w:val="24"/>
          </w:rPr>
          <w:t xml:space="preserve">(mean cases = 2034.26) </w:t>
        </w:r>
      </w:ins>
      <w:ins w:id="117" w:author="Haider, Najmul" w:date="2022-10-16T16:51:00Z">
        <w:del w:id="118" w:author="Mohammad Nayeem Hasan" w:date="2022-11-03T17:21:00Z">
          <w:r w:rsidR="008001E3" w:rsidRPr="00186BD2" w:rsidDel="00861B9C">
            <w:rPr>
              <w:rFonts w:ascii="Times New Roman" w:hAnsi="Times New Roman" w:cs="Times New Roman"/>
              <w:sz w:val="24"/>
              <w:szCs w:val="24"/>
            </w:rPr>
            <w:delText xml:space="preserve"> </w:delText>
          </w:r>
        </w:del>
        <w:del w:id="119" w:author="Mohammad Nayeem Hasan" w:date="2022-11-03T17:20:00Z">
          <w:r w:rsidR="008001E3" w:rsidRPr="00186BD2" w:rsidDel="00861B9C">
            <w:rPr>
              <w:rFonts w:ascii="Times New Roman" w:hAnsi="Times New Roman" w:cs="Times New Roman"/>
              <w:sz w:val="24"/>
              <w:szCs w:val="24"/>
            </w:rPr>
            <w:delText>ZZ</w:delText>
          </w:r>
        </w:del>
        <w:del w:id="120" w:author="Mohammad Nayeem Hasan" w:date="2022-11-03T17:21:00Z">
          <w:r w:rsidR="008001E3" w:rsidRPr="00186BD2" w:rsidDel="00861B9C">
            <w:rPr>
              <w:rFonts w:ascii="Times New Roman" w:hAnsi="Times New Roman" w:cs="Times New Roman"/>
              <w:sz w:val="24"/>
              <w:szCs w:val="24"/>
            </w:rPr>
            <w:delText xml:space="preserve"> </w:delText>
          </w:r>
        </w:del>
        <w:r w:rsidR="008001E3" w:rsidRPr="00186BD2">
          <w:rPr>
            <w:rFonts w:ascii="Times New Roman" w:hAnsi="Times New Roman" w:cs="Times New Roman"/>
            <w:sz w:val="24"/>
            <w:szCs w:val="24"/>
          </w:rPr>
          <w:t xml:space="preserve">are two </w:t>
        </w:r>
        <w:del w:id="121" w:author="Mohammad Nayeem Hasan" w:date="2022-11-03T16:58:00Z">
          <w:r w:rsidR="008001E3" w:rsidRPr="00186BD2" w:rsidDel="00012059">
            <w:rPr>
              <w:rFonts w:ascii="Times New Roman" w:hAnsi="Times New Roman" w:cs="Times New Roman"/>
              <w:sz w:val="24"/>
              <w:szCs w:val="24"/>
            </w:rPr>
            <w:delText>another</w:delText>
          </w:r>
        </w:del>
      </w:ins>
      <w:ins w:id="122" w:author="Mohammad Nayeem Hasan" w:date="2022-11-03T16:58:00Z">
        <w:r w:rsidR="00012059" w:rsidRPr="00186BD2">
          <w:rPr>
            <w:rFonts w:ascii="Times New Roman" w:hAnsi="Times New Roman" w:cs="Times New Roman"/>
            <w:sz w:val="24"/>
            <w:szCs w:val="24"/>
          </w:rPr>
          <w:t>other</w:t>
        </w:r>
      </w:ins>
      <w:ins w:id="123" w:author="Haider, Najmul" w:date="2022-10-16T16:51:00Z">
        <w:r w:rsidR="008001E3" w:rsidRPr="00186BD2">
          <w:rPr>
            <w:rFonts w:ascii="Times New Roman" w:hAnsi="Times New Roman" w:cs="Times New Roman"/>
            <w:sz w:val="24"/>
            <w:szCs w:val="24"/>
          </w:rPr>
          <w:t xml:space="preserve"> months with </w:t>
        </w:r>
      </w:ins>
      <w:ins w:id="124" w:author="Mohammad Nayeem Hasan [2]" w:date="2023-03-01T17:43:00Z">
        <w:r w:rsidR="00194ABB">
          <w:rPr>
            <w:rFonts w:ascii="Times New Roman" w:hAnsi="Times New Roman" w:cs="Times New Roman"/>
            <w:sz w:val="24"/>
            <w:szCs w:val="24"/>
          </w:rPr>
          <w:t xml:space="preserve">a </w:t>
        </w:r>
      </w:ins>
      <w:ins w:id="125" w:author="Haider, Najmul" w:date="2022-10-16T16:51:00Z">
        <w:r w:rsidR="008001E3" w:rsidRPr="00186BD2">
          <w:rPr>
            <w:rFonts w:ascii="Times New Roman" w:hAnsi="Times New Roman" w:cs="Times New Roman"/>
            <w:sz w:val="24"/>
            <w:szCs w:val="24"/>
          </w:rPr>
          <w:t xml:space="preserve">high </w:t>
        </w:r>
        <w:del w:id="126" w:author="Mohammad Nayeem Hasan [2]" w:date="2023-03-01T17:43:00Z">
          <w:r w:rsidR="008001E3" w:rsidRPr="00186BD2" w:rsidDel="00194ABB">
            <w:rPr>
              <w:rFonts w:ascii="Times New Roman" w:hAnsi="Times New Roman" w:cs="Times New Roman"/>
              <w:sz w:val="24"/>
              <w:szCs w:val="24"/>
            </w:rPr>
            <w:delText>case load</w:delText>
          </w:r>
        </w:del>
      </w:ins>
      <w:ins w:id="127" w:author="Mohammad Nayeem Hasan [2]" w:date="2023-03-01T17:43:00Z">
        <w:r w:rsidR="00194ABB">
          <w:rPr>
            <w:rFonts w:ascii="Times New Roman" w:hAnsi="Times New Roman" w:cs="Times New Roman"/>
            <w:sz w:val="24"/>
            <w:szCs w:val="24"/>
          </w:rPr>
          <w:t>caseload</w:t>
        </w:r>
      </w:ins>
      <w:ins w:id="128" w:author="Haider, Najmul" w:date="2022-10-16T16:51:00Z">
        <w:r w:rsidR="008001E3" w:rsidRPr="00186BD2">
          <w:rPr>
            <w:rFonts w:ascii="Times New Roman" w:hAnsi="Times New Roman" w:cs="Times New Roman"/>
            <w:sz w:val="24"/>
            <w:szCs w:val="24"/>
          </w:rPr>
          <w:t>. In the t</w:t>
        </w:r>
      </w:ins>
      <w:ins w:id="129" w:author="Haider, Najmul" w:date="2022-10-16T16:52:00Z">
        <w:r w:rsidR="008001E3" w:rsidRPr="00186BD2">
          <w:rPr>
            <w:rFonts w:ascii="Times New Roman" w:hAnsi="Times New Roman" w:cs="Times New Roman"/>
            <w:sz w:val="24"/>
            <w:szCs w:val="24"/>
          </w:rPr>
          <w:t xml:space="preserve">ime series mode, we detect and increasing trend of </w:t>
        </w:r>
        <w:r w:rsidR="000005DD" w:rsidRPr="00186BD2">
          <w:rPr>
            <w:rFonts w:ascii="Times New Roman" w:hAnsi="Times New Roman" w:cs="Times New Roman"/>
            <w:sz w:val="24"/>
            <w:szCs w:val="24"/>
          </w:rPr>
          <w:t xml:space="preserve">dengue cases in Bangladesh with </w:t>
        </w:r>
      </w:ins>
      <w:ins w:id="130" w:author="Mohammad Nayeem Hasan [2]" w:date="2023-03-01T17:43:00Z">
        <w:r w:rsidR="00194ABB">
          <w:rPr>
            <w:rFonts w:ascii="Times New Roman" w:hAnsi="Times New Roman" w:cs="Times New Roman"/>
            <w:sz w:val="24"/>
            <w:szCs w:val="24"/>
          </w:rPr>
          <w:t xml:space="preserve">a </w:t>
        </w:r>
      </w:ins>
      <w:ins w:id="131" w:author="Haider, Najmul" w:date="2022-10-16T16:52:00Z">
        <w:r w:rsidR="000005DD" w:rsidRPr="00186BD2">
          <w:rPr>
            <w:rFonts w:ascii="Times New Roman" w:hAnsi="Times New Roman" w:cs="Times New Roman"/>
            <w:sz w:val="24"/>
            <w:szCs w:val="24"/>
          </w:rPr>
          <w:t>much stiffer rise after 201</w:t>
        </w:r>
      </w:ins>
      <w:ins w:id="132" w:author="Mohammad Nayeem Hasan" w:date="2022-11-03T17:22:00Z">
        <w:r w:rsidR="00861B9C">
          <w:rPr>
            <w:rFonts w:ascii="Times New Roman" w:hAnsi="Times New Roman" w:cs="Times New Roman"/>
            <w:sz w:val="24"/>
            <w:szCs w:val="24"/>
          </w:rPr>
          <w:t>9</w:t>
        </w:r>
      </w:ins>
      <w:ins w:id="133" w:author="Haider, Najmul" w:date="2022-10-16T16:52:00Z">
        <w:del w:id="134" w:author="Mohammad Nayeem Hasan" w:date="2022-11-03T17:22:00Z">
          <w:r w:rsidR="000005DD" w:rsidRPr="00186BD2" w:rsidDel="00861B9C">
            <w:rPr>
              <w:rFonts w:ascii="Times New Roman" w:hAnsi="Times New Roman" w:cs="Times New Roman"/>
              <w:sz w:val="24"/>
              <w:szCs w:val="24"/>
            </w:rPr>
            <w:delText>0</w:delText>
          </w:r>
        </w:del>
        <w:del w:id="135" w:author="Mohammad Nayeem Hasan" w:date="2022-11-03T17:23:00Z">
          <w:r w:rsidR="000005DD" w:rsidRPr="00186BD2" w:rsidDel="00861B9C">
            <w:rPr>
              <w:rFonts w:ascii="Times New Roman" w:hAnsi="Times New Roman" w:cs="Times New Roman"/>
              <w:sz w:val="24"/>
              <w:szCs w:val="24"/>
            </w:rPr>
            <w:delText xml:space="preserve"> (or XXXX)</w:delText>
          </w:r>
        </w:del>
        <w:r w:rsidR="000005DD" w:rsidRPr="00186BD2">
          <w:rPr>
            <w:rFonts w:ascii="Times New Roman" w:hAnsi="Times New Roman" w:cs="Times New Roman"/>
            <w:sz w:val="24"/>
            <w:szCs w:val="24"/>
          </w:rPr>
          <w:t xml:space="preserve">. </w:t>
        </w:r>
      </w:ins>
      <w:ins w:id="136" w:author="Haider, Najmul" w:date="2022-10-16T17:01:00Z">
        <w:r w:rsidR="001204DF" w:rsidRPr="00186BD2">
          <w:rPr>
            <w:rFonts w:ascii="Times New Roman" w:hAnsi="Times New Roman" w:cs="Times New Roman"/>
            <w:sz w:val="24"/>
            <w:szCs w:val="24"/>
          </w:rPr>
          <w:t>We detected</w:t>
        </w:r>
      </w:ins>
      <w:ins w:id="137" w:author="Haider, Najmul" w:date="2022-10-16T17:02:00Z">
        <w:r w:rsidR="001204DF" w:rsidRPr="00186BD2">
          <w:rPr>
            <w:rFonts w:ascii="Times New Roman" w:hAnsi="Times New Roman" w:cs="Times New Roman"/>
            <w:sz w:val="24"/>
            <w:szCs w:val="24"/>
          </w:rPr>
          <w:t xml:space="preserve"> Jul</w:t>
        </w:r>
        <w:del w:id="138" w:author="Mohammad Nayeem Hasan" w:date="2022-11-03T22:41:00Z">
          <w:r w:rsidR="001204DF" w:rsidRPr="00186BD2" w:rsidDel="00F63FBB">
            <w:rPr>
              <w:rFonts w:ascii="Times New Roman" w:hAnsi="Times New Roman" w:cs="Times New Roman"/>
              <w:sz w:val="24"/>
              <w:szCs w:val="24"/>
            </w:rPr>
            <w:delText>y</w:delText>
          </w:r>
        </w:del>
        <w:r w:rsidR="001204DF" w:rsidRPr="00186BD2">
          <w:rPr>
            <w:rFonts w:ascii="Times New Roman" w:hAnsi="Times New Roman" w:cs="Times New Roman"/>
            <w:sz w:val="24"/>
            <w:szCs w:val="24"/>
          </w:rPr>
          <w:t>-</w:t>
        </w:r>
      </w:ins>
      <w:ins w:id="139" w:author="Mohammad Nayeem Hasan" w:date="2022-11-03T17:23:00Z">
        <w:r w:rsidR="00861B9C">
          <w:rPr>
            <w:rFonts w:ascii="Times New Roman" w:hAnsi="Times New Roman" w:cs="Times New Roman"/>
            <w:sz w:val="24"/>
            <w:szCs w:val="24"/>
          </w:rPr>
          <w:t>Oct</w:t>
        </w:r>
      </w:ins>
      <w:ins w:id="140" w:author="Haider, Najmul" w:date="2022-10-16T17:02:00Z">
        <w:del w:id="141" w:author="Mohammad Nayeem Hasan" w:date="2022-11-03T17:23:00Z">
          <w:r w:rsidR="001204DF" w:rsidRPr="00186BD2" w:rsidDel="00861B9C">
            <w:rPr>
              <w:rFonts w:ascii="Times New Roman" w:hAnsi="Times New Roman" w:cs="Times New Roman"/>
              <w:sz w:val="24"/>
              <w:szCs w:val="24"/>
            </w:rPr>
            <w:delText>Sept</w:delText>
          </w:r>
        </w:del>
        <w:r w:rsidR="001204DF" w:rsidRPr="00186BD2">
          <w:rPr>
            <w:rFonts w:ascii="Times New Roman" w:hAnsi="Times New Roman" w:cs="Times New Roman"/>
            <w:sz w:val="24"/>
            <w:szCs w:val="24"/>
          </w:rPr>
          <w:t xml:space="preserve"> (</w:t>
        </w:r>
      </w:ins>
      <w:ins w:id="142" w:author="Mohammad Nayeem Hasan" w:date="2022-11-03T17:24:00Z">
        <w:r w:rsidR="00861B9C">
          <w:rPr>
            <w:rFonts w:ascii="Times New Roman" w:hAnsi="Times New Roman" w:cs="Times New Roman"/>
            <w:sz w:val="24"/>
            <w:szCs w:val="24"/>
          </w:rPr>
          <w:t>1182.48</w:t>
        </w:r>
      </w:ins>
      <w:ins w:id="143" w:author="Haider, Najmul" w:date="2022-10-16T17:02:00Z">
        <w:del w:id="144" w:author="Mohammad Nayeem Hasan" w:date="2022-11-03T17:24:00Z">
          <w:r w:rsidR="001204DF" w:rsidRPr="00186BD2" w:rsidDel="00861B9C">
            <w:rPr>
              <w:rFonts w:ascii="Times New Roman" w:hAnsi="Times New Roman" w:cs="Times New Roman"/>
              <w:sz w:val="24"/>
              <w:szCs w:val="24"/>
            </w:rPr>
            <w:delText>XX</w:delText>
          </w:r>
        </w:del>
        <w:r w:rsidR="001204DF" w:rsidRPr="00186BD2">
          <w:rPr>
            <w:rFonts w:ascii="Times New Roman" w:hAnsi="Times New Roman" w:cs="Times New Roman"/>
            <w:sz w:val="24"/>
            <w:szCs w:val="24"/>
          </w:rPr>
          <w:t>-</w:t>
        </w:r>
      </w:ins>
      <w:ins w:id="145" w:author="Mohammad Nayeem Hasan" w:date="2022-11-03T17:24:00Z">
        <w:r w:rsidR="00861B9C">
          <w:rPr>
            <w:rFonts w:ascii="Times New Roman" w:hAnsi="Times New Roman" w:cs="Times New Roman"/>
            <w:sz w:val="24"/>
            <w:szCs w:val="24"/>
          </w:rPr>
          <w:t>1013.27</w:t>
        </w:r>
      </w:ins>
      <w:ins w:id="146" w:author="Haider, Najmul" w:date="2022-10-16T17:02:00Z">
        <w:del w:id="147" w:author="Mohammad Nayeem Hasan" w:date="2022-11-03T17:24:00Z">
          <w:r w:rsidR="001204DF" w:rsidRPr="00186BD2" w:rsidDel="00861B9C">
            <w:rPr>
              <w:rFonts w:ascii="Times New Roman" w:hAnsi="Times New Roman" w:cs="Times New Roman"/>
              <w:sz w:val="24"/>
              <w:szCs w:val="24"/>
            </w:rPr>
            <w:delText>YY</w:delText>
          </w:r>
        </w:del>
        <w:r w:rsidR="001204DF" w:rsidRPr="00186BD2">
          <w:rPr>
            <w:rFonts w:ascii="Times New Roman" w:hAnsi="Times New Roman" w:cs="Times New Roman"/>
            <w:sz w:val="24"/>
            <w:szCs w:val="24"/>
          </w:rPr>
          <w:t xml:space="preserve">) as </w:t>
        </w:r>
        <w:del w:id="148" w:author="Mohammad Nayeem Hasan [2]" w:date="2023-03-01T17:43:00Z">
          <w:r w:rsidR="001204DF" w:rsidRPr="00186BD2" w:rsidDel="00194ABB">
            <w:rPr>
              <w:rFonts w:ascii="Times New Roman" w:hAnsi="Times New Roman" w:cs="Times New Roman"/>
              <w:sz w:val="24"/>
              <w:szCs w:val="24"/>
            </w:rPr>
            <w:delText>the peak season of dengue cases in Bangladesh</w:delText>
          </w:r>
        </w:del>
      </w:ins>
      <w:ins w:id="149" w:author="Mohammad Nayeem Hasan [2]" w:date="2023-03-01T17:43:00Z">
        <w:r w:rsidR="00194ABB">
          <w:rPr>
            <w:rFonts w:ascii="Times New Roman" w:hAnsi="Times New Roman" w:cs="Times New Roman"/>
            <w:sz w:val="24"/>
            <w:szCs w:val="24"/>
          </w:rPr>
          <w:t>Bangladesh’s peak season of dengue cases</w:t>
        </w:r>
      </w:ins>
      <w:ins w:id="150" w:author="Haider, Najmul" w:date="2022-10-16T17:02:00Z">
        <w:r w:rsidR="001204DF" w:rsidRPr="00186BD2">
          <w:rPr>
            <w:rFonts w:ascii="Times New Roman" w:hAnsi="Times New Roman" w:cs="Times New Roman"/>
            <w:sz w:val="24"/>
            <w:szCs w:val="24"/>
          </w:rPr>
          <w:t xml:space="preserve">.  </w:t>
        </w:r>
      </w:ins>
    </w:p>
    <w:p w14:paraId="445802A4" w14:textId="7F6A1AE7" w:rsidR="000005DD" w:rsidRPr="00186BD2" w:rsidRDefault="000005DD">
      <w:pPr>
        <w:spacing w:line="276" w:lineRule="auto"/>
        <w:rPr>
          <w:ins w:id="151" w:author="Haider, Najmul" w:date="2022-10-16T16:52:00Z"/>
          <w:rFonts w:ascii="Times New Roman" w:hAnsi="Times New Roman" w:cs="Times New Roman"/>
          <w:sz w:val="24"/>
          <w:szCs w:val="24"/>
        </w:rPr>
        <w:pPrChange w:id="152" w:author="Mohammad Nayeem Hasan" w:date="2022-11-03T22:34:00Z">
          <w:pPr/>
        </w:pPrChange>
      </w:pPr>
    </w:p>
    <w:p w14:paraId="2496FB24" w14:textId="41E22B13" w:rsidR="000005DD" w:rsidRPr="00186BD2" w:rsidRDefault="000005DD">
      <w:pPr>
        <w:spacing w:line="276" w:lineRule="auto"/>
        <w:rPr>
          <w:ins w:id="153" w:author="Haider, Najmul" w:date="2022-10-16T16:51:00Z"/>
          <w:rFonts w:ascii="Times New Roman" w:hAnsi="Times New Roman" w:cs="Times New Roman"/>
          <w:sz w:val="24"/>
          <w:szCs w:val="24"/>
        </w:rPr>
        <w:pPrChange w:id="154" w:author="Mohammad Nayeem Hasan" w:date="2022-11-03T22:34:00Z">
          <w:pPr/>
        </w:pPrChange>
      </w:pPr>
      <w:ins w:id="155" w:author="Haider, Najmul" w:date="2022-10-16T16:53:00Z">
        <w:r w:rsidRPr="00186BD2">
          <w:rPr>
            <w:rFonts w:ascii="Times New Roman" w:hAnsi="Times New Roman" w:cs="Times New Roman"/>
            <w:b/>
            <w:bCs/>
            <w:sz w:val="24"/>
            <w:szCs w:val="24"/>
          </w:rPr>
          <w:t>Conclusion:</w:t>
        </w:r>
        <w:r w:rsidRPr="00186BD2">
          <w:rPr>
            <w:rFonts w:ascii="Times New Roman" w:hAnsi="Times New Roman" w:cs="Times New Roman"/>
            <w:sz w:val="24"/>
            <w:szCs w:val="24"/>
          </w:rPr>
          <w:t xml:space="preserve"> </w:t>
        </w:r>
        <w:r w:rsidR="00090F29" w:rsidRPr="00186BD2">
          <w:rPr>
            <w:rFonts w:ascii="Times New Roman" w:hAnsi="Times New Roman" w:cs="Times New Roman"/>
            <w:sz w:val="24"/>
            <w:szCs w:val="24"/>
          </w:rPr>
          <w:t xml:space="preserve">Over two decades, Bangladesh has </w:t>
        </w:r>
      </w:ins>
      <w:ins w:id="156" w:author="Haider, Najmul" w:date="2022-10-16T16:54:00Z">
        <w:r w:rsidR="00D426F9" w:rsidRPr="00186BD2">
          <w:rPr>
            <w:rFonts w:ascii="Times New Roman" w:hAnsi="Times New Roman" w:cs="Times New Roman"/>
            <w:sz w:val="24"/>
            <w:szCs w:val="24"/>
          </w:rPr>
          <w:t>experimented</w:t>
        </w:r>
      </w:ins>
      <w:ins w:id="157" w:author="Haider, Najmul" w:date="2022-10-16T16:53:00Z">
        <w:r w:rsidR="00090F29" w:rsidRPr="00186BD2">
          <w:rPr>
            <w:rFonts w:ascii="Times New Roman" w:hAnsi="Times New Roman" w:cs="Times New Roman"/>
            <w:sz w:val="24"/>
            <w:szCs w:val="24"/>
          </w:rPr>
          <w:t xml:space="preserve"> a significant burden of dengue cases with regular outbreaks and an </w:t>
        </w:r>
      </w:ins>
      <w:ins w:id="158" w:author="Haider, Najmul" w:date="2022-10-16T16:54:00Z">
        <w:r w:rsidR="00090F29" w:rsidRPr="00186BD2">
          <w:rPr>
            <w:rFonts w:ascii="Times New Roman" w:hAnsi="Times New Roman" w:cs="Times New Roman"/>
            <w:sz w:val="24"/>
            <w:szCs w:val="24"/>
          </w:rPr>
          <w:t xml:space="preserve">increasing trend. </w:t>
        </w:r>
        <w:r w:rsidR="00D426F9" w:rsidRPr="00186BD2">
          <w:rPr>
            <w:rFonts w:ascii="Times New Roman" w:hAnsi="Times New Roman" w:cs="Times New Roman"/>
            <w:sz w:val="24"/>
            <w:szCs w:val="24"/>
          </w:rPr>
          <w:t>Global warming, unusual rainfall</w:t>
        </w:r>
      </w:ins>
      <w:ins w:id="159" w:author="Mohammad Nayeem Hasan [2]" w:date="2023-03-01T17:43:00Z">
        <w:r w:rsidR="00194ABB">
          <w:rPr>
            <w:rFonts w:ascii="Times New Roman" w:hAnsi="Times New Roman" w:cs="Times New Roman"/>
            <w:sz w:val="24"/>
            <w:szCs w:val="24"/>
          </w:rPr>
          <w:t>,</w:t>
        </w:r>
      </w:ins>
      <w:ins w:id="160" w:author="Haider, Najmul" w:date="2022-10-16T16:54:00Z">
        <w:r w:rsidR="00D426F9" w:rsidRPr="00186BD2">
          <w:rPr>
            <w:rFonts w:ascii="Times New Roman" w:hAnsi="Times New Roman" w:cs="Times New Roman"/>
            <w:sz w:val="24"/>
            <w:szCs w:val="24"/>
          </w:rPr>
          <w:t xml:space="preserve"> and urbanization population growth are </w:t>
        </w:r>
      </w:ins>
      <w:ins w:id="161" w:author="Mohammad Nayeem Hasan" w:date="2022-11-03T22:32:00Z">
        <w:r w:rsidR="00B75B6F">
          <w:rPr>
            <w:rFonts w:ascii="Times New Roman" w:hAnsi="Times New Roman" w:cs="Times New Roman"/>
            <w:sz w:val="24"/>
            <w:szCs w:val="24"/>
          </w:rPr>
          <w:t xml:space="preserve">some </w:t>
        </w:r>
        <w:del w:id="162" w:author="Mohammad Nayeem Hasan [2]" w:date="2023-03-01T17:43:00Z">
          <w:r w:rsidR="00B75B6F" w:rsidDel="00194ABB">
            <w:rPr>
              <w:rFonts w:ascii="Times New Roman" w:hAnsi="Times New Roman" w:cs="Times New Roman"/>
              <w:sz w:val="24"/>
              <w:szCs w:val="24"/>
            </w:rPr>
            <w:delText>reason</w:delText>
          </w:r>
        </w:del>
      </w:ins>
      <w:ins w:id="163" w:author="Mohammad Nayeem Hasan [2]" w:date="2023-03-01T17:43:00Z">
        <w:r w:rsidR="00194ABB">
          <w:rPr>
            <w:rFonts w:ascii="Times New Roman" w:hAnsi="Times New Roman" w:cs="Times New Roman"/>
            <w:sz w:val="24"/>
            <w:szCs w:val="24"/>
          </w:rPr>
          <w:t>reasons</w:t>
        </w:r>
      </w:ins>
      <w:ins w:id="164" w:author="Mohammad Nayeem Hasan" w:date="2022-11-03T22:32:00Z">
        <w:r w:rsidR="00B75B6F">
          <w:rPr>
            <w:rFonts w:ascii="Times New Roman" w:hAnsi="Times New Roman" w:cs="Times New Roman"/>
            <w:sz w:val="24"/>
            <w:szCs w:val="24"/>
          </w:rPr>
          <w:t xml:space="preserve"> </w:t>
        </w:r>
        <w:del w:id="165" w:author="Mohammad Nayeem Hasan [2]" w:date="2023-03-01T17:43:00Z">
          <w:r w:rsidR="00B75B6F" w:rsidDel="00194ABB">
            <w:rPr>
              <w:rFonts w:ascii="Times New Roman" w:hAnsi="Times New Roman" w:cs="Times New Roman"/>
              <w:sz w:val="24"/>
              <w:szCs w:val="24"/>
            </w:rPr>
            <w:delText>of</w:delText>
          </w:r>
        </w:del>
      </w:ins>
      <w:ins w:id="166" w:author="Mohammad Nayeem Hasan [2]" w:date="2023-03-01T17:43:00Z">
        <w:r w:rsidR="00194ABB">
          <w:rPr>
            <w:rFonts w:ascii="Times New Roman" w:hAnsi="Times New Roman" w:cs="Times New Roman"/>
            <w:sz w:val="24"/>
            <w:szCs w:val="24"/>
          </w:rPr>
          <w:t>for</w:t>
        </w:r>
      </w:ins>
      <w:ins w:id="167" w:author="Mohammad Nayeem Hasan" w:date="2022-11-03T22:32:00Z">
        <w:r w:rsidR="00B75B6F">
          <w:rPr>
            <w:rFonts w:ascii="Times New Roman" w:hAnsi="Times New Roman" w:cs="Times New Roman"/>
            <w:sz w:val="24"/>
            <w:szCs w:val="24"/>
          </w:rPr>
          <w:t xml:space="preserve"> </w:t>
        </w:r>
      </w:ins>
      <w:ins w:id="168" w:author="Mohammad Nayeem Hasan" w:date="2022-11-03T22:33:00Z">
        <w:r w:rsidR="00B75B6F">
          <w:rPr>
            <w:rFonts w:ascii="Times New Roman" w:hAnsi="Times New Roman" w:cs="Times New Roman"/>
            <w:sz w:val="24"/>
            <w:szCs w:val="24"/>
          </w:rPr>
          <w:t xml:space="preserve">dengue cases. </w:t>
        </w:r>
      </w:ins>
    </w:p>
    <w:p w14:paraId="18AABC88" w14:textId="77777777" w:rsidR="008001E3" w:rsidRPr="00186BD2" w:rsidRDefault="008001E3">
      <w:pPr>
        <w:spacing w:line="276" w:lineRule="auto"/>
        <w:rPr>
          <w:ins w:id="169" w:author="Haider, Najmul" w:date="2022-10-16T16:47:00Z"/>
          <w:rFonts w:ascii="Times New Roman" w:hAnsi="Times New Roman" w:cs="Times New Roman"/>
          <w:sz w:val="24"/>
          <w:szCs w:val="24"/>
        </w:rPr>
        <w:pPrChange w:id="170" w:author="Mohammad Nayeem Hasan" w:date="2022-11-03T22:34:00Z">
          <w:pPr/>
        </w:pPrChange>
      </w:pPr>
    </w:p>
    <w:p w14:paraId="23FDD725" w14:textId="64505600" w:rsidR="000B3F52" w:rsidRPr="00186BD2" w:rsidRDefault="001B647A">
      <w:pPr>
        <w:spacing w:line="276" w:lineRule="auto"/>
        <w:rPr>
          <w:ins w:id="171" w:author="Haider, Najmul" w:date="2022-10-16T16:02:00Z"/>
          <w:rFonts w:ascii="Times New Roman" w:hAnsi="Times New Roman" w:cs="Times New Roman"/>
          <w:sz w:val="24"/>
          <w:szCs w:val="24"/>
        </w:rPr>
        <w:pPrChange w:id="172" w:author="Mohammad Nayeem Hasan" w:date="2022-11-03T22:34:00Z">
          <w:pPr/>
        </w:pPrChange>
      </w:pPr>
      <w:ins w:id="173" w:author="Haider, Najmul" w:date="2022-10-16T16:46:00Z">
        <w:r w:rsidRPr="00186BD2">
          <w:rPr>
            <w:rFonts w:ascii="Times New Roman" w:hAnsi="Times New Roman" w:cs="Times New Roman"/>
            <w:sz w:val="24"/>
            <w:szCs w:val="24"/>
          </w:rPr>
          <w:t xml:space="preserve">  </w:t>
        </w:r>
      </w:ins>
    </w:p>
    <w:p w14:paraId="06C0F4AD" w14:textId="77777777" w:rsidR="00F12313" w:rsidRPr="00186BD2" w:rsidRDefault="00B16955">
      <w:pPr>
        <w:spacing w:line="276" w:lineRule="auto"/>
        <w:rPr>
          <w:ins w:id="174" w:author="Haider, Najmul" w:date="2022-10-16T17:29:00Z"/>
          <w:rFonts w:ascii="Times New Roman" w:hAnsi="Times New Roman" w:cs="Times New Roman"/>
          <w:sz w:val="24"/>
          <w:szCs w:val="24"/>
        </w:rPr>
        <w:pPrChange w:id="175" w:author="Mohammad Nayeem Hasan" w:date="2022-11-03T22:34:00Z">
          <w:pPr/>
        </w:pPrChange>
      </w:pPr>
      <w:ins w:id="176" w:author="Haider, Najmul" w:date="2022-10-16T16:01:00Z">
        <w:r w:rsidRPr="00186BD2">
          <w:rPr>
            <w:rFonts w:ascii="Times New Roman" w:hAnsi="Times New Roman" w:cs="Times New Roman"/>
            <w:sz w:val="24"/>
            <w:szCs w:val="24"/>
          </w:rPr>
          <w:t xml:space="preserve"> </w:t>
        </w:r>
      </w:ins>
    </w:p>
    <w:p w14:paraId="012347E2" w14:textId="77777777" w:rsidR="00F12313" w:rsidRPr="00186BD2" w:rsidRDefault="00F12313">
      <w:pPr>
        <w:spacing w:line="276" w:lineRule="auto"/>
        <w:rPr>
          <w:ins w:id="177" w:author="Haider, Najmul" w:date="2022-10-16T17:29:00Z"/>
          <w:rFonts w:ascii="Times New Roman" w:hAnsi="Times New Roman" w:cs="Times New Roman"/>
          <w:sz w:val="24"/>
          <w:szCs w:val="24"/>
        </w:rPr>
        <w:pPrChange w:id="178" w:author="Mohammad Nayeem Hasan" w:date="2022-11-03T22:34:00Z">
          <w:pPr/>
        </w:pPrChange>
      </w:pPr>
      <w:ins w:id="179" w:author="Haider, Najmul" w:date="2022-10-16T17:29:00Z">
        <w:r w:rsidRPr="00186BD2">
          <w:rPr>
            <w:rFonts w:ascii="Times New Roman" w:hAnsi="Times New Roman" w:cs="Times New Roman"/>
            <w:sz w:val="24"/>
            <w:szCs w:val="24"/>
          </w:rPr>
          <w:br w:type="page"/>
        </w:r>
      </w:ins>
    </w:p>
    <w:p w14:paraId="042E167A" w14:textId="14CC75AE" w:rsidR="00B16955" w:rsidRPr="008D27A3" w:rsidRDefault="006B0362">
      <w:pPr>
        <w:spacing w:line="276" w:lineRule="auto"/>
        <w:rPr>
          <w:ins w:id="180" w:author="Mohammad Nayeem Hasan" w:date="2022-10-28T23:29:00Z"/>
          <w:rFonts w:ascii="Times New Roman" w:hAnsi="Times New Roman" w:cs="Times New Roman"/>
          <w:b/>
          <w:bCs/>
          <w:sz w:val="24"/>
          <w:szCs w:val="24"/>
          <w:rPrChange w:id="181" w:author="Mohammad Nayeem Hasan" w:date="2022-11-03T22:33:00Z">
            <w:rPr>
              <w:ins w:id="182" w:author="Mohammad Nayeem Hasan" w:date="2022-10-28T23:29:00Z"/>
              <w:rFonts w:ascii="Times New Roman" w:hAnsi="Times New Roman" w:cs="Times New Roman"/>
              <w:sz w:val="24"/>
              <w:szCs w:val="24"/>
            </w:rPr>
          </w:rPrChange>
        </w:rPr>
        <w:pPrChange w:id="183" w:author="Mohammad Nayeem Hasan" w:date="2022-11-03T22:34:00Z">
          <w:pPr/>
        </w:pPrChange>
      </w:pPr>
      <w:ins w:id="184" w:author="Haider, Najmul" w:date="2022-10-16T16:57:00Z">
        <w:r w:rsidRPr="008D27A3">
          <w:rPr>
            <w:rFonts w:ascii="Times New Roman" w:hAnsi="Times New Roman" w:cs="Times New Roman"/>
            <w:b/>
            <w:bCs/>
            <w:sz w:val="24"/>
            <w:szCs w:val="24"/>
            <w:rPrChange w:id="185" w:author="Mohammad Nayeem Hasan" w:date="2022-11-03T22:33:00Z">
              <w:rPr>
                <w:rFonts w:ascii="Times New Roman" w:hAnsi="Times New Roman" w:cs="Times New Roman"/>
                <w:sz w:val="24"/>
                <w:szCs w:val="24"/>
              </w:rPr>
            </w:rPrChange>
          </w:rPr>
          <w:lastRenderedPageBreak/>
          <w:t>Introduction:</w:t>
        </w:r>
      </w:ins>
    </w:p>
    <w:p w14:paraId="4DA152EF" w14:textId="1720EC8E" w:rsidR="002D7E55" w:rsidRPr="00186BD2" w:rsidRDefault="002D7E55">
      <w:pPr>
        <w:spacing w:line="276" w:lineRule="auto"/>
        <w:rPr>
          <w:ins w:id="186" w:author="Mohammad Nayeem Hasan" w:date="2022-10-28T23:54:00Z"/>
          <w:rFonts w:ascii="Times New Roman" w:hAnsi="Times New Roman" w:cs="Times New Roman"/>
          <w:b/>
          <w:bCs/>
          <w:sz w:val="24"/>
          <w:szCs w:val="24"/>
          <w:rPrChange w:id="187" w:author="Mohammad Nayeem Hasan" w:date="2022-10-30T19:39:00Z">
            <w:rPr>
              <w:ins w:id="188" w:author="Mohammad Nayeem Hasan" w:date="2022-10-28T23:54:00Z"/>
              <w:rFonts w:ascii="Times New Roman" w:hAnsi="Times New Roman" w:cs="Times New Roman"/>
              <w:color w:val="202020"/>
              <w:sz w:val="24"/>
              <w:szCs w:val="24"/>
              <w:shd w:val="clear" w:color="auto" w:fill="FFFFFF"/>
            </w:rPr>
          </w:rPrChange>
        </w:rPr>
        <w:pPrChange w:id="189" w:author="Mohammad Nayeem Hasan" w:date="2022-11-03T22:34:00Z">
          <w:pPr>
            <w:spacing w:line="360" w:lineRule="auto"/>
            <w:jc w:val="both"/>
          </w:pPr>
        </w:pPrChange>
      </w:pPr>
      <w:ins w:id="190" w:author="Mohammad Nayeem Hasan" w:date="2022-10-28T23:54:00Z">
        <w:r w:rsidRPr="00186BD2">
          <w:rPr>
            <w:rFonts w:ascii="Times New Roman" w:hAnsi="Times New Roman" w:cs="Times New Roman"/>
            <w:b/>
            <w:bCs/>
            <w:color w:val="202020"/>
            <w:sz w:val="24"/>
            <w:szCs w:val="24"/>
            <w:shd w:val="clear" w:color="auto" w:fill="FFFFFF"/>
            <w:rPrChange w:id="191" w:author="Mohammad Nayeem Hasan" w:date="2022-10-30T19:39:00Z">
              <w:rPr>
                <w:rFonts w:ascii="Times New Roman" w:hAnsi="Times New Roman" w:cs="Times New Roman"/>
                <w:color w:val="202020"/>
                <w:sz w:val="24"/>
                <w:szCs w:val="24"/>
                <w:shd w:val="clear" w:color="auto" w:fill="FFFFFF"/>
              </w:rPr>
            </w:rPrChange>
          </w:rPr>
          <w:t>[</w:t>
        </w:r>
        <w:r w:rsidRPr="00186BD2">
          <w:rPr>
            <w:rFonts w:ascii="Times New Roman" w:hAnsi="Times New Roman" w:cs="Times New Roman"/>
            <w:b/>
            <w:bCs/>
            <w:sz w:val="24"/>
            <w:szCs w:val="24"/>
            <w:rPrChange w:id="192" w:author="Mohammad Nayeem Hasan" w:date="2022-10-30T19:39:00Z">
              <w:rPr>
                <w:rFonts w:ascii="Times New Roman" w:hAnsi="Times New Roman" w:cs="Times New Roman"/>
                <w:sz w:val="24"/>
                <w:szCs w:val="24"/>
              </w:rPr>
            </w:rPrChange>
          </w:rPr>
          <w:t>First paragraph: Dengue virus burden in the world, South Asia, and Bangladesh]</w:t>
        </w:r>
      </w:ins>
      <w:ins w:id="193" w:author="Mohammad Nayeem Hasan" w:date="2022-10-28T23:52:00Z">
        <w:r w:rsidRPr="00186BD2">
          <w:rPr>
            <w:rFonts w:ascii="Times New Roman" w:hAnsi="Times New Roman" w:cs="Times New Roman"/>
            <w:b/>
            <w:bCs/>
            <w:color w:val="202020"/>
            <w:sz w:val="24"/>
            <w:szCs w:val="24"/>
            <w:shd w:val="clear" w:color="auto" w:fill="FFFFFF"/>
            <w:rPrChange w:id="194" w:author="Mohammad Nayeem Hasan" w:date="2022-10-30T19:39:00Z">
              <w:rPr>
                <w:rFonts w:cs="Times New Roman"/>
                <w:color w:val="202020"/>
                <w:sz w:val="24"/>
                <w:szCs w:val="24"/>
                <w:shd w:val="clear" w:color="auto" w:fill="FFFFFF"/>
              </w:rPr>
            </w:rPrChange>
          </w:rPr>
          <w:tab/>
        </w:r>
      </w:ins>
    </w:p>
    <w:p w14:paraId="3C132F55" w14:textId="1D249CF8" w:rsidR="002D7E55" w:rsidRPr="00186BD2" w:rsidRDefault="002D7E55">
      <w:pPr>
        <w:spacing w:line="276" w:lineRule="auto"/>
        <w:ind w:firstLine="720"/>
        <w:rPr>
          <w:ins w:id="195" w:author="Mohammad Nayeem Hasan" w:date="2022-10-28T23:52:00Z"/>
          <w:rFonts w:ascii="Times New Roman" w:hAnsi="Times New Roman" w:cs="Times New Roman"/>
          <w:color w:val="202020"/>
          <w:sz w:val="24"/>
          <w:szCs w:val="24"/>
          <w:shd w:val="clear" w:color="auto" w:fill="FFFFFF"/>
          <w:rPrChange w:id="196" w:author="Mohammad Nayeem Hasan" w:date="2022-10-30T19:39:00Z">
            <w:rPr>
              <w:ins w:id="197" w:author="Mohammad Nayeem Hasan" w:date="2022-10-28T23:52:00Z"/>
              <w:sz w:val="24"/>
              <w:szCs w:val="24"/>
            </w:rPr>
          </w:rPrChange>
        </w:rPr>
        <w:pPrChange w:id="198" w:author="Mohammad Nayeem Hasan" w:date="2022-11-03T22:34:00Z">
          <w:pPr>
            <w:spacing w:line="360" w:lineRule="auto"/>
            <w:jc w:val="both"/>
          </w:pPr>
        </w:pPrChange>
      </w:pPr>
      <w:ins w:id="199" w:author="Mohammad Nayeem Hasan" w:date="2022-10-28T23:52:00Z">
        <w:r w:rsidRPr="00186BD2">
          <w:rPr>
            <w:rFonts w:ascii="Times New Roman" w:hAnsi="Times New Roman" w:cs="Times New Roman"/>
            <w:color w:val="202020"/>
            <w:sz w:val="24"/>
            <w:szCs w:val="24"/>
            <w:shd w:val="clear" w:color="auto" w:fill="FFFFFF"/>
            <w:rPrChange w:id="200" w:author="Mohammad Nayeem Hasan" w:date="2022-10-30T19:39:00Z">
              <w:rPr>
                <w:rFonts w:cs="Times New Roman"/>
                <w:color w:val="202020"/>
                <w:sz w:val="24"/>
                <w:szCs w:val="24"/>
                <w:shd w:val="clear" w:color="auto" w:fill="FFFFFF"/>
              </w:rPr>
            </w:rPrChange>
          </w:rPr>
          <w:t xml:space="preserve">Dengue is a mosquito-borne common viral infectious disease worldwide and it is considered </w:t>
        </w:r>
        <w:del w:id="201" w:author="Mohammad Nayeem Hasan [2]" w:date="2023-03-01T17:44:00Z">
          <w:r w:rsidRPr="00186BD2" w:rsidDel="00194ABB">
            <w:rPr>
              <w:rFonts w:ascii="Times New Roman" w:hAnsi="Times New Roman" w:cs="Times New Roman"/>
              <w:color w:val="202020"/>
              <w:sz w:val="24"/>
              <w:szCs w:val="24"/>
              <w:shd w:val="clear" w:color="auto" w:fill="FFFFFF"/>
              <w:rPrChange w:id="202" w:author="Mohammad Nayeem Hasan" w:date="2022-10-30T19:39:00Z">
                <w:rPr>
                  <w:rFonts w:cs="Times New Roman"/>
                  <w:color w:val="202020"/>
                  <w:sz w:val="24"/>
                  <w:szCs w:val="24"/>
                  <w:shd w:val="clear" w:color="auto" w:fill="FFFFFF"/>
                </w:rPr>
              </w:rPrChange>
            </w:rPr>
            <w:delText xml:space="preserve">as </w:delText>
          </w:r>
        </w:del>
        <w:r w:rsidRPr="00186BD2">
          <w:rPr>
            <w:rFonts w:ascii="Times New Roman" w:hAnsi="Times New Roman" w:cs="Times New Roman"/>
            <w:color w:val="202020"/>
            <w:sz w:val="24"/>
            <w:szCs w:val="24"/>
            <w:shd w:val="clear" w:color="auto" w:fill="FFFFFF"/>
            <w:rPrChange w:id="203" w:author="Mohammad Nayeem Hasan" w:date="2022-10-30T19:39:00Z">
              <w:rPr>
                <w:rFonts w:cs="Times New Roman"/>
                <w:color w:val="202020"/>
                <w:sz w:val="24"/>
                <w:szCs w:val="24"/>
                <w:shd w:val="clear" w:color="auto" w:fill="FFFFFF"/>
              </w:rPr>
            </w:rPrChange>
          </w:rPr>
          <w:t xml:space="preserve">an endemic disease in many countries </w:t>
        </w:r>
        <w:r w:rsidRPr="00186BD2">
          <w:rPr>
            <w:rFonts w:ascii="Times New Roman" w:hAnsi="Times New Roman" w:cs="Times New Roman"/>
            <w:color w:val="202020"/>
            <w:sz w:val="24"/>
            <w:szCs w:val="24"/>
            <w:shd w:val="clear" w:color="auto" w:fill="FFFFFF"/>
            <w:rPrChange w:id="204" w:author="Mohammad Nayeem Hasan" w:date="2022-10-30T19:39:00Z">
              <w:rPr>
                <w:rFonts w:cs="Times New Roman"/>
                <w:color w:val="202020"/>
                <w:sz w:val="24"/>
                <w:szCs w:val="24"/>
                <w:shd w:val="clear" w:color="auto" w:fill="FFFFFF"/>
              </w:rPr>
            </w:rPrChange>
          </w:rPr>
          <w:fldChar w:fldCharType="begin" w:fldLock="1"/>
        </w:r>
        <w:r w:rsidRPr="00186BD2">
          <w:rPr>
            <w:rFonts w:ascii="Times New Roman" w:hAnsi="Times New Roman" w:cs="Times New Roman"/>
            <w:color w:val="202020"/>
            <w:sz w:val="24"/>
            <w:szCs w:val="24"/>
            <w:shd w:val="clear" w:color="auto" w:fill="FFFFFF"/>
            <w:rPrChange w:id="205" w:author="Mohammad Nayeem Hasan" w:date="2022-10-30T19:39:00Z">
              <w:rPr>
                <w:rFonts w:cs="Times New Roman"/>
                <w:color w:val="202020"/>
                <w:sz w:val="24"/>
                <w:szCs w:val="24"/>
                <w:shd w:val="clear" w:color="auto" w:fill="FFFFFF"/>
              </w:rPr>
            </w:rPrChange>
          </w:rPr>
          <w:instrText>ADDIN CSL_CITATION {"citationItems":[{"id":"ITEM-1","itemData":{"abstract":"&lt;p&gt;Whole-genome sequencing is increasingly being used to investigate the spatial and temporal distribution of viral pathogens including the Severe Acute Respiratory Syndrome Coronavirus Variant 2 (SARS-CoV-2) which is responsible for the ongoing COVID-19 pandemic. In this study, we determined 55 complete genome sequences of SARS-CoV-2 strains isolated from patients from Noakhali, a South-Eastern district in Bangladesh. Variant analysis of our sequenced genomes identified sixteen rare variations in S, six in N, two in M, one in E protein and the S protein variation, Y204F, identified in two of our sequenced strains, has not been reported from any other countries in the GISAID database. Comparison of the prevalence pattern across the country showed GH clade lineages B.1.36 and B.1.36.16 to be abundant in Noakhali and the South-Eastern region of Chittagong when compared to the rest of the country. Phylodynamic analysis of our sequenced genomes revealed that the virus was estimated to be evolving at the rate of 1.065 X 10&lt;sup&gt;&amp;minus;&amp;thinsp;4&lt;/sup&gt; subs/site/year. The study results demonstrated the necessity of initiating a concerted, country-wide genomics surveillance effort to determine any novel mutation of functional significance, understanding virus evolution, transmission, and spread in Bangladesh.&lt;/p&gt; &lt;p&gt; &lt;b&gt;Short running title&lt;/b&gt;: Genome sequencing of Noakhali isolates SARS-Cov-2 in Bangladesh&lt;/p&gt;","author":[{"dropping-particle":"","family":"Hossain","given":"Maqsud","non-dropping-particle":"","parse-names":false,"suffix":""},{"dropping-particle":"","family":"Saiha Huq","given":"Tahrima","non-dropping-particle":"","parse-names":false,"suffix":""},{"dropping-particle":"","family":"Rahman","given":"Aura","non-dropping-particle":"","parse-names":false,"suffix":""},{"dropping-particle":"","family":"Aminul Islam","given":"Md","non-dropping-particle":"","parse-names":false,"suffix":""},{"dropping-particle":"","family":"Naushin Tabassum","given":"Syeda","non-dropping-particle":"","parse-names":false,"suffix":""},{"dropping-particle":"","family":"Nadim Hasan","given":"Kazi","non-dropping-particle":"","parse-names":false,"suffix":""},{"dropping-particle":"","family":"Khaleque","given":"Abdul","non-dropping-particle":"","parse-names":false,"suffix":""},{"dropping-particle":"","family":"Sadique","given":"Abdus","non-dropping-particle":"","parse-names":false,"suffix":""},{"dropping-particle":"","family":"Salim Hossain","given":"Mohammad","non-dropping-particle":"","parse-names":false,"suffix":""},{"dropping-particle":"","family":"Mohammed Bahadur","given":"Newaz","non-dropping-particle":"","parse-names":false,"suffix":""},{"dropping-particle":"","family":"Ahmed","given":"Firoz","non-dropping-particle":"","parse-names":false,"suffix":""},{"dropping-particle":"","family":"Mahmud Reza","given":"Hasan","non-dropping-particle":"","parse-names":false,"suffix":""}],"id":"ITEM-1","issued":{"date-parts":[["2021"]]},"title":"Novel mutations identified from whole-genome sequencing of SARS-CoV-2 isolated from Noakhali, Bangladesh","type":"article-journal"},"uris":["http://www.mendeley.com/documents/?uuid=8ff557b2-f603-454c-82d7-3571dea4cf54"]}],"mendeley":{"formattedCitation":"(Hossain et al., 2021)","plainTextFormattedCitation":"(Hossain et al., 2021)","previouslyFormattedCitation":"(Hossain et al., 2021)"},"properties":{"noteIndex":0},"schema":"https://github.com/citation-style-language/schema/raw/master/csl-citation.json"}</w:instrText>
        </w:r>
        <w:r w:rsidRPr="00186BD2">
          <w:rPr>
            <w:rFonts w:ascii="Times New Roman" w:hAnsi="Times New Roman" w:cs="Times New Roman"/>
            <w:color w:val="202020"/>
            <w:sz w:val="24"/>
            <w:szCs w:val="24"/>
            <w:shd w:val="clear" w:color="auto" w:fill="FFFFFF"/>
            <w:rPrChange w:id="206" w:author="Mohammad Nayeem Hasan" w:date="2022-10-30T19:39:00Z">
              <w:rPr>
                <w:rFonts w:cs="Times New Roman"/>
                <w:color w:val="202020"/>
                <w:sz w:val="24"/>
                <w:szCs w:val="24"/>
                <w:shd w:val="clear" w:color="auto" w:fill="FFFFFF"/>
              </w:rPr>
            </w:rPrChange>
          </w:rPr>
          <w:fldChar w:fldCharType="separate"/>
        </w:r>
        <w:r w:rsidRPr="00186BD2">
          <w:rPr>
            <w:rFonts w:ascii="Times New Roman" w:hAnsi="Times New Roman" w:cs="Times New Roman"/>
            <w:noProof/>
            <w:color w:val="202020"/>
            <w:sz w:val="24"/>
            <w:szCs w:val="24"/>
            <w:shd w:val="clear" w:color="auto" w:fill="FFFFFF"/>
            <w:rPrChange w:id="207" w:author="Mohammad Nayeem Hasan" w:date="2022-10-30T19:39:00Z">
              <w:rPr>
                <w:rFonts w:cs="Times New Roman"/>
                <w:noProof/>
                <w:color w:val="202020"/>
                <w:sz w:val="24"/>
                <w:szCs w:val="24"/>
                <w:shd w:val="clear" w:color="auto" w:fill="FFFFFF"/>
              </w:rPr>
            </w:rPrChange>
          </w:rPr>
          <w:t>(Hossain et al., 2021)</w:t>
        </w:r>
        <w:r w:rsidRPr="00186BD2">
          <w:rPr>
            <w:rFonts w:ascii="Times New Roman" w:hAnsi="Times New Roman" w:cs="Times New Roman"/>
            <w:color w:val="202020"/>
            <w:sz w:val="24"/>
            <w:szCs w:val="24"/>
            <w:shd w:val="clear" w:color="auto" w:fill="FFFFFF"/>
            <w:rPrChange w:id="208" w:author="Mohammad Nayeem Hasan" w:date="2022-10-30T19:39:00Z">
              <w:rPr>
                <w:rFonts w:cs="Times New Roman"/>
                <w:color w:val="202020"/>
                <w:sz w:val="24"/>
                <w:szCs w:val="24"/>
                <w:shd w:val="clear" w:color="auto" w:fill="FFFFFF"/>
              </w:rPr>
            </w:rPrChange>
          </w:rPr>
          <w:fldChar w:fldCharType="end"/>
        </w:r>
        <w:r w:rsidRPr="00186BD2">
          <w:rPr>
            <w:rFonts w:ascii="Times New Roman" w:hAnsi="Times New Roman" w:cs="Times New Roman"/>
            <w:color w:val="202020"/>
            <w:sz w:val="24"/>
            <w:szCs w:val="24"/>
            <w:shd w:val="clear" w:color="auto" w:fill="FFFFFF"/>
            <w:rPrChange w:id="209" w:author="Mohammad Nayeem Hasan" w:date="2022-10-30T19:39:00Z">
              <w:rPr>
                <w:rFonts w:cs="Times New Roman"/>
                <w:color w:val="202020"/>
                <w:sz w:val="24"/>
                <w:szCs w:val="24"/>
                <w:shd w:val="clear" w:color="auto" w:fill="FFFFFF"/>
              </w:rPr>
            </w:rPrChange>
          </w:rPr>
          <w:t xml:space="preserve">. </w:t>
        </w:r>
        <w:r w:rsidRPr="00186BD2">
          <w:rPr>
            <w:rFonts w:ascii="Times New Roman" w:hAnsi="Times New Roman" w:cs="Times New Roman"/>
            <w:color w:val="212121"/>
            <w:sz w:val="24"/>
            <w:szCs w:val="24"/>
            <w:shd w:val="clear" w:color="auto" w:fill="FFFFFF"/>
            <w:rPrChange w:id="210" w:author="Mohammad Nayeem Hasan" w:date="2022-10-30T19:39:00Z">
              <w:rPr>
                <w:rFonts w:cs="Times New Roman"/>
                <w:color w:val="212121"/>
                <w:sz w:val="24"/>
                <w:szCs w:val="24"/>
                <w:shd w:val="clear" w:color="auto" w:fill="FFFFFF"/>
              </w:rPr>
            </w:rPrChange>
          </w:rPr>
          <w:t xml:space="preserve">This disease is occurred by 4 </w:t>
        </w:r>
        <w:r w:rsidRPr="00186BD2">
          <w:rPr>
            <w:rFonts w:ascii="Times New Roman" w:hAnsi="Times New Roman" w:cs="Times New Roman"/>
            <w:color w:val="202020"/>
            <w:sz w:val="24"/>
            <w:szCs w:val="24"/>
            <w:shd w:val="clear" w:color="auto" w:fill="FFFFFF"/>
            <w:rPrChange w:id="211" w:author="Mohammad Nayeem Hasan" w:date="2022-10-30T19:39:00Z">
              <w:rPr>
                <w:rFonts w:cs="Times New Roman"/>
                <w:color w:val="202020"/>
                <w:sz w:val="24"/>
                <w:szCs w:val="24"/>
                <w:shd w:val="clear" w:color="auto" w:fill="FFFFFF"/>
              </w:rPr>
            </w:rPrChange>
          </w:rPr>
          <w:t>serotypes</w:t>
        </w:r>
        <w:r w:rsidRPr="00186BD2">
          <w:rPr>
            <w:rFonts w:ascii="Times New Roman" w:hAnsi="Times New Roman" w:cs="Times New Roman"/>
            <w:color w:val="212121"/>
            <w:sz w:val="24"/>
            <w:szCs w:val="24"/>
            <w:shd w:val="clear" w:color="auto" w:fill="FFFFFF"/>
            <w:rPrChange w:id="212" w:author="Mohammad Nayeem Hasan" w:date="2022-10-30T19:39:00Z">
              <w:rPr>
                <w:rFonts w:cs="Times New Roman"/>
                <w:color w:val="212121"/>
                <w:sz w:val="24"/>
                <w:szCs w:val="24"/>
                <w:shd w:val="clear" w:color="auto" w:fill="FFFFFF"/>
              </w:rPr>
            </w:rPrChange>
          </w:rPr>
          <w:t xml:space="preserve"> of dengue</w:t>
        </w:r>
        <w:r w:rsidRPr="00186BD2">
          <w:rPr>
            <w:rFonts w:ascii="Times New Roman" w:hAnsi="Times New Roman" w:cs="Times New Roman"/>
            <w:color w:val="202020"/>
            <w:sz w:val="24"/>
            <w:szCs w:val="24"/>
            <w:shd w:val="clear" w:color="auto" w:fill="FFFFFF"/>
            <w:rPrChange w:id="213" w:author="Mohammad Nayeem Hasan" w:date="2022-10-30T19:39:00Z">
              <w:rPr>
                <w:rFonts w:cs="Times New Roman"/>
                <w:color w:val="202020"/>
                <w:sz w:val="24"/>
                <w:szCs w:val="24"/>
                <w:shd w:val="clear" w:color="auto" w:fill="FFFFFF"/>
              </w:rPr>
            </w:rPrChange>
          </w:rPr>
          <w:t xml:space="preserve"> viruses (DENV)</w:t>
        </w:r>
        <w:r w:rsidRPr="00186BD2">
          <w:rPr>
            <w:rFonts w:ascii="Times New Roman" w:hAnsi="Times New Roman" w:cs="Times New Roman"/>
            <w:color w:val="212121"/>
            <w:sz w:val="24"/>
            <w:szCs w:val="24"/>
            <w:shd w:val="clear" w:color="auto" w:fill="FFFFFF"/>
            <w:rPrChange w:id="214" w:author="Mohammad Nayeem Hasan" w:date="2022-10-30T19:39:00Z">
              <w:rPr>
                <w:rFonts w:cs="Times New Roman"/>
                <w:color w:val="212121"/>
                <w:sz w:val="24"/>
                <w:szCs w:val="24"/>
                <w:shd w:val="clear" w:color="auto" w:fill="FFFFFF"/>
              </w:rPr>
            </w:rPrChange>
          </w:rPr>
          <w:t xml:space="preserve"> which transmits by main vectors </w:t>
        </w:r>
        <w:r w:rsidRPr="00186BD2">
          <w:rPr>
            <w:rStyle w:val="Emphasis"/>
            <w:rFonts w:ascii="Times New Roman" w:hAnsi="Times New Roman" w:cs="Times New Roman"/>
            <w:color w:val="202020"/>
            <w:sz w:val="24"/>
            <w:szCs w:val="24"/>
            <w:shd w:val="clear" w:color="auto" w:fill="FFFFFF"/>
            <w:rPrChange w:id="215" w:author="Mohammad Nayeem Hasan" w:date="2022-10-30T19:39:00Z">
              <w:rPr>
                <w:rStyle w:val="Emphasis"/>
                <w:color w:val="202020"/>
                <w:sz w:val="24"/>
                <w:szCs w:val="24"/>
                <w:shd w:val="clear" w:color="auto" w:fill="FFFFFF"/>
              </w:rPr>
            </w:rPrChange>
          </w:rPr>
          <w:t>Aedes aegypti</w:t>
        </w:r>
        <w:r w:rsidRPr="00186BD2">
          <w:rPr>
            <w:rFonts w:ascii="Times New Roman" w:hAnsi="Times New Roman" w:cs="Times New Roman"/>
            <w:color w:val="202020"/>
            <w:sz w:val="24"/>
            <w:szCs w:val="24"/>
            <w:shd w:val="clear" w:color="auto" w:fill="FFFFFF"/>
            <w:rPrChange w:id="216" w:author="Mohammad Nayeem Hasan" w:date="2022-10-30T19:39:00Z">
              <w:rPr>
                <w:rFonts w:cs="Times New Roman"/>
                <w:color w:val="202020"/>
                <w:sz w:val="24"/>
                <w:szCs w:val="24"/>
                <w:shd w:val="clear" w:color="auto" w:fill="FFFFFF"/>
              </w:rPr>
            </w:rPrChange>
          </w:rPr>
          <w:t> and </w:t>
        </w:r>
        <w:r w:rsidRPr="00186BD2">
          <w:rPr>
            <w:rStyle w:val="Emphasis"/>
            <w:rFonts w:ascii="Times New Roman" w:hAnsi="Times New Roman" w:cs="Times New Roman"/>
            <w:color w:val="202020"/>
            <w:sz w:val="24"/>
            <w:szCs w:val="24"/>
            <w:shd w:val="clear" w:color="auto" w:fill="FFFFFF"/>
            <w:rPrChange w:id="217" w:author="Mohammad Nayeem Hasan" w:date="2022-10-30T19:39:00Z">
              <w:rPr>
                <w:rStyle w:val="Emphasis"/>
                <w:rFonts w:cs="Times New Roman"/>
                <w:color w:val="202020"/>
                <w:sz w:val="24"/>
                <w:szCs w:val="24"/>
                <w:shd w:val="clear" w:color="auto" w:fill="FFFFFF"/>
              </w:rPr>
            </w:rPrChange>
          </w:rPr>
          <w:t>Aedes albopictus</w:t>
        </w:r>
        <w:r w:rsidRPr="00186BD2">
          <w:rPr>
            <w:rFonts w:ascii="Times New Roman" w:hAnsi="Times New Roman" w:cs="Times New Roman"/>
            <w:color w:val="212121"/>
            <w:sz w:val="24"/>
            <w:szCs w:val="24"/>
            <w:shd w:val="clear" w:color="auto" w:fill="FFFFFF"/>
            <w:rPrChange w:id="218" w:author="Mohammad Nayeem Hasan" w:date="2022-10-30T19:39:00Z">
              <w:rPr>
                <w:rFonts w:cs="Times New Roman"/>
                <w:color w:val="212121"/>
                <w:sz w:val="24"/>
                <w:szCs w:val="24"/>
                <w:shd w:val="clear" w:color="auto" w:fill="FFFFFF"/>
              </w:rPr>
            </w:rPrChange>
          </w:rPr>
          <w:t xml:space="preserve"> through bites </w:t>
        </w:r>
        <w:r w:rsidRPr="00186BD2">
          <w:rPr>
            <w:rFonts w:ascii="Times New Roman" w:hAnsi="Times New Roman" w:cs="Times New Roman"/>
            <w:sz w:val="24"/>
            <w:szCs w:val="24"/>
            <w:rPrChange w:id="219" w:author="Mohammad Nayeem Hasan" w:date="2022-10-30T19:39:00Z">
              <w:rPr>
                <w:rFonts w:cs="Times New Roman"/>
                <w:sz w:val="24"/>
                <w:szCs w:val="24"/>
              </w:rPr>
            </w:rPrChange>
          </w:rPr>
          <w:fldChar w:fldCharType="begin" w:fldLock="1"/>
        </w:r>
        <w:r w:rsidRPr="00186BD2">
          <w:rPr>
            <w:rFonts w:ascii="Times New Roman" w:hAnsi="Times New Roman" w:cs="Times New Roman"/>
            <w:sz w:val="24"/>
            <w:szCs w:val="24"/>
            <w:rPrChange w:id="220" w:author="Mohammad Nayeem Hasan" w:date="2022-10-30T19:39:00Z">
              <w:rPr>
                <w:rFonts w:cs="Times New Roman"/>
                <w:sz w:val="24"/>
                <w:szCs w:val="24"/>
              </w:rPr>
            </w:rPrChange>
          </w:rPr>
          <w:instrText>ADDIN CSL_CITATION {"citationItems":[{"id":"ITEM-1","itemData":{"DOI":"10.1093/trstmh/trv067","ISSN":"0035-9203","author":[{"dropping-particle":"","family":"Sharmin","given":"Sifat","non-dropping-particle":"","parse-names":false,"suffix":""},{"dropping-particle":"","family":"Viennet","given":"Elvina","non-dropping-particle":"","parse-names":false,"suffix":""},{"dropping-particle":"","family":"Glass","given":"Kathryn","non-dropping-particle":"","parse-names":false,"suffix":""},{"dropping-particle":"","family":"Harley","given":"David","non-dropping-particle":"","parse-names":false,"suffix":""}],"container-title":"Transactions of The Royal Society of Tropical Medicine and Hygiene","id":"ITEM-1","issue":"10","issued":{"date-parts":[["2015","10"]]},"page":"619-627","title":"The emergence of dengue in Bangladesh: epidemiology, challenges and future disease risk","type":"article-journal","volume":"109"},"uris":["http://www.mendeley.com/documents/?uuid=34e25201-d52a-4924-8dde-2c5606277cff"]}],"mendeley":{"formattedCitation":"(Sharmin et al., 2015)","plainTextFormattedCitation":"(Sharmin et al., 2015)","previouslyFormattedCitation":"(Sharmin et al., 2015)"},"properties":{"noteIndex":0},"schema":"https://github.com/citation-style-language/schema/raw/master/csl-citation.json"}</w:instrText>
        </w:r>
        <w:r w:rsidRPr="00186BD2">
          <w:rPr>
            <w:rFonts w:ascii="Times New Roman" w:hAnsi="Times New Roman" w:cs="Times New Roman"/>
            <w:sz w:val="24"/>
            <w:szCs w:val="24"/>
            <w:rPrChange w:id="221" w:author="Mohammad Nayeem Hasan" w:date="2022-10-30T19:39:00Z">
              <w:rPr>
                <w:rFonts w:cs="Times New Roman"/>
                <w:sz w:val="24"/>
                <w:szCs w:val="24"/>
              </w:rPr>
            </w:rPrChange>
          </w:rPr>
          <w:fldChar w:fldCharType="separate"/>
        </w:r>
        <w:r w:rsidRPr="00186BD2">
          <w:rPr>
            <w:rFonts w:ascii="Times New Roman" w:hAnsi="Times New Roman" w:cs="Times New Roman"/>
            <w:noProof/>
            <w:sz w:val="24"/>
            <w:szCs w:val="24"/>
            <w:rPrChange w:id="222" w:author="Mohammad Nayeem Hasan" w:date="2022-10-30T19:39:00Z">
              <w:rPr>
                <w:rFonts w:cs="Times New Roman"/>
                <w:noProof/>
                <w:sz w:val="24"/>
                <w:szCs w:val="24"/>
              </w:rPr>
            </w:rPrChange>
          </w:rPr>
          <w:t>(Sharmin et al., 2015)</w:t>
        </w:r>
        <w:r w:rsidRPr="00186BD2">
          <w:rPr>
            <w:rFonts w:ascii="Times New Roman" w:hAnsi="Times New Roman" w:cs="Times New Roman"/>
            <w:sz w:val="24"/>
            <w:szCs w:val="24"/>
            <w:rPrChange w:id="223" w:author="Mohammad Nayeem Hasan" w:date="2022-10-30T19:39:00Z">
              <w:rPr>
                <w:rFonts w:cs="Times New Roman"/>
                <w:sz w:val="24"/>
                <w:szCs w:val="24"/>
              </w:rPr>
            </w:rPrChange>
          </w:rPr>
          <w:fldChar w:fldCharType="end"/>
        </w:r>
        <w:r w:rsidRPr="00186BD2">
          <w:rPr>
            <w:rFonts w:ascii="Times New Roman" w:hAnsi="Times New Roman" w:cs="Times New Roman"/>
            <w:color w:val="212121"/>
            <w:sz w:val="24"/>
            <w:szCs w:val="24"/>
            <w:shd w:val="clear" w:color="auto" w:fill="FFFFFF"/>
            <w:rPrChange w:id="224" w:author="Mohammad Nayeem Hasan" w:date="2022-10-30T19:39:00Z">
              <w:rPr>
                <w:rFonts w:cs="Times New Roman"/>
                <w:color w:val="212121"/>
                <w:sz w:val="24"/>
                <w:szCs w:val="24"/>
                <w:shd w:val="clear" w:color="auto" w:fill="FFFFFF"/>
              </w:rPr>
            </w:rPrChange>
          </w:rPr>
          <w:t>.</w:t>
        </w:r>
        <w:r w:rsidRPr="00186BD2">
          <w:rPr>
            <w:rFonts w:ascii="Times New Roman" w:hAnsi="Times New Roman" w:cs="Times New Roman"/>
            <w:color w:val="202020"/>
            <w:sz w:val="24"/>
            <w:szCs w:val="24"/>
            <w:shd w:val="clear" w:color="auto" w:fill="FFFFFF"/>
            <w:rPrChange w:id="225" w:author="Mohammad Nayeem Hasan" w:date="2022-10-30T19:39:00Z">
              <w:rPr>
                <w:rFonts w:cs="Times New Roman"/>
                <w:color w:val="202020"/>
                <w:sz w:val="24"/>
                <w:szCs w:val="24"/>
                <w:shd w:val="clear" w:color="auto" w:fill="FFFFFF"/>
              </w:rPr>
            </w:rPrChange>
          </w:rPr>
          <w:t xml:space="preserve"> Positive sense single-strand RNA containing Dengue virus belongs to the Flaviviridae family under the Flavivirus genus with ~11 kb genome size that contains 3  and 7 non-structural proteins </w:t>
        </w:r>
        <w:r w:rsidRPr="00186BD2">
          <w:rPr>
            <w:rFonts w:ascii="Times New Roman" w:hAnsi="Times New Roman" w:cs="Times New Roman"/>
            <w:color w:val="202020"/>
            <w:sz w:val="24"/>
            <w:szCs w:val="24"/>
            <w:shd w:val="clear" w:color="auto" w:fill="FFFFFF"/>
            <w:rPrChange w:id="226" w:author="Mohammad Nayeem Hasan" w:date="2022-10-30T19:39:00Z">
              <w:rPr>
                <w:rFonts w:cs="Times New Roman"/>
                <w:color w:val="202020"/>
                <w:sz w:val="24"/>
                <w:szCs w:val="24"/>
                <w:shd w:val="clear" w:color="auto" w:fill="FFFFFF"/>
              </w:rPr>
            </w:rPrChange>
          </w:rPr>
          <w:fldChar w:fldCharType="begin" w:fldLock="1"/>
        </w:r>
        <w:r w:rsidRPr="00186BD2">
          <w:rPr>
            <w:rFonts w:ascii="Times New Roman" w:hAnsi="Times New Roman" w:cs="Times New Roman"/>
            <w:color w:val="202020"/>
            <w:sz w:val="24"/>
            <w:szCs w:val="24"/>
            <w:shd w:val="clear" w:color="auto" w:fill="FFFFFF"/>
            <w:rPrChange w:id="227" w:author="Mohammad Nayeem Hasan" w:date="2022-10-30T19:39:00Z">
              <w:rPr>
                <w:rFonts w:cs="Times New Roman"/>
                <w:color w:val="202020"/>
                <w:sz w:val="24"/>
                <w:szCs w:val="24"/>
                <w:shd w:val="clear" w:color="auto" w:fill="FFFFFF"/>
              </w:rPr>
            </w:rPrChange>
          </w:rPr>
          <w:instrText>ADDIN CSL_CITATION {"citationItems":[{"id":"ITEM-1","itemData":{"DOI":"10.1016/B978-0-12-819400-3.00016-8","author":[{"dropping-particle":"","family":"Murugesan","given":"Amudhan","non-dropping-particle":"","parse-names":false,"suffix":""},{"dropping-particle":"","family":"Manoharan","given":"Mythreyee","non-dropping-particle":"","parse-names":false,"suffix":""}],"container-title":"Emerging and Reemerging Viral Pathogens","id":"ITEM-1","issued":{"date-parts":[["2020"]]},"page":"281-359","publisher":"Elsevier","title":"Dengue Virus","type":"chapter"},"uris":["http://www.mendeley.com/documents/?uuid=ef116ca0-458b-4265-973f-7ea1a378f59a"]}],"mendeley":{"formattedCitation":"(Murugesan &amp; Manoharan, 2020)","manualFormatting":"(Murugesan et al., 2020)","plainTextFormattedCitation":"(Murugesan &amp; Manoharan, 2020)","previouslyFormattedCitation":"(Murugesan &amp; Manoharan, 2020)"},"properties":{"noteIndex":0},"schema":"https://github.com/citation-style-language/schema/raw/master/csl-citation.json"}</w:instrText>
        </w:r>
        <w:r w:rsidRPr="00186BD2">
          <w:rPr>
            <w:rFonts w:ascii="Times New Roman" w:hAnsi="Times New Roman" w:cs="Times New Roman"/>
            <w:color w:val="202020"/>
            <w:sz w:val="24"/>
            <w:szCs w:val="24"/>
            <w:shd w:val="clear" w:color="auto" w:fill="FFFFFF"/>
            <w:rPrChange w:id="228" w:author="Mohammad Nayeem Hasan" w:date="2022-10-30T19:39:00Z">
              <w:rPr>
                <w:rFonts w:cs="Times New Roman"/>
                <w:color w:val="202020"/>
                <w:sz w:val="24"/>
                <w:szCs w:val="24"/>
                <w:shd w:val="clear" w:color="auto" w:fill="FFFFFF"/>
              </w:rPr>
            </w:rPrChange>
          </w:rPr>
          <w:fldChar w:fldCharType="separate"/>
        </w:r>
        <w:r w:rsidRPr="00186BD2">
          <w:rPr>
            <w:rFonts w:ascii="Times New Roman" w:hAnsi="Times New Roman" w:cs="Times New Roman"/>
            <w:noProof/>
            <w:color w:val="202020"/>
            <w:sz w:val="24"/>
            <w:szCs w:val="24"/>
            <w:shd w:val="clear" w:color="auto" w:fill="FFFFFF"/>
            <w:rPrChange w:id="229" w:author="Mohammad Nayeem Hasan" w:date="2022-10-30T19:39:00Z">
              <w:rPr>
                <w:rFonts w:cs="Times New Roman"/>
                <w:noProof/>
                <w:color w:val="202020"/>
                <w:sz w:val="24"/>
                <w:szCs w:val="24"/>
                <w:shd w:val="clear" w:color="auto" w:fill="FFFFFF"/>
              </w:rPr>
            </w:rPrChange>
          </w:rPr>
          <w:t>(Murugesan et al., 2020)</w:t>
        </w:r>
        <w:r w:rsidRPr="00186BD2">
          <w:rPr>
            <w:rFonts w:ascii="Times New Roman" w:hAnsi="Times New Roman" w:cs="Times New Roman"/>
            <w:color w:val="202020"/>
            <w:sz w:val="24"/>
            <w:szCs w:val="24"/>
            <w:shd w:val="clear" w:color="auto" w:fill="FFFFFF"/>
            <w:rPrChange w:id="230" w:author="Mohammad Nayeem Hasan" w:date="2022-10-30T19:39:00Z">
              <w:rPr>
                <w:rFonts w:cs="Times New Roman"/>
                <w:color w:val="202020"/>
                <w:sz w:val="24"/>
                <w:szCs w:val="24"/>
                <w:shd w:val="clear" w:color="auto" w:fill="FFFFFF"/>
              </w:rPr>
            </w:rPrChange>
          </w:rPr>
          <w:fldChar w:fldCharType="end"/>
        </w:r>
        <w:r w:rsidRPr="00186BD2">
          <w:rPr>
            <w:rFonts w:ascii="Times New Roman" w:hAnsi="Times New Roman" w:cs="Times New Roman"/>
            <w:color w:val="202020"/>
            <w:sz w:val="24"/>
            <w:szCs w:val="24"/>
            <w:shd w:val="clear" w:color="auto" w:fill="FFFFFF"/>
            <w:rPrChange w:id="231" w:author="Mohammad Nayeem Hasan" w:date="2022-10-30T19:39:00Z">
              <w:rPr>
                <w:rFonts w:cs="Times New Roman"/>
                <w:color w:val="202020"/>
                <w:sz w:val="24"/>
                <w:szCs w:val="24"/>
                <w:shd w:val="clear" w:color="auto" w:fill="FFFFFF"/>
              </w:rPr>
            </w:rPrChange>
          </w:rPr>
          <w:t xml:space="preserve">. </w:t>
        </w:r>
        <w:r w:rsidRPr="00186BD2">
          <w:rPr>
            <w:rFonts w:ascii="Times New Roman" w:hAnsi="Times New Roman" w:cs="Times New Roman"/>
            <w:sz w:val="24"/>
            <w:szCs w:val="24"/>
            <w:rPrChange w:id="232" w:author="Mohammad Nayeem Hasan" w:date="2022-10-30T19:39:00Z">
              <w:rPr>
                <w:sz w:val="24"/>
                <w:szCs w:val="24"/>
              </w:rPr>
            </w:rPrChange>
          </w:rPr>
          <w:t xml:space="preserve">Dengue patients showed a large spectrum of signs and symptoms from mild febrile illness to severe dengue, while DHF or developing dengue hemorrhagic fever, DSS, or dengue shock syndrome are counted as the most serious condition </w:t>
        </w:r>
        <w:r w:rsidRPr="00186BD2">
          <w:rPr>
            <w:rFonts w:ascii="Times New Roman" w:hAnsi="Times New Roman" w:cs="Times New Roman"/>
            <w:sz w:val="24"/>
            <w:szCs w:val="24"/>
            <w:rPrChange w:id="233" w:author="Mohammad Nayeem Hasan" w:date="2022-10-30T19:39:00Z">
              <w:rPr>
                <w:sz w:val="24"/>
                <w:szCs w:val="24"/>
              </w:rPr>
            </w:rPrChange>
          </w:rPr>
          <w:fldChar w:fldCharType="begin" w:fldLock="1"/>
        </w:r>
        <w:r w:rsidRPr="00186BD2">
          <w:rPr>
            <w:rFonts w:ascii="Times New Roman" w:hAnsi="Times New Roman" w:cs="Times New Roman"/>
            <w:sz w:val="24"/>
            <w:szCs w:val="24"/>
            <w:rPrChange w:id="234" w:author="Mohammad Nayeem Hasan" w:date="2022-10-30T19:39:00Z">
              <w:rPr>
                <w:sz w:val="24"/>
                <w:szCs w:val="24"/>
              </w:rPr>
            </w:rPrChange>
          </w:rPr>
          <w:instrText>ADDIN CSL_CITATION {"citationItems":[{"id":"ITEM-1","itemData":{"DOI":"10.1016/S0140-6736(18)32560-1","ISSN":"01406736","author":[{"dropping-particle":"","family":"Wilder-Smith","given":"Annelies","non-dropping-particle":"","parse-names":false,"suffix":""},{"dropping-particle":"","family":"Ooi","given":"Eng-Eong","non-dropping-particle":"","parse-names":false,"suffix":""},{"dropping-particle":"","family":"Horstick","given":"Olaf","non-dropping-particle":"","parse-names":false,"suffix":""},{"dropping-particle":"","family":"Wills","given":"Bridget","non-dropping-particle":"","parse-names":false,"suffix":""}],"container-title":"The Lancet","id":"ITEM-1","issue":"10169","issued":{"date-parts":[["2019","1"]]},"page":"350-363","title":"Dengue","type":"article-journal","volume":"393"},"uris":["http://www.mendeley.com/documents/?uuid=17d57c80-09bd-4244-a621-15f0681513de"]}],"mendeley":{"formattedCitation":"(Wilder-Smith et al., 2019)","plainTextFormattedCitation":"(Wilder-Smith et al., 2019)","previouslyFormattedCitation":"(Wilder-Smith et al., 2019)"},"properties":{"noteIndex":0},"schema":"https://github.com/citation-style-language/schema/raw/master/csl-citation.json"}</w:instrText>
        </w:r>
        <w:r w:rsidRPr="00186BD2">
          <w:rPr>
            <w:rFonts w:ascii="Times New Roman" w:hAnsi="Times New Roman" w:cs="Times New Roman"/>
            <w:sz w:val="24"/>
            <w:szCs w:val="24"/>
            <w:rPrChange w:id="235" w:author="Mohammad Nayeem Hasan" w:date="2022-10-30T19:39:00Z">
              <w:rPr>
                <w:sz w:val="24"/>
                <w:szCs w:val="24"/>
              </w:rPr>
            </w:rPrChange>
          </w:rPr>
          <w:fldChar w:fldCharType="separate"/>
        </w:r>
        <w:r w:rsidRPr="00186BD2">
          <w:rPr>
            <w:rFonts w:ascii="Times New Roman" w:hAnsi="Times New Roman" w:cs="Times New Roman"/>
            <w:noProof/>
            <w:sz w:val="24"/>
            <w:szCs w:val="24"/>
            <w:rPrChange w:id="236" w:author="Mohammad Nayeem Hasan" w:date="2022-10-30T19:39:00Z">
              <w:rPr>
                <w:noProof/>
                <w:sz w:val="24"/>
                <w:szCs w:val="24"/>
              </w:rPr>
            </w:rPrChange>
          </w:rPr>
          <w:t>(Wilder-Smith et al., 2019)</w:t>
        </w:r>
        <w:r w:rsidRPr="00186BD2">
          <w:rPr>
            <w:rFonts w:ascii="Times New Roman" w:hAnsi="Times New Roman" w:cs="Times New Roman"/>
            <w:sz w:val="24"/>
            <w:szCs w:val="24"/>
            <w:rPrChange w:id="237" w:author="Mohammad Nayeem Hasan" w:date="2022-10-30T19:39:00Z">
              <w:rPr>
                <w:sz w:val="24"/>
                <w:szCs w:val="24"/>
              </w:rPr>
            </w:rPrChange>
          </w:rPr>
          <w:fldChar w:fldCharType="end"/>
        </w:r>
        <w:r w:rsidRPr="00186BD2">
          <w:rPr>
            <w:rFonts w:ascii="Times New Roman" w:hAnsi="Times New Roman" w:cs="Times New Roman"/>
            <w:sz w:val="24"/>
            <w:szCs w:val="24"/>
            <w:rPrChange w:id="238" w:author="Mohammad Nayeem Hasan" w:date="2022-10-30T19:39:00Z">
              <w:rPr>
                <w:sz w:val="24"/>
                <w:szCs w:val="24"/>
              </w:rPr>
            </w:rPrChange>
          </w:rPr>
          <w:t xml:space="preserve">. A few very common clinical features of Dengue patients are fever (100%), headache (87%), body ache (86%), backache (58%), retro-orbital pain (41%), bleeding and rash (21%) </w:t>
        </w:r>
        <w:r w:rsidRPr="00186BD2">
          <w:rPr>
            <w:rFonts w:ascii="Times New Roman" w:hAnsi="Times New Roman" w:cs="Times New Roman"/>
            <w:sz w:val="24"/>
            <w:szCs w:val="24"/>
            <w:rPrChange w:id="239" w:author="Mohammad Nayeem Hasan" w:date="2022-10-30T19:39:00Z">
              <w:rPr>
                <w:sz w:val="24"/>
                <w:szCs w:val="24"/>
              </w:rPr>
            </w:rPrChange>
          </w:rPr>
          <w:fldChar w:fldCharType="begin" w:fldLock="1"/>
        </w:r>
        <w:r w:rsidRPr="00186BD2">
          <w:rPr>
            <w:rFonts w:ascii="Times New Roman" w:hAnsi="Times New Roman" w:cs="Times New Roman"/>
            <w:sz w:val="24"/>
            <w:szCs w:val="24"/>
            <w:rPrChange w:id="240" w:author="Mohammad Nayeem Hasan" w:date="2022-10-30T19:39:00Z">
              <w:rPr>
                <w:sz w:val="24"/>
                <w:szCs w:val="24"/>
              </w:rPr>
            </w:rPrChange>
          </w:rPr>
          <w:instrText>ADDIN CSL_CITATION {"citationItems":[{"id":"ITEM-1","itemData":{"DOI":"10.1038/nrmicro1690","ISSN":"1740-1526","author":[{"dropping-particle":"","family":"Whitehead","given":"Stephen S.","non-dropping-particle":"","parse-names":false,"suffix":""},{"dropping-particle":"","family":"Blaney","given":"Joseph E.","non-dropping-particle":"","parse-names":false,"suffix":""},{"dropping-particle":"","family":"Durbin","given":"Anna P.","non-dropping-particle":"","parse-names":false,"suffix":""},{"dropping-particle":"","family":"Murphy","given":"Brian R.","non-dropping-particle":"","parse-names":false,"suffix":""}],"container-title":"Nature Reviews Microbiology","id":"ITEM-1","issue":"7","issued":{"date-parts":[["2007","7"]]},"page":"518-528","title":"Prospects for a dengue virus vaccine","type":"article-journal","volume":"5"},"uris":["http://www.mendeley.com/documents/?uuid=56f6b42c-a649-4a12-99c7-d6f5ed8e518a"]}],"mendeley":{"formattedCitation":"(Whitehead et al., 2007)","plainTextFormattedCitation":"(Whitehead et al., 2007)","previouslyFormattedCitation":"(Whitehead et al., 2007)"},"properties":{"noteIndex":0},"schema":"https://github.com/citation-style-language/schema/raw/master/csl-citation.json"}</w:instrText>
        </w:r>
        <w:r w:rsidRPr="00186BD2">
          <w:rPr>
            <w:rFonts w:ascii="Times New Roman" w:hAnsi="Times New Roman" w:cs="Times New Roman"/>
            <w:sz w:val="24"/>
            <w:szCs w:val="24"/>
            <w:rPrChange w:id="241" w:author="Mohammad Nayeem Hasan" w:date="2022-10-30T19:39:00Z">
              <w:rPr>
                <w:sz w:val="24"/>
                <w:szCs w:val="24"/>
              </w:rPr>
            </w:rPrChange>
          </w:rPr>
          <w:fldChar w:fldCharType="separate"/>
        </w:r>
        <w:r w:rsidRPr="00186BD2">
          <w:rPr>
            <w:rFonts w:ascii="Times New Roman" w:hAnsi="Times New Roman" w:cs="Times New Roman"/>
            <w:noProof/>
            <w:sz w:val="24"/>
            <w:szCs w:val="24"/>
            <w:rPrChange w:id="242" w:author="Mohammad Nayeem Hasan" w:date="2022-10-30T19:39:00Z">
              <w:rPr>
                <w:noProof/>
                <w:sz w:val="24"/>
                <w:szCs w:val="24"/>
              </w:rPr>
            </w:rPrChange>
          </w:rPr>
          <w:t>(Whitehead et al., 2007)</w:t>
        </w:r>
        <w:r w:rsidRPr="00186BD2">
          <w:rPr>
            <w:rFonts w:ascii="Times New Roman" w:hAnsi="Times New Roman" w:cs="Times New Roman"/>
            <w:sz w:val="24"/>
            <w:szCs w:val="24"/>
            <w:rPrChange w:id="243" w:author="Mohammad Nayeem Hasan" w:date="2022-10-30T19:39:00Z">
              <w:rPr>
                <w:sz w:val="24"/>
                <w:szCs w:val="24"/>
              </w:rPr>
            </w:rPrChange>
          </w:rPr>
          <w:fldChar w:fldCharType="end"/>
        </w:r>
        <w:r w:rsidRPr="00186BD2">
          <w:rPr>
            <w:rFonts w:ascii="Times New Roman" w:hAnsi="Times New Roman" w:cs="Times New Roman"/>
            <w:sz w:val="24"/>
            <w:szCs w:val="24"/>
            <w:rPrChange w:id="244" w:author="Mohammad Nayeem Hasan" w:date="2022-10-30T19:39:00Z">
              <w:rPr>
                <w:sz w:val="24"/>
                <w:szCs w:val="24"/>
              </w:rPr>
            </w:rPrChange>
          </w:rPr>
          <w:t xml:space="preserve"> </w:t>
        </w:r>
        <w:r w:rsidRPr="00186BD2">
          <w:rPr>
            <w:rFonts w:ascii="Times New Roman" w:hAnsi="Times New Roman" w:cs="Times New Roman"/>
            <w:sz w:val="24"/>
            <w:szCs w:val="24"/>
            <w:rPrChange w:id="245" w:author="Mohammad Nayeem Hasan" w:date="2022-10-30T19:39:00Z">
              <w:rPr>
                <w:sz w:val="24"/>
                <w:szCs w:val="24"/>
              </w:rPr>
            </w:rPrChange>
          </w:rPr>
          <w:fldChar w:fldCharType="begin" w:fldLock="1"/>
        </w:r>
        <w:r w:rsidRPr="00186BD2">
          <w:rPr>
            <w:rFonts w:ascii="Times New Roman" w:hAnsi="Times New Roman" w:cs="Times New Roman"/>
            <w:sz w:val="24"/>
            <w:szCs w:val="24"/>
            <w:rPrChange w:id="246" w:author="Mohammad Nayeem Hasan" w:date="2022-10-30T19:39:00Z">
              <w:rPr>
                <w:sz w:val="24"/>
                <w:szCs w:val="24"/>
              </w:rPr>
            </w:rPrChange>
          </w:rPr>
          <w:instrText>ADDIN CSL_CITATION {"citationItems":[{"id":"ITEM-1","itemData":{"DOI":"10.1016/S0140-6736(07)60671-0","ISSN":"01406736","author":[{"dropping-particle":"","family":"Anderson","given":"Katie B","non-dropping-particle":"","parse-names":false,"suffix":""},{"dropping-particle":"","family":"Chunsuttiwat","given":"Supamit","non-dropping-particle":"","parse-names":false,"suffix":""},{"dropping-particle":"","family":"Nisalak","given":"Ananda","non-dropping-particle":"","parse-names":false,"suffix":""},{"dropping-particle":"","family":"Mammen","given":"Mammen P","non-dropping-particle":"","parse-names":false,"suffix":""},{"dropping-particle":"","family":"Libraty","given":"Daniel H","non-dropping-particle":"","parse-names":false,"suffix":""},{"dropping-particle":"","family":"Rothman","given":"Alan L","non-dropping-particle":"","parse-names":false,"suffix":""},{"dropping-particle":"","family":"Green","given":"Sharone","non-dropping-particle":"","parse-names":false,"suffix":""},{"dropping-particle":"","family":"Vaughn","given":"David W","non-dropping-particle":"","parse-names":false,"suffix":""},{"dropping-particle":"","family":"Ennis","given":"Francis A","non-dropping-particle":"","parse-names":false,"suffix":""},{"dropping-particle":"","family":"Endy","given":"Timothy P","non-dropping-particle":"","parse-names":false,"suffix":""}],"container-title":"The Lancet","id":"ITEM-1","issue":"9571","issued":{"date-parts":[["2007","4"]]},"page":"1452-1459","title":"Burden of symptomatic dengue infection in children at primary school in Thailand: a prospective study","type":"article-journal","volume":"369"},"uris":["http://www.mendeley.com/documents/?uuid=5d3d70ba-1b5c-4e69-9fde-06a30d5c6b69"]}],"mendeley":{"formattedCitation":"(Anderson et al., 2007)","plainTextFormattedCitation":"(Anderson et al., 2007)","previouslyFormattedCitation":"(Anderson et al., 2007)"},"properties":{"noteIndex":0},"schema":"https://github.com/citation-style-language/schema/raw/master/csl-citation.json"}</w:instrText>
        </w:r>
        <w:r w:rsidRPr="00186BD2">
          <w:rPr>
            <w:rFonts w:ascii="Times New Roman" w:hAnsi="Times New Roman" w:cs="Times New Roman"/>
            <w:sz w:val="24"/>
            <w:szCs w:val="24"/>
            <w:rPrChange w:id="247" w:author="Mohammad Nayeem Hasan" w:date="2022-10-30T19:39:00Z">
              <w:rPr>
                <w:sz w:val="24"/>
                <w:szCs w:val="24"/>
              </w:rPr>
            </w:rPrChange>
          </w:rPr>
          <w:fldChar w:fldCharType="separate"/>
        </w:r>
        <w:r w:rsidRPr="00186BD2">
          <w:rPr>
            <w:rFonts w:ascii="Times New Roman" w:hAnsi="Times New Roman" w:cs="Times New Roman"/>
            <w:noProof/>
            <w:sz w:val="24"/>
            <w:szCs w:val="24"/>
            <w:rPrChange w:id="248" w:author="Mohammad Nayeem Hasan" w:date="2022-10-30T19:39:00Z">
              <w:rPr>
                <w:noProof/>
                <w:sz w:val="24"/>
                <w:szCs w:val="24"/>
              </w:rPr>
            </w:rPrChange>
          </w:rPr>
          <w:t>(Anderson et al., 2007)</w:t>
        </w:r>
        <w:r w:rsidRPr="00186BD2">
          <w:rPr>
            <w:rFonts w:ascii="Times New Roman" w:hAnsi="Times New Roman" w:cs="Times New Roman"/>
            <w:sz w:val="24"/>
            <w:szCs w:val="24"/>
            <w:rPrChange w:id="249" w:author="Mohammad Nayeem Hasan" w:date="2022-10-30T19:39:00Z">
              <w:rPr>
                <w:sz w:val="24"/>
                <w:szCs w:val="24"/>
              </w:rPr>
            </w:rPrChange>
          </w:rPr>
          <w:fldChar w:fldCharType="end"/>
        </w:r>
        <w:r w:rsidRPr="00186BD2">
          <w:rPr>
            <w:rFonts w:ascii="Times New Roman" w:hAnsi="Times New Roman" w:cs="Times New Roman"/>
            <w:sz w:val="24"/>
            <w:szCs w:val="24"/>
            <w:rPrChange w:id="250" w:author="Mohammad Nayeem Hasan" w:date="2022-10-30T19:39:00Z">
              <w:rPr>
                <w:sz w:val="24"/>
                <w:szCs w:val="24"/>
              </w:rPr>
            </w:rPrChange>
          </w:rPr>
          <w:t xml:space="preserve"> </w:t>
        </w:r>
        <w:r w:rsidRPr="00186BD2">
          <w:rPr>
            <w:rFonts w:ascii="Times New Roman" w:hAnsi="Times New Roman" w:cs="Times New Roman"/>
            <w:sz w:val="24"/>
            <w:szCs w:val="24"/>
            <w:rPrChange w:id="251" w:author="Mohammad Nayeem Hasan" w:date="2022-10-30T19:39:00Z">
              <w:rPr>
                <w:sz w:val="24"/>
                <w:szCs w:val="24"/>
              </w:rPr>
            </w:rPrChange>
          </w:rPr>
          <w:fldChar w:fldCharType="begin" w:fldLock="1"/>
        </w:r>
        <w:r w:rsidRPr="00186BD2">
          <w:rPr>
            <w:rFonts w:ascii="Times New Roman" w:hAnsi="Times New Roman" w:cs="Times New Roman"/>
            <w:sz w:val="24"/>
            <w:szCs w:val="24"/>
            <w:rPrChange w:id="252" w:author="Mohammad Nayeem Hasan" w:date="2022-10-30T19:39:00Z">
              <w:rPr>
                <w:sz w:val="24"/>
                <w:szCs w:val="24"/>
              </w:rPr>
            </w:rPrChange>
          </w:rPr>
          <w:instrText>ADDIN CSL_CITATION {"citationItems":[{"id":"ITEM-1","itemData":{"DOI":"10.1016/S1474-4422(13)70150-9","ISSN":"14744422","author":[{"dropping-particle":"","family":"Carod-Artal","given":"Francisco Javier","non-dropping-particle":"","parse-names":false,"suffix":""},{"dropping-particle":"","family":"Wichmann","given":"Ole","non-dropping-particle":"","parse-names":false,"suffix":""},{"dropping-particle":"","family":"Farrar","given":"Jeremy","non-dropping-particle":"","parse-names":false,"suffix":""},{"dropping-particle":"","family":"Gascón","given":"Joaquim","non-dropping-particle":"","parse-names":false,"suffix":""}],"container-title":"The Lancet Neurology","id":"ITEM-1","issue":"9","issued":{"date-parts":[["2013","9"]]},"page":"906-919","title":"Neurological complications of dengue virus infection","type":"article-journal","volume":"12"},"uris":["http://www.mendeley.com/documents/?uuid=0275417c-719b-4576-843a-0943456ec0b9"]}],"mendeley":{"formattedCitation":"(Carod-Artal et al., 2013)","plainTextFormattedCitation":"(Carod-Artal et al., 2013)","previouslyFormattedCitation":"(Carod-Artal et al., 2013)"},"properties":{"noteIndex":0},"schema":"https://github.com/citation-style-language/schema/raw/master/csl-citation.json"}</w:instrText>
        </w:r>
        <w:r w:rsidRPr="00186BD2">
          <w:rPr>
            <w:rFonts w:ascii="Times New Roman" w:hAnsi="Times New Roman" w:cs="Times New Roman"/>
            <w:sz w:val="24"/>
            <w:szCs w:val="24"/>
            <w:rPrChange w:id="253" w:author="Mohammad Nayeem Hasan" w:date="2022-10-30T19:39:00Z">
              <w:rPr>
                <w:sz w:val="24"/>
                <w:szCs w:val="24"/>
              </w:rPr>
            </w:rPrChange>
          </w:rPr>
          <w:fldChar w:fldCharType="separate"/>
        </w:r>
        <w:r w:rsidRPr="00186BD2">
          <w:rPr>
            <w:rFonts w:ascii="Times New Roman" w:hAnsi="Times New Roman" w:cs="Times New Roman"/>
            <w:noProof/>
            <w:sz w:val="24"/>
            <w:szCs w:val="24"/>
            <w:rPrChange w:id="254" w:author="Mohammad Nayeem Hasan" w:date="2022-10-30T19:39:00Z">
              <w:rPr>
                <w:noProof/>
                <w:sz w:val="24"/>
                <w:szCs w:val="24"/>
              </w:rPr>
            </w:rPrChange>
          </w:rPr>
          <w:t>(Carod-Artal et al., 2013)</w:t>
        </w:r>
        <w:r w:rsidRPr="00186BD2">
          <w:rPr>
            <w:rFonts w:ascii="Times New Roman" w:hAnsi="Times New Roman" w:cs="Times New Roman"/>
            <w:sz w:val="24"/>
            <w:szCs w:val="24"/>
            <w:rPrChange w:id="255" w:author="Mohammad Nayeem Hasan" w:date="2022-10-30T19:39:00Z">
              <w:rPr>
                <w:sz w:val="24"/>
                <w:szCs w:val="24"/>
              </w:rPr>
            </w:rPrChange>
          </w:rPr>
          <w:fldChar w:fldCharType="end"/>
        </w:r>
        <w:r w:rsidRPr="00186BD2">
          <w:rPr>
            <w:rFonts w:ascii="Times New Roman" w:hAnsi="Times New Roman" w:cs="Times New Roman"/>
            <w:sz w:val="24"/>
            <w:szCs w:val="24"/>
            <w:rPrChange w:id="256" w:author="Mohammad Nayeem Hasan" w:date="2022-10-30T19:39:00Z">
              <w:rPr>
                <w:sz w:val="24"/>
                <w:szCs w:val="24"/>
              </w:rPr>
            </w:rPrChange>
          </w:rPr>
          <w:t xml:space="preserve">.  Weakness, vomiting, abdominal pain, breathlessness, vertigo, sweating, and syncope were also observed as nonspecific symptoms. In addition diarrhea, sore throat, and neurological symptoms are also observed </w:t>
        </w:r>
        <w:r w:rsidRPr="00186BD2">
          <w:rPr>
            <w:rFonts w:ascii="Times New Roman" w:hAnsi="Times New Roman" w:cs="Times New Roman"/>
            <w:sz w:val="24"/>
            <w:szCs w:val="24"/>
            <w:rPrChange w:id="257" w:author="Mohammad Nayeem Hasan" w:date="2022-10-30T19:39:00Z">
              <w:rPr>
                <w:sz w:val="24"/>
                <w:szCs w:val="24"/>
              </w:rPr>
            </w:rPrChange>
          </w:rPr>
          <w:fldChar w:fldCharType="begin" w:fldLock="1"/>
        </w:r>
        <w:r w:rsidRPr="00186BD2">
          <w:rPr>
            <w:rFonts w:ascii="Times New Roman" w:hAnsi="Times New Roman" w:cs="Times New Roman"/>
            <w:sz w:val="24"/>
            <w:szCs w:val="24"/>
            <w:rPrChange w:id="258" w:author="Mohammad Nayeem Hasan" w:date="2022-10-30T19:39:00Z">
              <w:rPr>
                <w:sz w:val="24"/>
                <w:szCs w:val="24"/>
              </w:rPr>
            </w:rPrChange>
          </w:rPr>
          <w:instrText>ADDIN CSL_CITATION {"citationItems":[{"id":"ITEM-1","itemData":{"DOI":"10.1128/CMR.11.3.480","ISSN":"0893-8512","author":[{"dropping-particle":"","family":"Gubler","given":"Duane J.","non-dropping-particle":"","parse-names":false,"suffix":""}],"container-title":"Clinical Microbiology Reviews","id":"ITEM-1","issue":"3","issued":{"date-parts":[["1998","7"]]},"page":"480-496","title":"Dengue and Dengue Hemorrhagic Fever","type":"article-journal","volume":"11"},"uris":["http://www.mendeley.com/documents/?uuid=33770414-f0db-451f-9fa3-a82fe5e75d81"]}],"mendeley":{"formattedCitation":"(Gubler, 1998)","manualFormatting":"(Gubler et al., 1998)","plainTextFormattedCitation":"(Gubler, 1998)","previouslyFormattedCitation":"(Gubler, 1998)"},"properties":{"noteIndex":0},"schema":"https://github.com/citation-style-language/schema/raw/master/csl-citation.json"}</w:instrText>
        </w:r>
        <w:r w:rsidRPr="00186BD2">
          <w:rPr>
            <w:rFonts w:ascii="Times New Roman" w:hAnsi="Times New Roman" w:cs="Times New Roman"/>
            <w:sz w:val="24"/>
            <w:szCs w:val="24"/>
            <w:rPrChange w:id="259" w:author="Mohammad Nayeem Hasan" w:date="2022-10-30T19:39:00Z">
              <w:rPr>
                <w:sz w:val="24"/>
                <w:szCs w:val="24"/>
              </w:rPr>
            </w:rPrChange>
          </w:rPr>
          <w:fldChar w:fldCharType="separate"/>
        </w:r>
        <w:r w:rsidRPr="00186BD2">
          <w:rPr>
            <w:rFonts w:ascii="Times New Roman" w:hAnsi="Times New Roman" w:cs="Times New Roman"/>
            <w:noProof/>
            <w:sz w:val="24"/>
            <w:szCs w:val="24"/>
            <w:rPrChange w:id="260" w:author="Mohammad Nayeem Hasan" w:date="2022-10-30T19:39:00Z">
              <w:rPr>
                <w:noProof/>
                <w:sz w:val="24"/>
                <w:szCs w:val="24"/>
              </w:rPr>
            </w:rPrChange>
          </w:rPr>
          <w:t>(Gubler et al., 1998)</w:t>
        </w:r>
        <w:r w:rsidRPr="00186BD2">
          <w:rPr>
            <w:rFonts w:ascii="Times New Roman" w:hAnsi="Times New Roman" w:cs="Times New Roman"/>
            <w:sz w:val="24"/>
            <w:szCs w:val="24"/>
            <w:rPrChange w:id="261" w:author="Mohammad Nayeem Hasan" w:date="2022-10-30T19:39:00Z">
              <w:rPr>
                <w:sz w:val="24"/>
                <w:szCs w:val="24"/>
              </w:rPr>
            </w:rPrChange>
          </w:rPr>
          <w:fldChar w:fldCharType="end"/>
        </w:r>
        <w:r w:rsidRPr="00186BD2">
          <w:rPr>
            <w:rFonts w:ascii="Times New Roman" w:hAnsi="Times New Roman" w:cs="Times New Roman"/>
            <w:sz w:val="24"/>
            <w:szCs w:val="24"/>
            <w:rPrChange w:id="262" w:author="Mohammad Nayeem Hasan" w:date="2022-10-30T19:39:00Z">
              <w:rPr>
                <w:sz w:val="24"/>
                <w:szCs w:val="24"/>
              </w:rPr>
            </w:rPrChange>
          </w:rPr>
          <w:t>.</w:t>
        </w:r>
      </w:ins>
    </w:p>
    <w:p w14:paraId="60805C6A" w14:textId="3A9E2E1F" w:rsidR="002D7E55" w:rsidRPr="00186BD2" w:rsidRDefault="002D7E55">
      <w:pPr>
        <w:pStyle w:val="NormalWeb"/>
        <w:shd w:val="clear" w:color="auto" w:fill="FFFFFF"/>
        <w:spacing w:before="0" w:beforeAutospacing="0" w:after="109" w:afterAutospacing="0" w:line="276" w:lineRule="auto"/>
        <w:ind w:firstLine="720"/>
        <w:rPr>
          <w:ins w:id="263" w:author="Mohammad Nayeem Hasan" w:date="2022-10-28T23:59:00Z"/>
          <w:rStyle w:val="Hyperlink"/>
          <w:rFonts w:asciiTheme="minorHAnsi" w:eastAsiaTheme="minorHAnsi" w:hAnsiTheme="minorHAnsi" w:cstheme="minorBidi"/>
          <w:color w:val="auto"/>
          <w:sz w:val="22"/>
          <w:szCs w:val="22"/>
          <w:u w:val="none"/>
          <w:shd w:val="clear" w:color="auto" w:fill="FFFFFF"/>
        </w:rPr>
        <w:pPrChange w:id="264" w:author="Mohammad Nayeem Hasan" w:date="2022-11-03T22:34:00Z">
          <w:pPr>
            <w:pStyle w:val="NormalWeb"/>
            <w:shd w:val="clear" w:color="auto" w:fill="FFFFFF"/>
            <w:spacing w:before="0" w:beforeAutospacing="0" w:after="109" w:afterAutospacing="0" w:line="360" w:lineRule="auto"/>
            <w:jc w:val="both"/>
          </w:pPr>
        </w:pPrChange>
      </w:pPr>
      <w:ins w:id="265" w:author="Mohammad Nayeem Hasan" w:date="2022-10-28T23:52:00Z">
        <w:r w:rsidRPr="00186BD2">
          <w:t>Dengue fever was first identified in a Chinese medical encyclopedia known as ''water poison'' from the Jin Dynasty (265–420 AD)</w:t>
        </w:r>
        <w:r w:rsidRPr="00186BD2">
          <w:rPr>
            <w:color w:val="202020"/>
            <w:shd w:val="clear" w:color="auto" w:fill="FFFFFF"/>
          </w:rPr>
          <w:t xml:space="preserve"> and linked </w:t>
        </w:r>
        <w:r w:rsidRPr="00186BD2">
          <w:t xml:space="preserve">with flying insects </w:t>
        </w:r>
        <w:r w:rsidRPr="00186BD2">
          <w:fldChar w:fldCharType="begin" w:fldLock="1"/>
        </w:r>
        <w:r w:rsidRPr="00186BD2">
          <w:instrText>ADDIN CSL_CITATION {"citationItems":[{"id":"ITEM-1","itemData":{"DOI":"10.1016/S1286-4579(00)01258-2","ISSN":"12864579","author":[{"dropping-particle":"","family":"McBride","given":"William J.H","non-dropping-particle":"","parse-names":false,"suffix":""},{"dropping-particle":"","family":"Bielefeldt-Ohmann","given":"Helle","non-dropping-particle":"","parse-names":false,"suffix":""}],"container-title":"Microbes and Infection","id":"ITEM-1","issue":"9","issued":{"date-parts":[["2000","7"]]},"page":"1041-1050","title":"Dengue viral infections; pathogenesisand epidemiology","type":"article-journal","volume":"2"},"uris":["http://www.mendeley.com/documents/?uuid=11f5dd5d-d826-4ea0-8556-76efe88267c6"]}],"mendeley":{"formattedCitation":"(McBride &amp; Bielefeldt-Ohmann, 2000)","plainTextFormattedCitation":"(McBride &amp; Bielefeldt-Ohmann, 2000)","previouslyFormattedCitation":"(McBride &amp; Bielefeldt-Ohmann, 2000)"},"properties":{"noteIndex":0},"schema":"https://github.com/citation-style-language/schema/raw/master/csl-citation.json"}</w:instrText>
        </w:r>
        <w:r w:rsidRPr="00186BD2">
          <w:fldChar w:fldCharType="separate"/>
        </w:r>
        <w:r w:rsidRPr="00186BD2">
          <w:rPr>
            <w:noProof/>
          </w:rPr>
          <w:t>(McBride &amp; Bielefeldt-Ohmann, 2000)</w:t>
        </w:r>
        <w:r w:rsidRPr="00186BD2">
          <w:fldChar w:fldCharType="end"/>
        </w:r>
        <w:r w:rsidRPr="00186BD2">
          <w:t xml:space="preserve">. In 1779 the disease is identified as dengue fever and Dengue epidemics were observed same time in the 1780s in Asia, Africa, and North America </w:t>
        </w:r>
        <w:r w:rsidRPr="00186BD2">
          <w:fldChar w:fldCharType="begin" w:fldLock="1"/>
        </w:r>
        <w:r w:rsidRPr="00186BD2">
          <w:instrText>ADDIN CSL_CITATION {"citationItems":[{"id":"ITEM-1","itemData":{"DOI":"10.1590/S0036-46652012000700003","ISSN":"0036-4665","author":[{"dropping-particle":"","family":"Ferreira","given":"Germano L.C.","non-dropping-particle":"","parse-names":false,"suffix":""}],"container-title":"Revista do Instituto de Medicina Tropical de São Paulo","id":"ITEM-1","issue":"suppl 18","issued":{"date-parts":[["2012","10"]]},"page":"5-6","title":"Global dengue epidemiology trends","type":"article-journal","volume":"54"},"uris":["http://www.mendeley.com/documents/?uuid=17648137-218d-41b5-959e-cfc2e7acf205"]}],"mendeley":{"formattedCitation":"(Ferreira, 2012)","plainTextFormattedCitation":"(Ferreira, 2012)","previouslyFormattedCitation":"(Ferreira, 2012)"},"properties":{"noteIndex":0},"schema":"https://github.com/citation-style-language/schema/raw/master/csl-citation.json"}</w:instrText>
        </w:r>
        <w:r w:rsidRPr="00186BD2">
          <w:fldChar w:fldCharType="separate"/>
        </w:r>
        <w:r w:rsidRPr="00186BD2">
          <w:rPr>
            <w:noProof/>
          </w:rPr>
          <w:t>(Ferreira, 2012)</w:t>
        </w:r>
        <w:r w:rsidRPr="00186BD2">
          <w:fldChar w:fldCharType="end"/>
        </w:r>
        <w:r w:rsidRPr="00186BD2">
          <w:t>. Nowadays this disease is recorded minimum of 100 countries in Asia, the Pacific, the Americas, Africa, and the Caribbean.</w:t>
        </w:r>
        <w:r w:rsidRPr="00186BD2">
          <w:rPr>
            <w:color w:val="202020"/>
            <w:shd w:val="clear" w:color="auto" w:fill="FFFFFF"/>
          </w:rPr>
          <w:t xml:space="preserve"> </w:t>
        </w:r>
        <w:r w:rsidRPr="00186BD2">
          <w:rPr>
            <w:color w:val="202124"/>
          </w:rPr>
          <w:t xml:space="preserve">Bangladesh is a developing agricultural country that will become a middle-income country in 2026. Dealing with coronavirus was one of the most challenging issues for Bangladesh </w:t>
        </w:r>
        <w:r w:rsidRPr="00186BD2">
          <w:rPr>
            <w:color w:val="202124"/>
          </w:rPr>
          <w:fldChar w:fldCharType="begin" w:fldLock="1"/>
        </w:r>
        <w:r w:rsidRPr="00186BD2">
          <w:rPr>
            <w:color w:val="202124"/>
          </w:rPr>
          <w:instrText>ADDIN CSL_CITATION {"citationItems":[{"id":"ITEM-1","itemData":{"DOI":"doi.org/10.1101/2021.07.05.21259933.","author":[{"dropping-particle":"","family":"Islam et al.;2021","given":"","non-dropping-particle":"","parse-names":false,"suffix":""}],"id":"ITEM-1","issued":{"date-parts":[["0"]]},"title":"Sex-specific epidemiological and clinical characteristics of COVID-19 patients in the southeast region of Bangladesh 2021.MedRxivhttps://doi.org/10.1101/2021.07.05.21259933.","type":"article-journal"},"uris":["http://www.mendeley.com/documents/?uuid=8508e070-2601-41c9-aeec-5c8cf53c2c94"]},{"id":"ITEM-2","itemData":{"abstract":"The presence of SARS-CoV-2 genetic materials in wastewater has become a matter of grave for many countries of the world. Wastewater based epidemiology, in this context, emerged as an important tool in developed countries where proper sewage system is available. Due to the recent shift in the spread of the infection from urban to rural areas, it is now equally important to develop a similar mechanism for rural areas as well. Considering the urgency of the issue a study was conducted in 14 districts of Bangladesh and a total of 238 sewage samples were collected in two different periods from December 2020 to January 2021. We are the first to propose a surveillance system for both urban and rural areas where a proper sewage system is absent. Based on RT-PCR analysis of the water samples, in more than 92% of cases, we found the presence of the SARS-COV-2 gene (ORF1ab, N, and Internal Control-IC). The trend of Ct value varies for different study locations. The spread of genetic material for on-site (m = - 0.0386) sanitation system was found more prominent than that of off-site sewage system (m = 0.0105); which indicated the shift of genetic material from urban to rural areas. Wastewater samples were also measured for physicochemical parameters, including pH (6.30 - 12.50) and temperature (22.10 - 32.60)C. The highest viral titer of 1975 copy/mL in sewage sample was observed in a sample collected from the isolation ward of the SARS-COV-2 hospital. Additionally, a correlation was found between bacterial load and SARS-CoV-2 genetic materials. The results indicated the association of increased Ct values with decreasing number of patients and vice versa. The findings reported in this paper contributed to the field of wastewater-based epidemiology dealing with SARS-COV-2 surveillance for developing countries where proper sewage system is absent and highlighting some of the challenges associated with this approach in such settings. Keywords: On-site Sanitation, Off-site Sanitation, SARS-CoV-2, Genetic Materials, Developing Countries, Rural Wastewater-Based Surveillance System.Competing Interest StatementThe authors have declared no competing interest.Funding StatementThis study was funded by Water Aid and North South University.Author DeclarationsI confirm all relevant ethical guidelines have been followed, and any necessary IRB and/or ethics committee approvals have been obtained.YesThe details of the IRB/oversight body that provided approval or exemption for the r…","author":[{"dropping-particle":"","family":"Jakariya","given":"Md.","non-dropping-particle":"","parse-names":false,"suffix":""},{"dropping-particle":"","family":"Ahmed","given":"Firoz","non-dropping-particle":"","parse-names":false,"suffix":""},{"dropping-particle":"","family":"Islam","given":"Md. Aminul","non-dropping-particle":"","parse-names":false,"suffix":""},{"dropping-particle":"","family":"Ahmed","given":"Tanvir","non-dropping-particle":"","parse-names":false,"suffix":""},{"dropping-particle":"Al","family":"Marzan","given":"Abdullah","non-dropping-particle":"","parse-names":false,"suffix":""},{"dropping-particle":"","family":"Hossain","given":"Maqsud","non-dropping-particle":"","parse-names":false,"suffix":""},{"dropping-particle":"","family":"Reza","given":"Hasan Mahmud","non-dropping-particle":"","parse-names":false,"suffix":""},{"dropping-particle":"","family":"Bhattacharya","given":"Prosun","non-dropping-particle":"","parse-names":false,"suffix":""},{"dropping-particle":"","family":"Hossain","given":"Ahmed","non-dropping-particle":"","parse-names":false,"suffix":""},{"dropping-particle":"","family":"Nahla","given":"Turasa","non-dropping-particle":"","parse-names":false,"suffix":""},{"dropping-particle":"","family":"Bahadur","given":"Newaz Mohammed","non-dropping-particle":"","parse-names":false,"suffix":""},{"dropping-particle":"","family":"Hasan","given":"Mohammad Nayeem","non-dropping-particle":"","parse-names":false,"suffix":""},{"dropping-particle":"","family":"Islam","given":"Md. Tahmidul","non-dropping-particle":"","parse-names":false,"suffix":""},{"dropping-particle":"","family":"Hossen","given":"Md. Foysal","non-dropping-particle":"","parse-names":false,"suffix":""},{"dropping-particle":"","family":"Alam","given":"Md. Didar ul","non-dropping-particle":"","parse-names":false,"suffix":""},{"dropping-particle":"","family":"Mou","given":"Nowrin","non-dropping-particle":"","parse-names":false,"suffix":""},{"dropping-particle":"","family":"Jahan","given":"Hasin","non-dropping-particle":"","parse-names":false,"suffix":""}],"container-title":"medRxiv","id":"ITEM-2","issued":{"date-parts":[["2021"]]},"page":"2021.07.30.21261347","title":"Wastewater based surveillance system to detect SARS-CoV-2 genetic material for countries with on-site sanitation facilities: an experience from Bangladesh","type":"article-journal","volume":"8852000"},"uris":["http://www.mendeley.com/documents/?uuid=5817a630-3e73-42ab-ba38-2f5627320861"]},{"id":"ITEM-3","itemData":{"DOI":"10.1016/j.scitotenv.2021.145724","ISSN":"00489697","author":[{"dropping-particle":"","family":"Ahmed","given":"Firoz","non-dropping-particle":"","parse-names":false,"suffix":""},{"dropping-particle":"","family":"Islam","given":"Md. Aminul","non-dropping-particle":"","parse-names":false,"suffix":""},{"dropping-particle":"","family":"Kumar","given":"Manish","non-dropping-particle":"","parse-names":false,"suffix":""},{"dropping-particle":"","family":"Hossain","given":"Maqsud","non-dropping-particle":"","parse-names":false,"suffix":""},{"dropping-particle":"","family":"Bhattacharya","given":"Prosun","non-dropping-particle":"","parse-names":false,"suffix":""},{"dropping-particle":"","family":"Islam","given":"Md. Tahmidul","non-dropping-particle":"","parse-names":false,"suffix":""},{"dropping-particle":"","family":"Hossen","given":"Foysal","non-dropping-particle":"","parse-names":false,"suffix":""},{"dropping-particle":"","family":"Hossain","given":"Md. Shahadat","non-dropping-particle":"","parse-names":false,"suffix":""},{"dropping-particle":"","family":"Islam","given":"Md. Sydul","non-dropping-particle":"","parse-names":false,"suffix":""},{"dropping-particle":"","family":"Uddin","given":"Md. Main","non-dropping-particle":"","parse-names":false,"suffix":""},{"dropping-particle":"","family":"Islam","given":"Md. Nur","non-dropping-particle":"","parse-names":false,"suffix":""},{"dropping-particle":"","family":"Bahadur","given":"Newaz Mohammed","non-dropping-particle":"","parse-names":false,"suffix":""},{"dropping-particle":"","family":"Didar-ul-Alam","given":"Md.","non-dropping-particle":"","parse-names":false,"suffix":""},{"dropping-particle":"","family":"Reza","given":"Hasan Mahmud","non-dropping-particle":"","parse-names":false,"suffix":""},{"dropping-particle":"","family":"Jakariya","given":"Md.","non-dropping-particle":"","parse-names":false,"suffix":""}],"container-title":"Science of The Total Environment","id":"ITEM-3","issued":{"date-parts":[["2021","7"]]},"page":"145724","title":"First detection of SARS-CoV-2 genetic material in the vicinity of COVID-19 isolation Centre in Bangladesh: Variation along the sewer network","type":"article-journal","volume":"776"},"uris":["http://www.mendeley.com/documents/?uuid=2037212c-cfa0-4137-99d1-9a1bbaaa331d"]},{"id":"ITEM-4","itemData":{"DOI":"10.3389/fimmu.2022.837290","ISSN":"1664-3224","abstract":"SARS-CoV-2, a novel Corona virus strain, was first detected in Wuhan, China, in December 2019. As of December 16, 2021, almost 4,822,472 people had died and over 236,132,082 were infected with this lethal viral infection. It is believed that the human immune system is thought to play a critical role in the initial phase of infection when the viruses invade the host cells. Although some effective vaccines have already been on the market, researchers and many bio-pharmaceuticals are still working hard to develop a fully functional vaccine or more effective therapeutic agent against the COVID-19. Other efforts, in addition to functional vaccines, can help strengthen the immune system to defeat the corona virus infection. Herein, we have reviewed some of those proven measures, following which a more efficient immune system can be better prepared to fight viral infection. Among these, dietary supplements like- fresh vegetables and fruits offer a plentiful of vitamins and antioxidants, enabling to build of a healthy immune system. While the pharmacologically active components of medicinal plants directly aid in fighting against viral infection, supplementary supplements combined with a healthy diet will assist to regulate the immune system and will prevent viral infection. In addition, some personal habits, like- regular physical exercise, intermittent fasting, and adequate sleep, had also been proven to aid the immune system in becoming an efficient one. Maintaining each of these will strengthen the immune system, allowing innate immunity to become a more defensive and active antagonistic mechanism against corona-virus infection. However, because dietary treatments take longer to produce beneficial effects in adaptive maturation, personalized nutrition cannot be expected to have an immediate impact on the global outbreak.","author":[{"dropping-particle":"","family":"Islam","given":"Md. Aminul","non-dropping-particle":"","parse-names":false,"suffix":""},{"dropping-particle":"","family":"Haque","given":"Md. Atiqul","non-dropping-particle":"","parse-names":false,"suffix":""},{"dropping-particle":"","family":"Rahman","given":"Md. Arifur","non-dropping-particle":"","parse-names":false,"suffix":""},{"dropping-particle":"","family":"Hossen","given":"Foysal","non-dropping-particle":"","parse-names":false,"suffix":""},{"dropping-particle":"","family":"Reza","given":"Mahin","non-dropping-particle":"","parse-names":false,"suffix":""},{"dropping-particle":"","family":"Barua","given":"Abanti","non-dropping-particle":"","parse-names":false,"suffix":""},{"dropping-particle":"Al","family":"Marzan","given":"Abdullah","non-dropping-particle":"","parse-names":false,"suffix":""},{"dropping-particle":"","family":"Das","given":"Tuhin","non-dropping-particle":"","parse-names":false,"suffix":""},{"dropping-particle":"","family":"Kumar Baral","given":"Sumit","non-dropping-particle":"","parse-names":false,"suffix":""},{"dropping-particle":"","family":"He","given":"Cheng","non-dropping-particle":"","parse-names":false,"suffix":""},{"dropping-particle":"","family":"Ahmed","given":"Firoz","non-dropping-particle":"","parse-names":false,"suffix":""},{"dropping-particle":"","family":"Bhattacharya","given":"Prosun","non-dropping-particle":"","parse-names":false,"suffix":""},{"dropping-particle":"","family":"Jakariya","given":"Md.","non-dropping-particle":"","parse-names":false,"suffix":""}],"container-title":"Frontiers in Immunology","id":"ITEM-4","issued":{"date-parts":[["2022","3"]]},"title":"A Review on Measures to Rejuvenate Immune System: Natural Mode of Protection Against Coronavirus Infection","type":"article-journal","volume":"13"},"uris":["http://www.mendeley.com/documents/?uuid=26bf91cd-1628-4602-a68d-f05e08e68617"]}],"mendeley":{"formattedCitation":"(Ahmed et al., 2021; Islam et al.;2021, n.d.; Islam et al., 2022; Jakariya et al., 2021)","plainTextFormattedCitation":"(Ahmed et al., 2021; Islam et al.;2021, n.d.; Islam et al., 2022; Jakariya et al., 2021)","previouslyFormattedCitation":"(Ahmed et al., 2021; Islam et al.;2021, n.d.; Islam et al., 2022; Jakariya et al., 2021)"},"properties":{"noteIndex":0},"schema":"https://github.com/citation-style-language/schema/raw/master/csl-citation.json"}</w:instrText>
        </w:r>
        <w:r w:rsidRPr="00186BD2">
          <w:rPr>
            <w:color w:val="202124"/>
          </w:rPr>
          <w:fldChar w:fldCharType="separate"/>
        </w:r>
        <w:r w:rsidRPr="00186BD2">
          <w:rPr>
            <w:noProof/>
            <w:color w:val="202124"/>
          </w:rPr>
          <w:t>(Ahmed et al., 2021; Islam et al.;2021, n.d.; Islam et al., 2022; Jakariya et al., 2021)</w:t>
        </w:r>
        <w:r w:rsidRPr="00186BD2">
          <w:rPr>
            <w:color w:val="202124"/>
          </w:rPr>
          <w:fldChar w:fldCharType="end"/>
        </w:r>
        <w:r w:rsidRPr="00186BD2">
          <w:rPr>
            <w:color w:val="202124"/>
          </w:rPr>
          <w:t xml:space="preserve">. The corona vaccine is ensuring the people of the country as well as the overall development of the country even though its cost was a little higher in South Asia. This country also faced </w:t>
        </w:r>
        <w:r w:rsidRPr="00186BD2">
          <w:t xml:space="preserve">sporadically Dengue disease from 1964 until a large epidemic in 2000 established the virus </w:t>
        </w:r>
        <w:r w:rsidRPr="00186BD2">
          <w:fldChar w:fldCharType="begin" w:fldLock="1"/>
        </w:r>
        <w:r w:rsidRPr="00186BD2">
          <w:instrText>ADDIN CSL_CITATION {"citationItems":[{"id":"ITEM-1","itemData":{"DOI":"10.4103/tcmj.tcmj_193_19","ISSN":"1016-3190","author":[{"dropping-particle":"","family":"Noor","given":"Rashed","non-dropping-particle":"","parse-names":false,"suffix":""}],"container-title":"Tzu Chi Medical Journal","id":"ITEM-1","issue":"3","issued":{"date-parts":[["2020"]]},"page":"227","title":"Reemergence of dengue virus in Bangladesh: Current fatality and the required knowledge","type":"article-journal","volume":"32"},"uris":["http://www.mendeley.com/documents/?uuid=eb54d831-1e27-438f-a206-89e6afc5e8f8"]}],"mendeley":{"formattedCitation":"(Noor, 2020)","plainTextFormattedCitation":"(Noor, 2020)","previouslyFormattedCitation":"(Noor, 2020)"},"properties":{"noteIndex":0},"schema":"https://github.com/citation-style-language/schema/raw/master/csl-citation.json"}</w:instrText>
        </w:r>
        <w:r w:rsidRPr="00186BD2">
          <w:fldChar w:fldCharType="separate"/>
        </w:r>
        <w:r w:rsidRPr="00186BD2">
          <w:rPr>
            <w:noProof/>
          </w:rPr>
          <w:t>(Noor, 2020)</w:t>
        </w:r>
        <w:r w:rsidRPr="00186BD2">
          <w:fldChar w:fldCharType="end"/>
        </w:r>
        <w:r w:rsidRPr="00186BD2">
          <w:t xml:space="preserve">. In 2000 Dengue epidemic was recorded for a virus strain from Thailand. Compared with previous four years from 2018 to 2021, this year case number is increasing drastically including death cases </w:t>
        </w:r>
        <w:r w:rsidRPr="00186BD2">
          <w:fldChar w:fldCharType="begin" w:fldLock="1"/>
        </w:r>
        <w:r w:rsidRPr="00186BD2">
          <w:instrText>ADDIN CSL_CITATION {"citationItems":[{"id":"ITEM-1","itemData":{"DOI":"10.1016/S1473-3099(19)30616-4","ISSN":"14733099","author":[{"dropping-particle":"","family":"Hsan","given":"Kamrul","non-dropping-particle":"","parse-names":false,"suffix":""},{"dropping-particle":"","family":"Hossain","given":"Md Mahfuz","non-dropping-particle":"","parse-names":false,"suffix":""},{"dropping-particle":"","family":"Sarwar","given":"Md Shanjid","non-dropping-particle":"","parse-names":false,"suffix":""},{"dropping-particle":"","family":"Wilder-Smith","given":"Annelies","non-dropping-particle":"","parse-names":false,"suffix":""},{"dropping-particle":"","family":"Gozal","given":"David","non-dropping-particle":"","parse-names":false,"suffix":""}],"container-title":"The Lancet Infectious Diseases","id":"ITEM-1","issue":"12","issued":{"date-parts":[["2019","12"]]},"page":"1287","title":"Unprecedented rise in dengue outbreaks in Bangladesh","type":"article-journal","volume":"19"},"uris":["http://www.mendeley.com/documents/?uuid=80424bb8-04e8-45c0-a56d-7e4ef612f671"]}],"mendeley":{"formattedCitation":"(Hsan et al., 2019)","plainTextFormattedCitation":"(Hsan et al., 2019)","previouslyFormattedCitation":"(Hsan et al., 2019)"},"properties":{"noteIndex":0},"schema":"https://github.com/citation-style-language/schema/raw/master/csl-citation.json"}</w:instrText>
        </w:r>
        <w:r w:rsidRPr="00186BD2">
          <w:fldChar w:fldCharType="separate"/>
        </w:r>
        <w:r w:rsidRPr="00186BD2">
          <w:rPr>
            <w:noProof/>
          </w:rPr>
          <w:t>(Hsan et al., 2019)</w:t>
        </w:r>
        <w:r w:rsidRPr="00186BD2">
          <w:fldChar w:fldCharType="end"/>
        </w:r>
        <w:r w:rsidRPr="00186BD2">
          <w:t xml:space="preserve">. </w:t>
        </w:r>
        <w:r w:rsidRPr="00186BD2">
          <w:rPr>
            <w:noProof/>
          </w:rPr>
          <w:t xml:space="preserve">The prevalence of DENV depends on various factors and this disease are interconnected with deforestation, human behaviors, demography, movement, climate change, and globalization </w:t>
        </w:r>
        <w:r w:rsidRPr="00186BD2">
          <w:rPr>
            <w:noProof/>
          </w:rPr>
          <w:fldChar w:fldCharType="begin" w:fldLock="1"/>
        </w:r>
        <w:r w:rsidRPr="00186BD2">
          <w:rPr>
            <w:noProof/>
          </w:rPr>
          <w:instrText>ADDIN CSL_CITATION {"citationItems":[{"id":"ITEM-1","itemData":{"DOI":"10.3329/bmrcb.v45i1.41801","ISSN":"2224-7238","abstract":"Abstract not available Bangladesh Med Res Counc Bull 2019; 45: 01-02","author":[{"dropping-particle":"","family":"Rahman","given":"SMM","non-dropping-particle":"","parse-names":false,"suffix":""},{"dropping-particle":"","family":"Hossain","given":"SM","non-dropping-particle":"","parse-names":false,"suffix":""},{"dropping-particle":"","family":"Jahan","given":"M","non-dropping-particle":"","parse-names":false,"suffix":""}],"container-title":"Bangladesh Medical Research Council Bulletin","id":"ITEM-1","issue":"1","issued":{"date-parts":[["2019","6","15"]]},"page":"1-2","title":"Thunderstorms and Lightning in Bangladesh","type":"article-journal","volume":"45"},"uris":["http://www.mendeley.com/documents/?uuid=ab40e166-0637-47f1-b81b-ce5464606deb"]}],"mendeley":{"formattedCitation":"(Rahman et al., 2019)","plainTextFormattedCitation":"(Rahman et al., 2019)","previouslyFormattedCitation":"(Rahman et al., 2019)"},"properties":{"noteIndex":0},"schema":"https://github.com/citation-style-language/schema/raw/master/csl-citation.json"}</w:instrText>
        </w:r>
        <w:r w:rsidRPr="00186BD2">
          <w:rPr>
            <w:noProof/>
          </w:rPr>
          <w:fldChar w:fldCharType="separate"/>
        </w:r>
        <w:r w:rsidRPr="00186BD2">
          <w:rPr>
            <w:noProof/>
          </w:rPr>
          <w:t>(Rahman et al., 2019)</w:t>
        </w:r>
        <w:r w:rsidRPr="00186BD2">
          <w:rPr>
            <w:noProof/>
          </w:rPr>
          <w:fldChar w:fldCharType="end"/>
        </w:r>
        <w:r w:rsidRPr="00186BD2">
          <w:rPr>
            <w:noProof/>
          </w:rPr>
          <w:t>.</w:t>
        </w:r>
        <w:r w:rsidRPr="00186BD2">
          <w:rPr>
            <w:color w:val="333333"/>
            <w:shd w:val="clear" w:color="auto" w:fill="FFFFFF"/>
            <w:rPrChange w:id="266" w:author="Mohammad Nayeem Hasan" w:date="2022-10-30T19:39:00Z">
              <w:rPr>
                <w:rFonts w:ascii="Helvetica" w:hAnsi="Helvetica"/>
                <w:color w:val="333333"/>
                <w:sz w:val="15"/>
                <w:szCs w:val="15"/>
                <w:shd w:val="clear" w:color="auto" w:fill="FFFFFF"/>
              </w:rPr>
            </w:rPrChange>
          </w:rPr>
          <w:t> </w:t>
        </w:r>
        <w:r w:rsidRPr="00186BD2">
          <w:t>According to WHO, the highest confirmed DENV cases were confirmed in Bangladesh (101,000), Malaysia (131,000) Philippines (420,000), Vietnam (320,000) in Asia (WHO, 2022) (http://apps.who.int/iris/bitstream/handle/10665/352792/Dengue-20220113.pdf?sequence=1&amp;isAllowed=y).</w:t>
        </w:r>
        <w:r w:rsidRPr="00186BD2">
          <w:rPr>
            <w:color w:val="202020"/>
            <w:shd w:val="clear" w:color="auto" w:fill="FFFFFF"/>
          </w:rPr>
          <w:t xml:space="preserve"> </w:t>
        </w:r>
        <w:r w:rsidRPr="00186BD2">
          <w:t xml:space="preserve">Several countries such as Bangladesh, Brazil, Cook Islands, Ecuador, India, Indonesia, Maldives, Mauritania, Mayotte (Fr), Nepal, Singapore, Sri Lanka, Sudan, Thailand, Timor-Leste, and Yemen affected be dengue in 2020. </w:t>
        </w:r>
      </w:ins>
      <w:ins w:id="267" w:author="Mohammad Nayeem Hasan" w:date="2022-10-28T23:58:00Z">
        <w:r w:rsidR="00A3167F" w:rsidRPr="00186BD2">
          <w:t>Again,</w:t>
        </w:r>
      </w:ins>
      <w:ins w:id="268" w:author="Mohammad Nayeem Hasan" w:date="2022-10-28T23:52:00Z">
        <w:r w:rsidRPr="00186BD2">
          <w:t xml:space="preserve"> this was attacked in 2021 by Brazil, India, Vietnam, the Philippines, Cook Islands, Colombia, Fiji, Kenya, </w:t>
        </w:r>
        <w:r w:rsidRPr="00186BD2">
          <w:lastRenderedPageBreak/>
          <w:t xml:space="preserve">Paraguay, Peru </w:t>
        </w:r>
      </w:ins>
      <w:ins w:id="269" w:author="Mohammad Nayeem Hasan" w:date="2022-10-28T23:59:00Z">
        <w:r w:rsidR="00A3167F" w:rsidRPr="00186BD2">
          <w:t>and</w:t>
        </w:r>
      </w:ins>
      <w:ins w:id="270" w:author="Mohammad Nayeem Hasan" w:date="2022-10-28T23:52:00Z">
        <w:r w:rsidRPr="00186BD2">
          <w:t xml:space="preserve"> Reunion islands. In 2022</w:t>
        </w:r>
        <w:r w:rsidRPr="00186BD2">
          <w:rPr>
            <w:i/>
            <w:iCs/>
          </w:rPr>
          <w:t xml:space="preserve"> confirmed cases and deaths found </w:t>
        </w:r>
        <w:r w:rsidRPr="00186BD2">
          <w:fldChar w:fldCharType="begin"/>
        </w:r>
        <w:r w:rsidRPr="00186BD2">
          <w:instrText xml:space="preserve"> HYPERLINK "https://www.who.int/westernpacific/emergencies/surveillance/dengue" \t "_blank" </w:instrText>
        </w:r>
        <w:r w:rsidRPr="00186BD2">
          <w:fldChar w:fldCharType="separate"/>
        </w:r>
        <w:r w:rsidRPr="00186BD2">
          <w:rPr>
            <w:rStyle w:val="Hyperlink"/>
            <w:color w:val="auto"/>
            <w:u w:val="none"/>
          </w:rPr>
          <w:t>Cambodia</w:t>
        </w:r>
        <w:r w:rsidRPr="00186BD2">
          <w:fldChar w:fldCharType="end"/>
        </w:r>
        <w:r w:rsidRPr="00186BD2">
          <w:t xml:space="preserve"> (3 322/9), </w:t>
        </w:r>
        <w:r w:rsidRPr="00186BD2">
          <w:fldChar w:fldCharType="begin"/>
        </w:r>
        <w:r w:rsidRPr="00186BD2">
          <w:instrText xml:space="preserve"> HYPERLINK "https://www.who.int/westernpacific/emergencies/surveillance/dengue" \t "_blank" </w:instrText>
        </w:r>
        <w:r w:rsidRPr="00186BD2">
          <w:fldChar w:fldCharType="separate"/>
        </w:r>
        <w:r w:rsidRPr="00186BD2">
          <w:rPr>
            <w:rStyle w:val="Hyperlink"/>
            <w:color w:val="auto"/>
            <w:u w:val="none"/>
          </w:rPr>
          <w:t>China</w:t>
        </w:r>
        <w:r w:rsidRPr="00186BD2">
          <w:fldChar w:fldCharType="end"/>
        </w:r>
        <w:r w:rsidRPr="00186BD2">
          <w:t xml:space="preserve"> (5/0), </w:t>
        </w:r>
        <w:r w:rsidRPr="00186BD2">
          <w:fldChar w:fldCharType="begin"/>
        </w:r>
        <w:r w:rsidRPr="00186BD2">
          <w:instrText xml:space="preserve"> HYPERLINK "https://nvbdcp.gov.in/index4.php?lang=1&amp;level=0&amp;linkid=431&amp;lid=3715" \t "_blank" </w:instrText>
        </w:r>
        <w:r w:rsidRPr="00186BD2">
          <w:fldChar w:fldCharType="separate"/>
        </w:r>
        <w:r w:rsidRPr="00186BD2">
          <w:rPr>
            <w:rStyle w:val="Hyperlink"/>
            <w:color w:val="auto"/>
            <w:u w:val="none"/>
          </w:rPr>
          <w:t>India</w:t>
        </w:r>
        <w:r w:rsidRPr="00186BD2">
          <w:fldChar w:fldCharType="end"/>
        </w:r>
        <w:r w:rsidRPr="00186BD2">
          <w:t xml:space="preserve"> (10 172/3), and </w:t>
        </w:r>
        <w:r w:rsidRPr="00186BD2">
          <w:fldChar w:fldCharType="begin"/>
        </w:r>
        <w:r w:rsidRPr="00186BD2">
          <w:instrText xml:space="preserve"> HYPERLINK "https://rdk.fidkom.uinjkt.ac.id/index.php/2022/08/12/kasus-dbd-meningkat-pemerintah-dorong-pengoptimalan-faskes-di-daerah-terdampak/" \t "_blank" </w:instrText>
        </w:r>
        <w:r w:rsidRPr="00186BD2">
          <w:fldChar w:fldCharType="separate"/>
        </w:r>
        <w:r w:rsidRPr="00186BD2">
          <w:rPr>
            <w:rStyle w:val="Hyperlink"/>
            <w:color w:val="auto"/>
            <w:u w:val="none"/>
          </w:rPr>
          <w:t>Indonesia</w:t>
        </w:r>
        <w:r w:rsidRPr="00186BD2">
          <w:fldChar w:fldCharType="end"/>
        </w:r>
        <w:r w:rsidRPr="00186BD2">
          <w:t xml:space="preserve"> (68 903/ 640) deaths have been reported. </w:t>
        </w:r>
        <w:r w:rsidRPr="00186BD2">
          <w:fldChar w:fldCharType="begin"/>
        </w:r>
        <w:r w:rsidRPr="00186BD2">
          <w:instrText xml:space="preserve"> HYPERLINK "https://www.moh.gov.my/index.php/database_stores/store_view/17" \t "_blank" </w:instrText>
        </w:r>
        <w:r w:rsidRPr="00186BD2">
          <w:fldChar w:fldCharType="separate"/>
        </w:r>
        <w:r w:rsidRPr="00186BD2">
          <w:rPr>
            <w:rStyle w:val="Hyperlink"/>
            <w:color w:val="auto"/>
            <w:u w:val="none"/>
          </w:rPr>
          <w:t>Malaysia</w:t>
        </w:r>
        <w:r w:rsidRPr="00186BD2">
          <w:fldChar w:fldCharType="end"/>
        </w:r>
        <w:r w:rsidRPr="00186BD2">
          <w:t xml:space="preserve"> (33 911 /22), </w:t>
        </w:r>
        <w:r w:rsidRPr="00186BD2">
          <w:fldChar w:fldCharType="begin"/>
        </w:r>
        <w:r w:rsidRPr="00186BD2">
          <w:instrText xml:space="preserve"> HYPERLINK "http://health.gov.mv/" \t "_blank" </w:instrText>
        </w:r>
        <w:r w:rsidRPr="00186BD2">
          <w:fldChar w:fldCharType="separate"/>
        </w:r>
        <w:r w:rsidRPr="00186BD2">
          <w:rPr>
            <w:rStyle w:val="Hyperlink"/>
            <w:color w:val="auto"/>
            <w:u w:val="none"/>
          </w:rPr>
          <w:t>Maldives</w:t>
        </w:r>
        <w:r w:rsidRPr="00186BD2">
          <w:fldChar w:fldCharType="end"/>
        </w:r>
        <w:r w:rsidRPr="00186BD2">
          <w:t xml:space="preserve"> (344/0), </w:t>
        </w:r>
        <w:r w:rsidRPr="00186BD2">
          <w:fldChar w:fldCharType="begin"/>
        </w:r>
        <w:r w:rsidRPr="00186BD2">
          <w:instrText xml:space="preserve"> HYPERLINK "http://www.edcd.gov.np/resources/newsletter" \t "_blank" </w:instrText>
        </w:r>
        <w:r w:rsidRPr="00186BD2">
          <w:fldChar w:fldCharType="separate"/>
        </w:r>
        <w:r w:rsidRPr="00186BD2">
          <w:rPr>
            <w:rStyle w:val="Hyperlink"/>
            <w:color w:val="auto"/>
            <w:u w:val="none"/>
          </w:rPr>
          <w:t>Nepal</w:t>
        </w:r>
        <w:r w:rsidRPr="00186BD2">
          <w:fldChar w:fldCharType="end"/>
        </w:r>
        <w:r w:rsidRPr="00186BD2">
          <w:t xml:space="preserve"> (695/0), </w:t>
        </w:r>
        <w:r w:rsidRPr="00186BD2">
          <w:fldChar w:fldCharType="begin"/>
        </w:r>
        <w:r w:rsidRPr="00186BD2">
          <w:instrText xml:space="preserve"> HYPERLINK "https://www.omanobserver.om/article/1117420/oman/health/over-70-dengue-cases-reported-in-oman" \t "_blank" </w:instrText>
        </w:r>
        <w:r w:rsidRPr="00186BD2">
          <w:fldChar w:fldCharType="separate"/>
        </w:r>
        <w:r w:rsidRPr="00186BD2">
          <w:rPr>
            <w:rStyle w:val="Hyperlink"/>
            <w:color w:val="auto"/>
            <w:u w:val="none"/>
          </w:rPr>
          <w:t>Oman</w:t>
        </w:r>
        <w:r w:rsidRPr="00186BD2">
          <w:fldChar w:fldCharType="end"/>
        </w:r>
        <w:r w:rsidRPr="00186BD2">
          <w:t xml:space="preserve"> (76/0) , </w:t>
        </w:r>
        <w:r w:rsidRPr="00186BD2">
          <w:fldChar w:fldCharType="begin"/>
        </w:r>
        <w:r w:rsidRPr="00186BD2">
          <w:instrText xml:space="preserve"> HYPERLINK "https://urdu.geo.tv/latest/296443-" \t "_blank" </w:instrText>
        </w:r>
        <w:r w:rsidRPr="00186BD2">
          <w:fldChar w:fldCharType="separate"/>
        </w:r>
        <w:r w:rsidRPr="00186BD2">
          <w:rPr>
            <w:rStyle w:val="Hyperlink"/>
            <w:color w:val="auto"/>
            <w:u w:val="none"/>
          </w:rPr>
          <w:t>Pakistan</w:t>
        </w:r>
        <w:r w:rsidRPr="00186BD2">
          <w:fldChar w:fldCharType="end"/>
        </w:r>
        <w:r w:rsidRPr="00186BD2">
          <w:t xml:space="preserve"> (875/0), </w:t>
        </w:r>
        <w:r w:rsidRPr="00186BD2">
          <w:fldChar w:fldCharType="begin"/>
        </w:r>
        <w:r w:rsidRPr="00186BD2">
          <w:instrText xml:space="preserve"> HYPERLINK "https://www.who.int/westernpacific/emergencies/surveillance/dengue" \t "_blank" </w:instrText>
        </w:r>
        <w:r w:rsidRPr="00186BD2">
          <w:fldChar w:fldCharType="separate"/>
        </w:r>
        <w:r w:rsidRPr="00186BD2">
          <w:rPr>
            <w:rStyle w:val="Hyperlink"/>
            <w:color w:val="auto"/>
            <w:u w:val="none"/>
          </w:rPr>
          <w:t>Philippines</w:t>
        </w:r>
        <w:r w:rsidRPr="00186BD2">
          <w:fldChar w:fldCharType="end"/>
        </w:r>
        <w:r w:rsidRPr="00186BD2">
          <w:t xml:space="preserve"> (82 597 / 319) </w:t>
        </w:r>
        <w:r w:rsidRPr="00186BD2">
          <w:fldChar w:fldCharType="begin"/>
        </w:r>
        <w:r w:rsidRPr="00186BD2">
          <w:instrText xml:space="preserve"> HYPERLINK "https://www.nea.gov.sg/dengue-zika/dengue/dengue-cases" \t "_blank" </w:instrText>
        </w:r>
        <w:r w:rsidRPr="00186BD2">
          <w:fldChar w:fldCharType="separate"/>
        </w:r>
        <w:r w:rsidRPr="00186BD2">
          <w:rPr>
            <w:rStyle w:val="Hyperlink"/>
            <w:color w:val="auto"/>
            <w:u w:val="none"/>
          </w:rPr>
          <w:t>Singapore</w:t>
        </w:r>
        <w:r w:rsidRPr="00186BD2">
          <w:fldChar w:fldCharType="end"/>
        </w:r>
        <w:r w:rsidRPr="00186BD2">
          <w:t xml:space="preserve"> (24 939/0), </w:t>
        </w:r>
        <w:r w:rsidRPr="00186BD2">
          <w:fldChar w:fldCharType="begin"/>
        </w:r>
        <w:r w:rsidRPr="00186BD2">
          <w:instrText xml:space="preserve"> HYPERLINK "http://www.epid.gov.lk/web/index.php?option=com_casesanddeaths&amp;Itemid=448&amp;lang=en" \t "_blank" </w:instrText>
        </w:r>
        <w:r w:rsidRPr="00186BD2">
          <w:fldChar w:fldCharType="separate"/>
        </w:r>
        <w:r w:rsidRPr="00186BD2">
          <w:rPr>
            <w:rStyle w:val="Hyperlink"/>
            <w:color w:val="auto"/>
            <w:u w:val="none"/>
          </w:rPr>
          <w:t>SriLanka</w:t>
        </w:r>
        <w:r w:rsidRPr="00186BD2">
          <w:fldChar w:fldCharType="end"/>
        </w:r>
        <w:r w:rsidRPr="00186BD2">
          <w:t xml:space="preserve"> (40 791/0) , </w:t>
        </w:r>
        <w:r w:rsidRPr="00186BD2">
          <w:fldChar w:fldCharType="begin"/>
        </w:r>
        <w:r w:rsidRPr="00186BD2">
          <w:instrText xml:space="preserve"> HYPERLINK "https://www.who.int/westernpacific/emergencies/surveillance/dengue" \t "_blank" </w:instrText>
        </w:r>
        <w:r w:rsidRPr="00186BD2">
          <w:fldChar w:fldCharType="separate"/>
        </w:r>
        <w:r w:rsidRPr="00186BD2">
          <w:rPr>
            <w:rStyle w:val="Hyperlink"/>
            <w:color w:val="auto"/>
            <w:u w:val="none"/>
          </w:rPr>
          <w:t>Vietnam</w:t>
        </w:r>
        <w:r w:rsidRPr="00186BD2">
          <w:fldChar w:fldCharType="end"/>
        </w:r>
        <w:r w:rsidRPr="00186BD2">
          <w:t xml:space="preserve"> (145 536 /53), </w:t>
        </w:r>
        <w:r w:rsidRPr="00186BD2">
          <w:fldChar w:fldCharType="begin"/>
        </w:r>
        <w:r w:rsidRPr="00186BD2">
          <w:instrText xml:space="preserve"> HYPERLINK "http://www.emro.who.int/afg/information-resources/infectious-disease-outbreak-situation-reports.html" \t "_blank" </w:instrText>
        </w:r>
        <w:r w:rsidRPr="00186BD2">
          <w:fldChar w:fldCharType="separate"/>
        </w:r>
        <w:r w:rsidRPr="00186BD2">
          <w:rPr>
            <w:rStyle w:val="Hyperlink"/>
            <w:color w:val="auto"/>
            <w:u w:val="none"/>
          </w:rPr>
          <w:t>Afghanistan</w:t>
        </w:r>
        <w:r w:rsidRPr="00186BD2">
          <w:fldChar w:fldCharType="end"/>
        </w:r>
        <w:r w:rsidRPr="00186BD2">
          <w:t xml:space="preserve"> (77/0) </w:t>
        </w:r>
        <w:r w:rsidRPr="00186BD2">
          <w:rPr>
            <w:rFonts w:eastAsiaTheme="majorEastAsia"/>
            <w:bCs/>
            <w:iCs/>
          </w:rPr>
          <w:t>(</w:t>
        </w:r>
        <w:r w:rsidRPr="00186BD2">
          <w:fldChar w:fldCharType="begin"/>
        </w:r>
        <w:r w:rsidRPr="00186BD2">
          <w:instrText xml:space="preserve"> HYPERLINK "https://www.ecdc.europa.eu/en/dengue-monthly" </w:instrText>
        </w:r>
        <w:r w:rsidRPr="00186BD2">
          <w:fldChar w:fldCharType="separate"/>
        </w:r>
        <w:r w:rsidRPr="00186BD2">
          <w:rPr>
            <w:rStyle w:val="Hyperlink"/>
            <w:color w:val="auto"/>
            <w:u w:val="none"/>
            <w:shd w:val="clear" w:color="auto" w:fill="FFFFFF"/>
            <w:rPrChange w:id="271" w:author="Mohammad Nayeem Hasan" w:date="2022-10-30T19:39:00Z">
              <w:rPr>
                <w:rStyle w:val="Hyperlink"/>
                <w:rFonts w:ascii="Georgia" w:hAnsi="Georgia"/>
                <w:sz w:val="20"/>
                <w:szCs w:val="25"/>
                <w:shd w:val="clear" w:color="auto" w:fill="FFFFFF"/>
              </w:rPr>
            </w:rPrChange>
          </w:rPr>
          <w:t>https://www.ecdc.europa.eu/en/dengue-monthly</w:t>
        </w:r>
        <w:r w:rsidRPr="00186BD2">
          <w:fldChar w:fldCharType="end"/>
        </w:r>
        <w:r w:rsidRPr="00186BD2">
          <w:rPr>
            <w:rStyle w:val="Hyperlink"/>
            <w:color w:val="auto"/>
            <w:u w:val="none"/>
            <w:shd w:val="clear" w:color="auto" w:fill="FFFFFF"/>
            <w:rPrChange w:id="272" w:author="Mohammad Nayeem Hasan" w:date="2022-10-30T19:39:00Z">
              <w:rPr>
                <w:rStyle w:val="Hyperlink"/>
                <w:rFonts w:ascii="Georgia" w:hAnsi="Georgia"/>
                <w:sz w:val="20"/>
                <w:szCs w:val="25"/>
                <w:shd w:val="clear" w:color="auto" w:fill="FFFFFF"/>
              </w:rPr>
            </w:rPrChange>
          </w:rPr>
          <w:t>) (</w:t>
        </w:r>
      </w:ins>
      <w:ins w:id="273" w:author="Mohammad Nayeem Hasan" w:date="2022-10-28T23:59:00Z">
        <w:r w:rsidR="007F5D16" w:rsidRPr="00186BD2">
          <w:rPr>
            <w:rStyle w:val="Hyperlink"/>
            <w:color w:val="auto"/>
            <w:u w:val="none"/>
            <w:shd w:val="clear" w:color="auto" w:fill="FFFFFF"/>
          </w:rPr>
          <w:fldChar w:fldCharType="begin"/>
        </w:r>
        <w:r w:rsidR="007F5D16" w:rsidRPr="00186BD2">
          <w:rPr>
            <w:rStyle w:val="Hyperlink"/>
            <w:color w:val="auto"/>
            <w:u w:val="none"/>
            <w:shd w:val="clear" w:color="auto" w:fill="FFFFFF"/>
          </w:rPr>
          <w:instrText xml:space="preserve"> HYPERLINK "</w:instrText>
        </w:r>
      </w:ins>
      <w:ins w:id="274" w:author="Mohammad Nayeem Hasan" w:date="2022-10-28T23:52:00Z">
        <w:r w:rsidR="007F5D16" w:rsidRPr="00186BD2">
          <w:rPr>
            <w:rStyle w:val="Hyperlink"/>
            <w:color w:val="auto"/>
            <w:u w:val="none"/>
            <w:shd w:val="clear" w:color="auto" w:fill="FFFFFF"/>
            <w:rPrChange w:id="275" w:author="Mohammad Nayeem Hasan" w:date="2022-10-30T19:39:00Z">
              <w:rPr>
                <w:rStyle w:val="Hyperlink"/>
                <w:rFonts w:ascii="Georgia" w:hAnsi="Georgia"/>
                <w:sz w:val="20"/>
                <w:szCs w:val="25"/>
                <w:shd w:val="clear" w:color="auto" w:fill="FFFFFF"/>
              </w:rPr>
            </w:rPrChange>
          </w:rPr>
          <w:instrText>http://apps.who.int/iris/bitstream/handle/10665/352792/Dengue-20220113.pdf?sequence=1&amp;isAllowed=y</w:instrText>
        </w:r>
      </w:ins>
      <w:ins w:id="276" w:author="Mohammad Nayeem Hasan" w:date="2022-10-28T23:59:00Z">
        <w:r w:rsidR="007F5D16" w:rsidRPr="00186BD2">
          <w:rPr>
            <w:rStyle w:val="Hyperlink"/>
            <w:color w:val="auto"/>
            <w:u w:val="none"/>
            <w:shd w:val="clear" w:color="auto" w:fill="FFFFFF"/>
          </w:rPr>
          <w:instrText xml:space="preserve">" </w:instrText>
        </w:r>
        <w:r w:rsidR="007F5D16" w:rsidRPr="00186BD2">
          <w:rPr>
            <w:rStyle w:val="Hyperlink"/>
            <w:color w:val="auto"/>
            <w:u w:val="none"/>
            <w:shd w:val="clear" w:color="auto" w:fill="FFFFFF"/>
          </w:rPr>
        </w:r>
        <w:r w:rsidR="007F5D16" w:rsidRPr="00186BD2">
          <w:rPr>
            <w:rStyle w:val="Hyperlink"/>
            <w:color w:val="auto"/>
            <w:u w:val="none"/>
            <w:shd w:val="clear" w:color="auto" w:fill="FFFFFF"/>
          </w:rPr>
          <w:fldChar w:fldCharType="separate"/>
        </w:r>
      </w:ins>
      <w:ins w:id="277" w:author="Mohammad Nayeem Hasan" w:date="2022-10-28T23:52:00Z">
        <w:r w:rsidR="007F5D16" w:rsidRPr="00186BD2">
          <w:rPr>
            <w:rStyle w:val="Hyperlink"/>
            <w:shd w:val="clear" w:color="auto" w:fill="FFFFFF"/>
            <w:rPrChange w:id="278" w:author="Mohammad Nayeem Hasan" w:date="2022-10-30T19:39:00Z">
              <w:rPr>
                <w:rStyle w:val="Hyperlink"/>
                <w:rFonts w:ascii="Georgia" w:hAnsi="Georgia"/>
                <w:sz w:val="20"/>
                <w:szCs w:val="25"/>
                <w:shd w:val="clear" w:color="auto" w:fill="FFFFFF"/>
              </w:rPr>
            </w:rPrChange>
          </w:rPr>
          <w:t>http://apps.who.int/iris/bitstream/handle/10665/352792/Dengue-20220113.pdf?sequence=1&amp;isAllowed=y</w:t>
        </w:r>
      </w:ins>
      <w:ins w:id="279" w:author="Mohammad Nayeem Hasan" w:date="2022-10-28T23:59:00Z">
        <w:r w:rsidR="007F5D16" w:rsidRPr="00186BD2">
          <w:rPr>
            <w:rStyle w:val="Hyperlink"/>
            <w:color w:val="auto"/>
            <w:u w:val="none"/>
            <w:shd w:val="clear" w:color="auto" w:fill="FFFFFF"/>
          </w:rPr>
          <w:fldChar w:fldCharType="end"/>
        </w:r>
      </w:ins>
      <w:ins w:id="280" w:author="Mohammad Nayeem Hasan" w:date="2022-10-28T23:52:00Z">
        <w:r w:rsidRPr="00186BD2">
          <w:rPr>
            <w:rStyle w:val="Hyperlink"/>
            <w:color w:val="auto"/>
            <w:u w:val="none"/>
            <w:shd w:val="clear" w:color="auto" w:fill="FFFFFF"/>
            <w:rPrChange w:id="281" w:author="Mohammad Nayeem Hasan" w:date="2022-10-30T19:39:00Z">
              <w:rPr>
                <w:rStyle w:val="Hyperlink"/>
                <w:rFonts w:ascii="Georgia" w:hAnsi="Georgia"/>
                <w:sz w:val="20"/>
                <w:szCs w:val="25"/>
                <w:shd w:val="clear" w:color="auto" w:fill="FFFFFF"/>
              </w:rPr>
            </w:rPrChange>
          </w:rPr>
          <w:t>).</w:t>
        </w:r>
      </w:ins>
    </w:p>
    <w:p w14:paraId="425BCE25" w14:textId="3A4B4F3E" w:rsidR="007F5D16" w:rsidRPr="00186BD2" w:rsidRDefault="007F5D16">
      <w:pPr>
        <w:spacing w:line="276" w:lineRule="auto"/>
        <w:rPr>
          <w:moveTo w:id="282" w:author="Mohammad Nayeem Hasan" w:date="2022-10-28T23:59:00Z"/>
          <w:rFonts w:ascii="Times New Roman" w:hAnsi="Times New Roman" w:cs="Times New Roman"/>
          <w:b/>
          <w:bCs/>
          <w:sz w:val="24"/>
          <w:szCs w:val="24"/>
          <w:rPrChange w:id="283" w:author="Mohammad Nayeem Hasan" w:date="2022-10-30T19:39:00Z">
            <w:rPr>
              <w:moveTo w:id="284" w:author="Mohammad Nayeem Hasan" w:date="2022-10-28T23:59:00Z"/>
              <w:rFonts w:ascii="Times New Roman" w:hAnsi="Times New Roman" w:cs="Times New Roman"/>
              <w:sz w:val="24"/>
              <w:szCs w:val="24"/>
            </w:rPr>
          </w:rPrChange>
        </w:rPr>
        <w:pPrChange w:id="285" w:author="Mohammad Nayeem Hasan" w:date="2022-11-03T22:34:00Z">
          <w:pPr/>
        </w:pPrChange>
      </w:pPr>
      <w:ins w:id="286" w:author="Mohammad Nayeem Hasan" w:date="2022-10-28T23:59:00Z">
        <w:r w:rsidRPr="00186BD2">
          <w:rPr>
            <w:rFonts w:ascii="Times New Roman" w:hAnsi="Times New Roman" w:cs="Times New Roman"/>
            <w:b/>
            <w:bCs/>
            <w:sz w:val="24"/>
            <w:szCs w:val="24"/>
            <w:rPrChange w:id="287" w:author="Mohammad Nayeem Hasan" w:date="2022-10-30T19:39:00Z">
              <w:rPr>
                <w:rFonts w:ascii="Times New Roman" w:hAnsi="Times New Roman" w:cs="Times New Roman"/>
                <w:sz w:val="24"/>
                <w:szCs w:val="24"/>
              </w:rPr>
            </w:rPrChange>
          </w:rPr>
          <w:t>[</w:t>
        </w:r>
      </w:ins>
      <w:moveToRangeStart w:id="288" w:author="Mohammad Nayeem Hasan" w:date="2022-10-28T23:59:00Z" w:name="move117894000"/>
      <w:moveTo w:id="289" w:author="Mohammad Nayeem Hasan" w:date="2022-10-28T23:59:00Z">
        <w:r w:rsidRPr="00186BD2">
          <w:rPr>
            <w:rFonts w:ascii="Times New Roman" w:hAnsi="Times New Roman" w:cs="Times New Roman"/>
            <w:b/>
            <w:bCs/>
            <w:sz w:val="24"/>
            <w:szCs w:val="24"/>
            <w:rPrChange w:id="290" w:author="Mohammad Nayeem Hasan" w:date="2022-10-30T19:39:00Z">
              <w:rPr>
                <w:rFonts w:ascii="Times New Roman" w:hAnsi="Times New Roman" w:cs="Times New Roman"/>
                <w:sz w:val="24"/>
                <w:szCs w:val="24"/>
              </w:rPr>
            </w:rPrChange>
          </w:rPr>
          <w:t>2</w:t>
        </w:r>
        <w:r w:rsidRPr="00186BD2">
          <w:rPr>
            <w:rFonts w:ascii="Times New Roman" w:hAnsi="Times New Roman" w:cs="Times New Roman"/>
            <w:b/>
            <w:bCs/>
            <w:sz w:val="24"/>
            <w:szCs w:val="24"/>
            <w:vertAlign w:val="superscript"/>
            <w:rPrChange w:id="291" w:author="Mohammad Nayeem Hasan" w:date="2022-10-30T19:39:00Z">
              <w:rPr>
                <w:rFonts w:ascii="Times New Roman" w:hAnsi="Times New Roman" w:cs="Times New Roman"/>
                <w:sz w:val="24"/>
                <w:szCs w:val="24"/>
                <w:vertAlign w:val="superscript"/>
              </w:rPr>
            </w:rPrChange>
          </w:rPr>
          <w:t>nd</w:t>
        </w:r>
        <w:r w:rsidRPr="00186BD2">
          <w:rPr>
            <w:rFonts w:ascii="Times New Roman" w:hAnsi="Times New Roman" w:cs="Times New Roman"/>
            <w:b/>
            <w:bCs/>
            <w:sz w:val="24"/>
            <w:szCs w:val="24"/>
            <w:rPrChange w:id="292" w:author="Mohammad Nayeem Hasan" w:date="2022-10-30T19:39:00Z">
              <w:rPr>
                <w:rFonts w:ascii="Times New Roman" w:hAnsi="Times New Roman" w:cs="Times New Roman"/>
                <w:sz w:val="24"/>
                <w:szCs w:val="24"/>
              </w:rPr>
            </w:rPrChange>
          </w:rPr>
          <w:t xml:space="preserve"> Paragraph: Dengue cases are increasing in </w:t>
        </w:r>
        <w:del w:id="293" w:author="Mohammad Nayeem Hasan" w:date="2022-10-29T00:01:00Z">
          <w:r w:rsidRPr="00186BD2" w:rsidDel="007F5D16">
            <w:rPr>
              <w:rFonts w:ascii="Times New Roman" w:hAnsi="Times New Roman" w:cs="Times New Roman"/>
              <w:b/>
              <w:bCs/>
              <w:sz w:val="24"/>
              <w:szCs w:val="24"/>
              <w:rPrChange w:id="294" w:author="Mohammad Nayeem Hasan" w:date="2022-10-30T19:39:00Z">
                <w:rPr>
                  <w:rFonts w:ascii="Times New Roman" w:hAnsi="Times New Roman" w:cs="Times New Roman"/>
                  <w:sz w:val="24"/>
                  <w:szCs w:val="24"/>
                </w:rPr>
              </w:rPrChange>
            </w:rPr>
            <w:delText>Bangldesh</w:delText>
          </w:r>
        </w:del>
        <w:ins w:id="295" w:author="Mohammad Nayeem Hasan" w:date="2022-10-29T00:01:00Z">
          <w:r w:rsidRPr="00186BD2">
            <w:rPr>
              <w:rFonts w:ascii="Times New Roman" w:hAnsi="Times New Roman" w:cs="Times New Roman"/>
              <w:b/>
              <w:bCs/>
              <w:sz w:val="24"/>
              <w:szCs w:val="24"/>
            </w:rPr>
            <w:t>Bangladesh</w:t>
          </w:r>
        </w:ins>
        <w:r w:rsidRPr="00186BD2">
          <w:rPr>
            <w:rFonts w:ascii="Times New Roman" w:hAnsi="Times New Roman" w:cs="Times New Roman"/>
            <w:b/>
            <w:bCs/>
            <w:sz w:val="24"/>
            <w:szCs w:val="24"/>
            <w:rPrChange w:id="296" w:author="Mohammad Nayeem Hasan" w:date="2022-10-30T19:39:00Z">
              <w:rPr>
                <w:rFonts w:ascii="Times New Roman" w:hAnsi="Times New Roman" w:cs="Times New Roman"/>
                <w:sz w:val="24"/>
                <w:szCs w:val="24"/>
              </w:rPr>
            </w:rPrChange>
          </w:rPr>
          <w:t>. Review some articles of dengue epidemics in Bangladesh those shows annual cases, growth rate, R0 or seasonality and spatial clustering.</w:t>
        </w:r>
        <w:del w:id="297" w:author="Mohammad Nayeem Hasan" w:date="2022-10-28T23:59:00Z">
          <w:r w:rsidRPr="00186BD2" w:rsidDel="007F5D16">
            <w:rPr>
              <w:rFonts w:ascii="Times New Roman" w:hAnsi="Times New Roman" w:cs="Times New Roman"/>
              <w:b/>
              <w:bCs/>
              <w:sz w:val="24"/>
              <w:szCs w:val="24"/>
              <w:rPrChange w:id="298" w:author="Mohammad Nayeem Hasan" w:date="2022-10-30T19:39:00Z">
                <w:rPr>
                  <w:rFonts w:ascii="Times New Roman" w:hAnsi="Times New Roman" w:cs="Times New Roman"/>
                  <w:sz w:val="24"/>
                  <w:szCs w:val="24"/>
                </w:rPr>
              </w:rPrChange>
            </w:rPr>
            <w:delText xml:space="preserve"> </w:delText>
          </w:r>
        </w:del>
      </w:moveTo>
      <w:ins w:id="299" w:author="Mohammad Nayeem Hasan" w:date="2022-10-28T23:59:00Z">
        <w:r w:rsidRPr="00186BD2">
          <w:rPr>
            <w:rFonts w:ascii="Times New Roman" w:hAnsi="Times New Roman" w:cs="Times New Roman"/>
            <w:b/>
            <w:bCs/>
            <w:sz w:val="24"/>
            <w:szCs w:val="24"/>
            <w:rPrChange w:id="300" w:author="Mohammad Nayeem Hasan" w:date="2022-10-30T19:39:00Z">
              <w:rPr>
                <w:rFonts w:ascii="Times New Roman" w:hAnsi="Times New Roman" w:cs="Times New Roman"/>
                <w:sz w:val="24"/>
                <w:szCs w:val="24"/>
              </w:rPr>
            </w:rPrChange>
          </w:rPr>
          <w:t>]</w:t>
        </w:r>
      </w:ins>
    </w:p>
    <w:moveToRangeEnd w:id="288"/>
    <w:p w14:paraId="66D01CDD" w14:textId="455DDDDE" w:rsidR="002D7E55" w:rsidRPr="00186BD2" w:rsidRDefault="002D7E55">
      <w:pPr>
        <w:spacing w:before="100" w:beforeAutospacing="1" w:after="100" w:afterAutospacing="1" w:line="276" w:lineRule="auto"/>
        <w:ind w:firstLine="720"/>
        <w:rPr>
          <w:ins w:id="301" w:author="Mohammad Nayeem Hasan" w:date="2022-10-28T23:52:00Z"/>
          <w:rFonts w:ascii="Times New Roman" w:hAnsi="Times New Roman" w:cs="Times New Roman"/>
          <w:sz w:val="24"/>
          <w:szCs w:val="24"/>
          <w:rPrChange w:id="302" w:author="Mohammad Nayeem Hasan" w:date="2022-10-30T19:39:00Z">
            <w:rPr>
              <w:ins w:id="303" w:author="Mohammad Nayeem Hasan" w:date="2022-10-28T23:52:00Z"/>
              <w:rFonts w:cs="Times New Roman"/>
              <w:sz w:val="24"/>
              <w:szCs w:val="24"/>
            </w:rPr>
          </w:rPrChange>
        </w:rPr>
        <w:pPrChange w:id="304" w:author="Mohammad Nayeem Hasan" w:date="2022-11-03T22:34:00Z">
          <w:pPr>
            <w:spacing w:line="360" w:lineRule="auto"/>
            <w:jc w:val="both"/>
          </w:pPr>
        </w:pPrChange>
      </w:pPr>
      <w:ins w:id="305" w:author="Mohammad Nayeem Hasan" w:date="2022-10-28T23:52:00Z">
        <w:r w:rsidRPr="00186BD2">
          <w:rPr>
            <w:rFonts w:ascii="Times New Roman" w:hAnsi="Times New Roman" w:cs="Times New Roman"/>
            <w:sz w:val="24"/>
            <w:szCs w:val="24"/>
            <w:rPrChange w:id="306" w:author="Mohammad Nayeem Hasan" w:date="2022-10-30T19:39:00Z">
              <w:rPr/>
            </w:rPrChange>
          </w:rPr>
          <w:fldChar w:fldCharType="begin"/>
        </w:r>
        <w:r w:rsidRPr="00186BD2">
          <w:rPr>
            <w:rFonts w:ascii="Times New Roman" w:hAnsi="Times New Roman" w:cs="Times New Roman"/>
            <w:sz w:val="24"/>
            <w:szCs w:val="24"/>
            <w:rPrChange w:id="307" w:author="Mohammad Nayeem Hasan" w:date="2022-10-30T19:39:00Z">
              <w:rPr/>
            </w:rPrChange>
          </w:rPr>
          <w:instrText xml:space="preserve"> HYPERLINK "https://www.facebook.com/photo/?fbid=408013848096284&amp;set=a.4056145467819786" \t "_blank" </w:instrText>
        </w:r>
        <w:r w:rsidRPr="00790349">
          <w:rPr>
            <w:rFonts w:ascii="Times New Roman" w:hAnsi="Times New Roman" w:cs="Times New Roman"/>
            <w:sz w:val="24"/>
            <w:szCs w:val="24"/>
          </w:rPr>
        </w:r>
        <w:r w:rsidRPr="00186BD2">
          <w:rPr>
            <w:rFonts w:ascii="Times New Roman" w:hAnsi="Times New Roman" w:cs="Times New Roman"/>
            <w:sz w:val="24"/>
            <w:szCs w:val="24"/>
            <w:rPrChange w:id="308" w:author="Mohammad Nayeem Hasan" w:date="2022-10-30T19:39:00Z">
              <w:rPr/>
            </w:rPrChange>
          </w:rPr>
          <w:fldChar w:fldCharType="separate"/>
        </w:r>
        <w:r w:rsidRPr="00186BD2">
          <w:rPr>
            <w:rStyle w:val="Hyperlink"/>
            <w:rFonts w:ascii="Times New Roman" w:hAnsi="Times New Roman" w:cs="Times New Roman"/>
            <w:color w:val="auto"/>
            <w:sz w:val="24"/>
            <w:szCs w:val="24"/>
            <w:u w:val="none"/>
            <w:rPrChange w:id="309" w:author="Mohammad Nayeem Hasan" w:date="2022-10-30T19:39:00Z">
              <w:rPr>
                <w:rStyle w:val="Hyperlink"/>
                <w:rFonts w:cs="Times New Roman"/>
                <w:sz w:val="24"/>
                <w:szCs w:val="24"/>
              </w:rPr>
            </w:rPrChange>
          </w:rPr>
          <w:t>Bangladesh</w:t>
        </w:r>
        <w:r w:rsidRPr="00186BD2">
          <w:rPr>
            <w:rFonts w:ascii="Times New Roman" w:hAnsi="Times New Roman" w:cs="Times New Roman"/>
            <w:sz w:val="24"/>
            <w:szCs w:val="24"/>
            <w:rPrChange w:id="310" w:author="Mohammad Nayeem Hasan" w:date="2022-10-30T19:39:00Z">
              <w:rPr/>
            </w:rPrChange>
          </w:rPr>
          <w:fldChar w:fldCharType="end"/>
        </w:r>
        <w:r w:rsidRPr="00186BD2">
          <w:rPr>
            <w:rFonts w:ascii="Times New Roman" w:hAnsi="Times New Roman" w:cs="Times New Roman"/>
            <w:sz w:val="24"/>
            <w:szCs w:val="24"/>
            <w:rPrChange w:id="311" w:author="Mohammad Nayeem Hasan" w:date="2022-10-30T19:39:00Z">
              <w:rPr>
                <w:rFonts w:cs="Times New Roman"/>
                <w:sz w:val="24"/>
                <w:szCs w:val="24"/>
              </w:rPr>
            </w:rPrChange>
          </w:rPr>
          <w:t xml:space="preserve"> is going to face another worse situation for the dengue virus as 15,878 confirmed cases and 63 deaths have been reported on 24 October 2022. The first official dengue </w:t>
        </w:r>
      </w:ins>
      <w:ins w:id="312" w:author="Mohammad Nayeem Hasan" w:date="2022-10-29T00:00:00Z">
        <w:r w:rsidR="007F5D16" w:rsidRPr="00186BD2">
          <w:rPr>
            <w:rFonts w:ascii="Times New Roman" w:hAnsi="Times New Roman" w:cs="Times New Roman"/>
            <w:sz w:val="24"/>
            <w:szCs w:val="24"/>
          </w:rPr>
          <w:t>fevers</w:t>
        </w:r>
      </w:ins>
      <w:ins w:id="313" w:author="Mohammad Nayeem Hasan" w:date="2022-10-28T23:52:00Z">
        <w:r w:rsidRPr="00186BD2">
          <w:rPr>
            <w:rFonts w:ascii="Times New Roman" w:hAnsi="Times New Roman" w:cs="Times New Roman"/>
            <w:sz w:val="24"/>
            <w:szCs w:val="24"/>
            <w:rPrChange w:id="314" w:author="Mohammad Nayeem Hasan" w:date="2022-10-30T19:39:00Z">
              <w:rPr>
                <w:rFonts w:cs="Times New Roman"/>
                <w:sz w:val="24"/>
                <w:szCs w:val="24"/>
              </w:rPr>
            </w:rPrChange>
          </w:rPr>
          <w:t xml:space="preserve"> this year was reported in January, and it was the lowest up to March since then the number of confirmed dengue patients increased highest in the last month (September). The first death due to dengue was confirmed in June and it was highest in September. In this particular year, more cases were reported in the post-monsoon period. This year, hardly any case was found to occur from January to June, and no deaths during this period. But, a significant number of cases were reported in July and reached a peak in September, and gradually increased at the end of the year. There has been a recent upsurge in dengue transmission in </w:t>
        </w:r>
      </w:ins>
      <w:ins w:id="315" w:author="Mohammad Nayeem Hasan" w:date="2022-10-29T00:00:00Z">
        <w:r w:rsidR="007F5D16" w:rsidRPr="00186BD2">
          <w:rPr>
            <w:rFonts w:ascii="Times New Roman" w:hAnsi="Times New Roman" w:cs="Times New Roman"/>
            <w:sz w:val="24"/>
            <w:szCs w:val="24"/>
          </w:rPr>
          <w:t>Rohingya</w:t>
        </w:r>
      </w:ins>
      <w:ins w:id="316" w:author="Mohammad Nayeem Hasan" w:date="2022-10-28T23:52:00Z">
        <w:r w:rsidRPr="00186BD2">
          <w:rPr>
            <w:rFonts w:ascii="Times New Roman" w:hAnsi="Times New Roman" w:cs="Times New Roman"/>
            <w:sz w:val="24"/>
            <w:szCs w:val="24"/>
            <w:rPrChange w:id="317" w:author="Mohammad Nayeem Hasan" w:date="2022-10-30T19:39:00Z">
              <w:rPr>
                <w:rFonts w:cs="Times New Roman"/>
                <w:sz w:val="24"/>
                <w:szCs w:val="24"/>
              </w:rPr>
            </w:rPrChange>
          </w:rPr>
          <w:t xml:space="preserve"> refugee camps in Cox's Bazar district that significantly exceeds expected seasonal trends. According to </w:t>
        </w:r>
        <w:r w:rsidRPr="00186BD2">
          <w:rPr>
            <w:rFonts w:ascii="Times New Roman" w:hAnsi="Times New Roman" w:cs="Times New Roman"/>
            <w:sz w:val="24"/>
            <w:szCs w:val="24"/>
            <w:rPrChange w:id="318" w:author="Mohammad Nayeem Hasan" w:date="2022-10-30T19:39:00Z">
              <w:rPr/>
            </w:rPrChange>
          </w:rPr>
          <w:fldChar w:fldCharType="begin"/>
        </w:r>
        <w:r w:rsidRPr="00186BD2">
          <w:rPr>
            <w:rFonts w:ascii="Times New Roman" w:hAnsi="Times New Roman" w:cs="Times New Roman"/>
            <w:sz w:val="24"/>
            <w:szCs w:val="24"/>
            <w:rPrChange w:id="319" w:author="Mohammad Nayeem Hasan" w:date="2022-10-30T19:39:00Z">
              <w:rPr/>
            </w:rPrChange>
          </w:rPr>
          <w:instrText xml:space="preserve"> HYPERLINK "https://www.who.int/emergencies/disease-outbreak-news/item/2022-DON401" \t "_blank" </w:instrText>
        </w:r>
        <w:r w:rsidRPr="00790349">
          <w:rPr>
            <w:rFonts w:ascii="Times New Roman" w:hAnsi="Times New Roman" w:cs="Times New Roman"/>
            <w:sz w:val="24"/>
            <w:szCs w:val="24"/>
          </w:rPr>
        </w:r>
        <w:r w:rsidRPr="00186BD2">
          <w:rPr>
            <w:rFonts w:ascii="Times New Roman" w:hAnsi="Times New Roman" w:cs="Times New Roman"/>
            <w:sz w:val="24"/>
            <w:szCs w:val="24"/>
            <w:rPrChange w:id="320" w:author="Mohammad Nayeem Hasan" w:date="2022-10-30T19:39:00Z">
              <w:rPr/>
            </w:rPrChange>
          </w:rPr>
          <w:fldChar w:fldCharType="separate"/>
        </w:r>
        <w:r w:rsidRPr="00186BD2">
          <w:rPr>
            <w:rStyle w:val="Hyperlink"/>
            <w:rFonts w:ascii="Times New Roman" w:hAnsi="Times New Roman" w:cs="Times New Roman"/>
            <w:color w:val="auto"/>
            <w:sz w:val="24"/>
            <w:szCs w:val="24"/>
            <w:u w:val="none"/>
            <w:rPrChange w:id="321" w:author="Mohammad Nayeem Hasan" w:date="2022-10-30T19:39:00Z">
              <w:rPr>
                <w:rStyle w:val="Hyperlink"/>
                <w:rFonts w:cs="Times New Roman"/>
                <w:sz w:val="24"/>
                <w:szCs w:val="24"/>
              </w:rPr>
            </w:rPrChange>
          </w:rPr>
          <w:t>WHO</w:t>
        </w:r>
        <w:r w:rsidRPr="00186BD2">
          <w:rPr>
            <w:rFonts w:ascii="Times New Roman" w:hAnsi="Times New Roman" w:cs="Times New Roman"/>
            <w:sz w:val="24"/>
            <w:szCs w:val="24"/>
            <w:rPrChange w:id="322" w:author="Mohammad Nayeem Hasan" w:date="2022-10-30T19:39:00Z">
              <w:rPr/>
            </w:rPrChange>
          </w:rPr>
          <w:fldChar w:fldCharType="end"/>
        </w:r>
        <w:r w:rsidRPr="00186BD2">
          <w:rPr>
            <w:rFonts w:ascii="Times New Roman" w:hAnsi="Times New Roman" w:cs="Times New Roman"/>
            <w:sz w:val="24"/>
            <w:szCs w:val="24"/>
            <w:rPrChange w:id="323" w:author="Mohammad Nayeem Hasan" w:date="2022-10-30T19:39:00Z">
              <w:rPr>
                <w:rFonts w:cs="Times New Roman"/>
                <w:sz w:val="24"/>
                <w:szCs w:val="24"/>
              </w:rPr>
            </w:rPrChange>
          </w:rPr>
          <w:t xml:space="preserve">, as of 24 July 2022, a total of 7687 cases and six deaths have been reported, with 93% (7178) of the cumulative number of cases being reported since the start of the surge at the end of May 2022 (According to WHO). </w:t>
        </w:r>
      </w:ins>
    </w:p>
    <w:p w14:paraId="5FD59381" w14:textId="0D873ED8" w:rsidR="008814ED" w:rsidRPr="008D27A3" w:rsidDel="002A232A" w:rsidRDefault="002D7E55">
      <w:pPr>
        <w:spacing w:line="276" w:lineRule="auto"/>
        <w:ind w:firstLine="720"/>
        <w:rPr>
          <w:ins w:id="324" w:author="Haider, Najmul" w:date="2022-10-16T16:57:00Z"/>
          <w:del w:id="325" w:author="Mohammad Nayeem Hasan" w:date="2022-10-29T00:27:00Z"/>
          <w:rFonts w:ascii="Times New Roman" w:hAnsi="Times New Roman" w:cs="Times New Roman"/>
          <w:color w:val="2E2E2E"/>
          <w:sz w:val="24"/>
          <w:szCs w:val="24"/>
          <w:rPrChange w:id="326" w:author="Mohammad Nayeem Hasan" w:date="2022-11-03T22:33:00Z">
            <w:rPr>
              <w:ins w:id="327" w:author="Haider, Najmul" w:date="2022-10-16T16:57:00Z"/>
              <w:del w:id="328" w:author="Mohammad Nayeem Hasan" w:date="2022-10-29T00:27:00Z"/>
              <w:rFonts w:ascii="Times New Roman" w:hAnsi="Times New Roman" w:cs="Times New Roman"/>
              <w:sz w:val="24"/>
              <w:szCs w:val="24"/>
            </w:rPr>
          </w:rPrChange>
        </w:rPr>
        <w:pPrChange w:id="329" w:author="Mohammad Nayeem Hasan" w:date="2022-11-03T22:34:00Z">
          <w:pPr/>
        </w:pPrChange>
      </w:pPr>
      <w:ins w:id="330" w:author="Mohammad Nayeem Hasan" w:date="2022-10-28T23:52:00Z">
        <w:r w:rsidRPr="00186BD2">
          <w:rPr>
            <w:rFonts w:ascii="Times New Roman" w:hAnsi="Times New Roman" w:cs="Times New Roman"/>
            <w:sz w:val="24"/>
            <w:szCs w:val="24"/>
            <w:rPrChange w:id="331" w:author="Mohammad Nayeem Hasan" w:date="2022-10-30T19:39:00Z">
              <w:rPr>
                <w:rFonts w:cs="Times New Roman"/>
                <w:color w:val="000000" w:themeColor="text1"/>
                <w:sz w:val="24"/>
                <w:szCs w:val="24"/>
              </w:rPr>
            </w:rPrChange>
          </w:rPr>
          <w:t>Control of frequent DENV outbreaks in Bangladesh and o</w:t>
        </w:r>
        <w:r w:rsidRPr="00186BD2">
          <w:rPr>
            <w:rFonts w:ascii="Times New Roman" w:hAnsi="Times New Roman" w:cs="Times New Roman"/>
            <w:color w:val="000000" w:themeColor="text1"/>
            <w:sz w:val="24"/>
            <w:szCs w:val="24"/>
            <w:rPrChange w:id="332" w:author="Mohammad Nayeem Hasan" w:date="2022-10-30T19:39:00Z">
              <w:rPr>
                <w:rFonts w:cs="Times New Roman"/>
                <w:color w:val="000000" w:themeColor="text1"/>
                <w:sz w:val="24"/>
                <w:szCs w:val="24"/>
              </w:rPr>
            </w:rPrChange>
          </w:rPr>
          <w:t>ther tropical areas is difficult as temperatures help mosquito reproduction.</w:t>
        </w:r>
        <w:r w:rsidRPr="00186BD2">
          <w:rPr>
            <w:rFonts w:ascii="Times New Roman" w:hAnsi="Times New Roman" w:cs="Times New Roman"/>
            <w:color w:val="2E2E2E"/>
            <w:sz w:val="24"/>
            <w:szCs w:val="24"/>
            <w:rPrChange w:id="333" w:author="Mohammad Nayeem Hasan" w:date="2022-10-30T19:39:00Z">
              <w:rPr>
                <w:rFonts w:ascii="Georgia" w:hAnsi="Georgia"/>
                <w:color w:val="2E2E2E"/>
                <w:sz w:val="31"/>
                <w:szCs w:val="31"/>
              </w:rPr>
            </w:rPrChange>
          </w:rPr>
          <w:t xml:space="preserve"> </w:t>
        </w:r>
        <w:r w:rsidRPr="00186BD2">
          <w:rPr>
            <w:rFonts w:ascii="Times New Roman" w:hAnsi="Times New Roman" w:cs="Times New Roman"/>
            <w:color w:val="000000" w:themeColor="text1"/>
            <w:sz w:val="24"/>
            <w:szCs w:val="24"/>
            <w:rPrChange w:id="334" w:author="Mohammad Nayeem Hasan" w:date="2022-10-30T19:39:00Z">
              <w:rPr>
                <w:rFonts w:cs="Times New Roman"/>
                <w:color w:val="000000" w:themeColor="text1"/>
                <w:sz w:val="24"/>
                <w:szCs w:val="24"/>
              </w:rPr>
            </w:rPrChange>
          </w:rPr>
          <w:t xml:space="preserve">To manage the ongoing dengue condition, it is essential to find out the related factors linked with the rapid spreading of DENV. </w:t>
        </w:r>
        <w:r w:rsidRPr="00186BD2">
          <w:rPr>
            <w:rFonts w:ascii="Times New Roman" w:hAnsi="Times New Roman" w:cs="Times New Roman"/>
            <w:sz w:val="24"/>
            <w:szCs w:val="24"/>
            <w:rPrChange w:id="335" w:author="Mohammad Nayeem Hasan" w:date="2022-10-30T19:39:00Z">
              <w:rPr>
                <w:rFonts w:cs="Times New Roman"/>
                <w:sz w:val="24"/>
                <w:szCs w:val="24"/>
              </w:rPr>
            </w:rPrChange>
          </w:rPr>
          <w:t xml:space="preserve"> </w:t>
        </w:r>
        <w:r w:rsidRPr="00186BD2">
          <w:rPr>
            <w:rFonts w:ascii="Times New Roman" w:hAnsi="Times New Roman" w:cs="Times New Roman"/>
            <w:color w:val="000000" w:themeColor="text1"/>
            <w:sz w:val="24"/>
            <w:szCs w:val="24"/>
            <w:rPrChange w:id="336" w:author="Mohammad Nayeem Hasan" w:date="2022-10-30T19:39:00Z">
              <w:rPr>
                <w:rFonts w:cs="Times New Roman"/>
                <w:color w:val="000000" w:themeColor="text1"/>
                <w:sz w:val="24"/>
                <w:szCs w:val="24"/>
              </w:rPr>
            </w:rPrChange>
          </w:rPr>
          <w:t xml:space="preserve">It has been observed from previous studies that various diseases such as cystic fibrosis, acute bronchitis, emphysema, chronic bronchitis, chronic obstructive pulmonary disease (COPD), shortness of breath, and lung cancer are related to climatic factors </w:t>
        </w:r>
        <w:r w:rsidRPr="00186BD2">
          <w:rPr>
            <w:rFonts w:ascii="Times New Roman" w:hAnsi="Times New Roman" w:cs="Times New Roman"/>
            <w:color w:val="000000" w:themeColor="text1"/>
            <w:sz w:val="24"/>
            <w:szCs w:val="24"/>
            <w:rPrChange w:id="337" w:author="Mohammad Nayeem Hasan" w:date="2022-10-30T19:39:00Z">
              <w:rPr>
                <w:rFonts w:cs="Times New Roman"/>
                <w:color w:val="000000" w:themeColor="text1"/>
                <w:sz w:val="24"/>
                <w:szCs w:val="24"/>
              </w:rPr>
            </w:rPrChange>
          </w:rPr>
          <w:fldChar w:fldCharType="begin" w:fldLock="1"/>
        </w:r>
        <w:r w:rsidRPr="00186BD2">
          <w:rPr>
            <w:rFonts w:ascii="Times New Roman" w:hAnsi="Times New Roman" w:cs="Times New Roman"/>
            <w:color w:val="000000" w:themeColor="text1"/>
            <w:sz w:val="24"/>
            <w:szCs w:val="24"/>
            <w:rPrChange w:id="338" w:author="Mohammad Nayeem Hasan" w:date="2022-10-30T19:39:00Z">
              <w:rPr>
                <w:rFonts w:cs="Times New Roman"/>
                <w:color w:val="000000" w:themeColor="text1"/>
                <w:sz w:val="24"/>
                <w:szCs w:val="24"/>
              </w:rPr>
            </w:rPrChange>
          </w:rPr>
          <w:instrText>ADDIN CSL_CITATION {"citationItems":[{"id":"ITEM-1","itemData":{"DOI":"10.2147/COPD.S5098","ISSN":"1178-2005","author":[{"dropping-particle":"","family":"Ling","given":"Sean","non-dropping-particle":"","parse-names":false,"suffix":""}],"container-title":"International Journal of Chronic Obstructive Pulmonary Disease","id":"ITEM-1","issued":{"date-parts":[["2009","6"]]},"page":"233","title":"Particulate matter air pollution exposure: role in the development and exacerbation of chronic obstructive pulmonary disease","type":"article-journal"},"uris":["http://www.mendeley.com/documents/?uuid=d1cfab8d-1df5-499c-aecc-69370fed29ab"]}],"mendeley":{"formattedCitation":"(Ling, 2009)","manualFormatting":"(8","plainTextFormattedCitation":"(Ling, 2009)","previouslyFormattedCitation":"(Ling, 2009)"},"properties":{"noteIndex":0},"schema":"https://github.com/citation-style-language/schema/raw/master/csl-citation.json"}</w:instrText>
        </w:r>
        <w:r w:rsidRPr="00186BD2">
          <w:rPr>
            <w:rFonts w:ascii="Times New Roman" w:hAnsi="Times New Roman" w:cs="Times New Roman"/>
            <w:color w:val="000000" w:themeColor="text1"/>
            <w:sz w:val="24"/>
            <w:szCs w:val="24"/>
            <w:rPrChange w:id="339" w:author="Mohammad Nayeem Hasan" w:date="2022-10-30T19:39:00Z">
              <w:rPr>
                <w:rFonts w:cs="Times New Roman"/>
                <w:color w:val="000000" w:themeColor="text1"/>
                <w:sz w:val="24"/>
                <w:szCs w:val="24"/>
              </w:rPr>
            </w:rPrChange>
          </w:rPr>
          <w:fldChar w:fldCharType="separate"/>
        </w:r>
        <w:r w:rsidRPr="00186BD2">
          <w:rPr>
            <w:rFonts w:ascii="Times New Roman" w:hAnsi="Times New Roman" w:cs="Times New Roman"/>
            <w:noProof/>
            <w:color w:val="000000" w:themeColor="text1"/>
            <w:sz w:val="24"/>
            <w:szCs w:val="24"/>
            <w:rPrChange w:id="340" w:author="Mohammad Nayeem Hasan" w:date="2022-10-30T19:39:00Z">
              <w:rPr>
                <w:rFonts w:cs="Times New Roman"/>
                <w:noProof/>
                <w:color w:val="000000" w:themeColor="text1"/>
                <w:sz w:val="24"/>
                <w:szCs w:val="24"/>
              </w:rPr>
            </w:rPrChange>
          </w:rPr>
          <w:t>(8</w:t>
        </w:r>
        <w:r w:rsidRPr="00186BD2">
          <w:rPr>
            <w:rFonts w:ascii="Times New Roman" w:hAnsi="Times New Roman" w:cs="Times New Roman"/>
            <w:color w:val="000000" w:themeColor="text1"/>
            <w:sz w:val="24"/>
            <w:szCs w:val="24"/>
            <w:rPrChange w:id="341" w:author="Mohammad Nayeem Hasan" w:date="2022-10-30T19:39:00Z">
              <w:rPr>
                <w:rFonts w:cs="Times New Roman"/>
                <w:color w:val="000000" w:themeColor="text1"/>
                <w:sz w:val="24"/>
                <w:szCs w:val="24"/>
              </w:rPr>
            </w:rPrChange>
          </w:rPr>
          <w:fldChar w:fldCharType="end"/>
        </w:r>
        <w:r w:rsidRPr="00186BD2">
          <w:rPr>
            <w:rFonts w:ascii="Times New Roman" w:hAnsi="Times New Roman" w:cs="Times New Roman"/>
            <w:color w:val="000000" w:themeColor="text1"/>
            <w:sz w:val="24"/>
            <w:szCs w:val="24"/>
            <w:rPrChange w:id="342" w:author="Mohammad Nayeem Hasan" w:date="2022-10-30T19:39:00Z">
              <w:rPr>
                <w:rFonts w:cs="Times New Roman"/>
                <w:color w:val="000000" w:themeColor="text1"/>
                <w:sz w:val="24"/>
                <w:szCs w:val="24"/>
              </w:rPr>
            </w:rPrChange>
          </w:rPr>
          <w:fldChar w:fldCharType="begin" w:fldLock="1"/>
        </w:r>
        <w:r w:rsidRPr="00186BD2">
          <w:rPr>
            <w:rFonts w:ascii="Times New Roman" w:hAnsi="Times New Roman" w:cs="Times New Roman"/>
            <w:color w:val="000000" w:themeColor="text1"/>
            <w:sz w:val="24"/>
            <w:szCs w:val="24"/>
            <w:rPrChange w:id="343" w:author="Mohammad Nayeem Hasan" w:date="2022-10-30T19:39:00Z">
              <w:rPr>
                <w:rFonts w:cs="Times New Roman"/>
                <w:color w:val="000000" w:themeColor="text1"/>
                <w:sz w:val="24"/>
                <w:szCs w:val="24"/>
              </w:rPr>
            </w:rPrChange>
          </w:rPr>
          <w:instrText>ADDIN CSL_CITATION {"citationItems":[{"id":"ITEM-1","itemData":{"DOI":"10.2147/COPD.S5098","ISSN":"1178-2005","author":[{"dropping-particle":"","family":"Ling","given":"Sean","non-dropping-particle":"","parse-names":false,"suffix":""}],"container-title":"International Journal of Chronic Obstructive Pulmonary Disease","id":"ITEM-1","issued":{"date-parts":[["2009","6"]]},"page":"233","title":"Particulate matter air pollution exposure: role in the development and exacerbation of chronic obstructive pulmonary disease","type":"article-journal"},"uris":["http://www.mendeley.com/documents/?uuid=d1cfab8d-1df5-499c-aecc-69370fed29ab"]}],"mendeley":{"formattedCitation":"(Ling, 2009)","manualFormatting":", 9)","plainTextFormattedCitation":"(Ling, 2009)","previouslyFormattedCitation":"(Ling, 2009)"},"properties":{"noteIndex":0},"schema":"https://github.com/citation-style-language/schema/raw/master/csl-citation.json"}</w:instrText>
        </w:r>
        <w:r w:rsidRPr="00186BD2">
          <w:rPr>
            <w:rFonts w:ascii="Times New Roman" w:hAnsi="Times New Roman" w:cs="Times New Roman"/>
            <w:color w:val="000000" w:themeColor="text1"/>
            <w:sz w:val="24"/>
            <w:szCs w:val="24"/>
            <w:rPrChange w:id="344" w:author="Mohammad Nayeem Hasan" w:date="2022-10-30T19:39:00Z">
              <w:rPr>
                <w:rFonts w:cs="Times New Roman"/>
                <w:color w:val="000000" w:themeColor="text1"/>
                <w:sz w:val="24"/>
                <w:szCs w:val="24"/>
              </w:rPr>
            </w:rPrChange>
          </w:rPr>
          <w:fldChar w:fldCharType="separate"/>
        </w:r>
        <w:r w:rsidRPr="00186BD2">
          <w:rPr>
            <w:rFonts w:ascii="Times New Roman" w:hAnsi="Times New Roman" w:cs="Times New Roman"/>
            <w:noProof/>
            <w:color w:val="000000" w:themeColor="text1"/>
            <w:sz w:val="24"/>
            <w:szCs w:val="24"/>
            <w:rPrChange w:id="345" w:author="Mohammad Nayeem Hasan" w:date="2022-10-30T19:39:00Z">
              <w:rPr>
                <w:rFonts w:cs="Times New Roman"/>
                <w:noProof/>
                <w:color w:val="000000" w:themeColor="text1"/>
                <w:sz w:val="24"/>
                <w:szCs w:val="24"/>
              </w:rPr>
            </w:rPrChange>
          </w:rPr>
          <w:t>, 9)</w:t>
        </w:r>
        <w:r w:rsidRPr="00186BD2">
          <w:rPr>
            <w:rFonts w:ascii="Times New Roman" w:hAnsi="Times New Roman" w:cs="Times New Roman"/>
            <w:color w:val="000000" w:themeColor="text1"/>
            <w:sz w:val="24"/>
            <w:szCs w:val="24"/>
            <w:rPrChange w:id="346" w:author="Mohammad Nayeem Hasan" w:date="2022-10-30T19:39:00Z">
              <w:rPr>
                <w:rFonts w:cs="Times New Roman"/>
                <w:color w:val="000000" w:themeColor="text1"/>
                <w:sz w:val="24"/>
                <w:szCs w:val="24"/>
              </w:rPr>
            </w:rPrChange>
          </w:rPr>
          <w:fldChar w:fldCharType="end"/>
        </w:r>
        <w:r w:rsidRPr="00186BD2">
          <w:rPr>
            <w:rFonts w:ascii="Times New Roman" w:hAnsi="Times New Roman" w:cs="Times New Roman"/>
            <w:sz w:val="24"/>
            <w:szCs w:val="24"/>
            <w:rPrChange w:id="347" w:author="Mohammad Nayeem Hasan" w:date="2022-10-30T19:39:00Z">
              <w:rPr>
                <w:rFonts w:cs="Times New Roman"/>
                <w:sz w:val="24"/>
                <w:szCs w:val="24"/>
              </w:rPr>
            </w:rPrChange>
          </w:rPr>
          <w:t xml:space="preserve">. Some other studies have also shown that weather factors have a significant effect on the growth and activity of viral diseases </w:t>
        </w:r>
        <w:r w:rsidRPr="00186BD2">
          <w:rPr>
            <w:rStyle w:val="FootnoteReference"/>
            <w:rFonts w:ascii="Times New Roman" w:hAnsi="Times New Roman" w:cs="Times New Roman"/>
            <w:sz w:val="24"/>
            <w:szCs w:val="24"/>
            <w:rPrChange w:id="348" w:author="Mohammad Nayeem Hasan" w:date="2022-10-30T19:39:00Z">
              <w:rPr>
                <w:rStyle w:val="FootnoteReference"/>
                <w:rFonts w:cs="Times New Roman"/>
                <w:sz w:val="24"/>
                <w:szCs w:val="24"/>
              </w:rPr>
            </w:rPrChange>
          </w:rPr>
          <w:fldChar w:fldCharType="begin" w:fldLock="1"/>
        </w:r>
        <w:r w:rsidRPr="00186BD2">
          <w:rPr>
            <w:rFonts w:ascii="Times New Roman" w:hAnsi="Times New Roman" w:cs="Times New Roman"/>
            <w:sz w:val="24"/>
            <w:szCs w:val="24"/>
            <w:rPrChange w:id="349" w:author="Mohammad Nayeem Hasan" w:date="2022-10-30T19:39:00Z">
              <w:rPr>
                <w:rFonts w:cs="Times New Roman"/>
                <w:sz w:val="24"/>
                <w:szCs w:val="24"/>
              </w:rPr>
            </w:rPrChange>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Viruses","id":"ITEM-1","issue":"1","issued":{"date-parts":[["2020","1"]]},"page":"11-18","title":"Effects of temperature, humidity, and diurnal temperature range on influenza incidence in a temperate region","type":"article-journal","volume":"14"},"uris":["http://www.mendeley.com/documents/?uuid=d0abe751-7be5-4cce-bc29-79ceccb6d740","http://www.mendeley.com/documents/?uuid=daf5a4f9-ad53-41a5-a7e2-6c9f40cabb98","http://www.mendeley.com/documents/?uuid=eccddae5-036a-4f64-8a0e-0ae96b9be318"]},{"id":"ITEM-2","itemData":{"DOI":"10.2807/1560-7917.ES2013.18.38.20590/CITE/PLAINTEXT","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J.","non-dropping-particle":"","parse-names":false,"suffix":""}],"container-title":"Eurosurveillance","id":"ITEM-2","issue":"38","issued":{"date-parts":[["2013","9"]]},"page":"20590","publisher":"European Centre for Disease Prevention and Control (ECDC)","title":"Stability of middle east respiratory syndrome coronavirus (MERS-CoV) under different environmental conditions","type":"article-journal","volume":"18"},"uris":["http://www.mendeley.com/documents/?uuid=d774e696-4528-3c87-a206-c27ed820367c","http://www.mendeley.com/documents/?uuid=e363c921-1381-4416-8a68-55479b48fc16","http://www.mendeley.com/documents/?uuid=aadbcae6-023e-47d4-85dc-90907c217a39"]},{"id":"ITEM-3","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Journal","id":"ITEM-3","issue":"8","issued":{"date-parts":[["2007","8"]]},"page":"550-554","title":"Weather: driving force behind the transmission of severe acute respiratory syndrome in China?","type":"article-journal","volume":"37"},"uris":["http://www.mendeley.com/documents/?uuid=511188fb-18b8-4155-a080-9e944e0fc8a8","http://www.mendeley.com/documents/?uuid=360a82a8-ecf0-44c2-bbbc-c327eb0b8828","http://www.mendeley.com/documents/?uuid=a8b7bf6e-e36a-4065-8858-1b082327b1bc"]},{"id":"ITEM-4","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health","id":"ITEM-4","issue":"3","issued":{"date-parts":[["2005","3"]]},"page":"186-92","title":"An initial investigation of the association between the SARS outbreak and weather: with the view of the environmental temperature and its variation.","type":"article-journal","volume":"59"},"uris":["http://www.mendeley.com/documents/?uuid=22510d89-b07d-4b91-9ce2-86072bf09e60","http://www.mendeley.com/documents/?uuid=82f8aeae-1d9c-4048-977d-171000e04cb7","http://www.mendeley.com/documents/?uuid=2e7c9433-67a5-47bd-88a5-57b51478ad63"]}],"mendeley":{"formattedCitation":"(Bi et al., 2007; Park et al., 2020; Tan et al., 2005; van Doremalen et al., 2013)","plainTextFormattedCitation":"(Bi et al., 2007; Park et al., 2020; Tan et al., 2005; van Doremalen et al., 2013)","previouslyFormattedCitation":"(Bi et al., 2007; Park et al., 2020; Tan et al., 2005; van Doremalen et al., 2013)"},"properties":{"noteIndex":0},"schema":"https://github.com/citation-style-language/schema/raw/master/csl-citation.json"}</w:instrText>
        </w:r>
        <w:r w:rsidRPr="00186BD2">
          <w:rPr>
            <w:rStyle w:val="FootnoteReference"/>
            <w:rFonts w:ascii="Times New Roman" w:hAnsi="Times New Roman" w:cs="Times New Roman"/>
            <w:sz w:val="24"/>
            <w:szCs w:val="24"/>
            <w:rPrChange w:id="350" w:author="Mohammad Nayeem Hasan" w:date="2022-10-30T19:39:00Z">
              <w:rPr>
                <w:rStyle w:val="FootnoteReference"/>
                <w:rFonts w:cs="Times New Roman"/>
                <w:sz w:val="24"/>
                <w:szCs w:val="24"/>
              </w:rPr>
            </w:rPrChange>
          </w:rPr>
          <w:fldChar w:fldCharType="separate"/>
        </w:r>
        <w:r w:rsidRPr="00186BD2">
          <w:rPr>
            <w:rFonts w:ascii="Times New Roman" w:hAnsi="Times New Roman" w:cs="Times New Roman"/>
            <w:bCs/>
            <w:noProof/>
            <w:sz w:val="24"/>
            <w:szCs w:val="24"/>
            <w:rPrChange w:id="351" w:author="Mohammad Nayeem Hasan" w:date="2022-10-30T19:39:00Z">
              <w:rPr>
                <w:rFonts w:cs="Times New Roman"/>
                <w:bCs/>
                <w:noProof/>
                <w:sz w:val="24"/>
                <w:szCs w:val="24"/>
              </w:rPr>
            </w:rPrChange>
          </w:rPr>
          <w:t>(Bi et al., 2007; Park et al., 2020; Tan et al., 2005; van Doremalen et al., 2013)</w:t>
        </w:r>
        <w:r w:rsidRPr="00186BD2">
          <w:rPr>
            <w:rStyle w:val="FootnoteReference"/>
            <w:rFonts w:ascii="Times New Roman" w:hAnsi="Times New Roman" w:cs="Times New Roman"/>
            <w:sz w:val="24"/>
            <w:szCs w:val="24"/>
            <w:rPrChange w:id="352" w:author="Mohammad Nayeem Hasan" w:date="2022-10-30T19:39:00Z">
              <w:rPr>
                <w:rStyle w:val="FootnoteReference"/>
                <w:rFonts w:cs="Times New Roman"/>
                <w:sz w:val="24"/>
                <w:szCs w:val="24"/>
              </w:rPr>
            </w:rPrChange>
          </w:rPr>
          <w:fldChar w:fldCharType="end"/>
        </w:r>
        <w:r w:rsidRPr="00186BD2">
          <w:rPr>
            <w:rFonts w:ascii="Times New Roman" w:hAnsi="Times New Roman" w:cs="Times New Roman"/>
            <w:sz w:val="24"/>
            <w:szCs w:val="24"/>
            <w:rPrChange w:id="353" w:author="Mohammad Nayeem Hasan" w:date="2022-10-30T19:39:00Z">
              <w:rPr>
                <w:rFonts w:cs="Times New Roman"/>
                <w:sz w:val="24"/>
                <w:szCs w:val="24"/>
              </w:rPr>
            </w:rPrChange>
          </w:rPr>
          <w:t xml:space="preserve">. For instance, one experimental finding claimed, animal tests using the influenza virus showed that the spreading of the virus was more proficient at five degrees celsius than at twenty degrees Celsius </w:t>
        </w:r>
        <w:r w:rsidRPr="00186BD2">
          <w:rPr>
            <w:rStyle w:val="FootnoteReference"/>
            <w:rFonts w:ascii="Times New Roman" w:hAnsi="Times New Roman" w:cs="Times New Roman"/>
            <w:sz w:val="24"/>
            <w:szCs w:val="24"/>
            <w:rPrChange w:id="354" w:author="Mohammad Nayeem Hasan" w:date="2022-10-30T19:39:00Z">
              <w:rPr>
                <w:rStyle w:val="FootnoteReference"/>
                <w:rFonts w:cs="Times New Roman"/>
                <w:sz w:val="24"/>
                <w:szCs w:val="24"/>
              </w:rPr>
            </w:rPrChange>
          </w:rPr>
          <w:fldChar w:fldCharType="begin" w:fldLock="1"/>
        </w:r>
        <w:r w:rsidRPr="00186BD2">
          <w:rPr>
            <w:rFonts w:ascii="Times New Roman" w:hAnsi="Times New Roman" w:cs="Times New Roman"/>
            <w:sz w:val="24"/>
            <w:szCs w:val="24"/>
            <w:rPrChange w:id="355" w:author="Mohammad Nayeem Hasan" w:date="2022-10-30T19:39:00Z">
              <w:rPr>
                <w:rFonts w:cs="Times New Roman"/>
                <w:sz w:val="24"/>
                <w:szCs w:val="24"/>
              </w:rPr>
            </w:rPrChange>
          </w:rPr>
          <w:instrText>ADDIN CSL_CITATION {"citationItems":[{"id":"ITEM-1","itemData":{"DOI":"10.1371/JOURNAL.PPAT.0030151","ISSN":"1553-7374","PMID":"17953482","abstract":"Using the guinea pig as a model host, we show that aerosol spread of influenza virus is dependent upon both ambient relative humidity and temperature. Twenty experiments performed at relative humidities from 20% to 80% and 5 °C, 20 °C, or 30 °C indicated that both cold and dry conditions favor transmission. The relationship between transmission via aerosols and relative humidity at 20 °C is similar to that previously reported for the stability of influenza viruses (except at high relative humidity, 80%), implying that the effects of humidity act largely at the level of the virus particle. For infected guinea pigs housed at 5 °C, the duration of peak shedding was approximately 40 h longer than that of animals housed at 20 °C; this increased shedding likely accounts for the enhanced transmission seen at 5 °C. To investigate the mechanism permitting prolonged viral growth, expression levels in the upper respiratory tract of several innate immune mediators were determined. Innate responses proved to be comparable between animals housed at 5 °C and 20 °C, suggesting that cold temperature (5 °C) does not impair the innate immune response in this system. Although the seasonal epidemiology of influenza is well characterized, the underlying reasons for predominant wintertime spread are not clear. We provide direct, experimental evidence to support the role of weather conditions in the dynamics of influenza and thereby address a long-standing question fundamental to the understanding of influenza epidemiology and evolution.","author":[{"dropping-particle":"","family":"Lowen","given":"Anice C.","non-dropping-particle":"","parse-names":false,"suffix":""},{"dropping-particle":"","family":"Mubareka","given":"Samira","non-dropping-particle":"","parse-names":false,"suffix":""},{"dropping-particle":"","family":"Steel","given":"John","non-dropping-particle":"","parse-names":false,"suffix":""},{"dropping-particle":"","family":"Palese","given":"Peter","non-dropping-particle":"","parse-names":false,"suffix":""}],"container-title":"PLOS Pathogens","id":"ITEM-1","issue":"10","issued":{"date-parts":[["2007","10"]]},"page":"e151","publisher":"Public Library of Science","title":"Influenza Virus Transmission Is Dependent on Relative Humidity and Temperature","type":"article-journal","volume":"3"},"uris":["http://www.mendeley.com/documents/?uuid=a96975f4-7d98-3a07-820f-1535ecd8a16e","http://www.mendeley.com/documents/?uuid=fbbe2c05-7a6a-47c6-9091-bce13cb0b1ac","http://www.mendeley.com/documents/?uuid=77e97808-ab43-47a2-b8be-ff9b108c225f","http://www.mendeley.com/documents/?uuid=25012ef2-a498-498d-8b99-9ba0f097e127"]}],"mendeley":{"formattedCitation":"(Lowen et al., 2007)","plainTextFormattedCitation":"(Lowen et al., 2007)","previouslyFormattedCitation":"(Lowen et al., 2007)"},"properties":{"noteIndex":0},"schema":"https://github.com/citation-style-language/schema/raw/master/csl-citation.json"}</w:instrText>
        </w:r>
        <w:r w:rsidRPr="00186BD2">
          <w:rPr>
            <w:rStyle w:val="FootnoteReference"/>
            <w:rFonts w:ascii="Times New Roman" w:hAnsi="Times New Roman" w:cs="Times New Roman"/>
            <w:sz w:val="24"/>
            <w:szCs w:val="24"/>
            <w:rPrChange w:id="356" w:author="Mohammad Nayeem Hasan" w:date="2022-10-30T19:39:00Z">
              <w:rPr>
                <w:rStyle w:val="FootnoteReference"/>
                <w:rFonts w:cs="Times New Roman"/>
                <w:sz w:val="24"/>
                <w:szCs w:val="24"/>
              </w:rPr>
            </w:rPrChange>
          </w:rPr>
          <w:fldChar w:fldCharType="separate"/>
        </w:r>
        <w:r w:rsidRPr="00186BD2">
          <w:rPr>
            <w:rFonts w:ascii="Times New Roman" w:hAnsi="Times New Roman" w:cs="Times New Roman"/>
            <w:bCs/>
            <w:noProof/>
            <w:sz w:val="24"/>
            <w:szCs w:val="24"/>
            <w:rPrChange w:id="357" w:author="Mohammad Nayeem Hasan" w:date="2022-10-30T19:39:00Z">
              <w:rPr>
                <w:rFonts w:cs="Times New Roman"/>
                <w:bCs/>
                <w:noProof/>
                <w:sz w:val="24"/>
                <w:szCs w:val="24"/>
              </w:rPr>
            </w:rPrChange>
          </w:rPr>
          <w:t>(Lowen et al., 2007)</w:t>
        </w:r>
        <w:r w:rsidRPr="00186BD2">
          <w:rPr>
            <w:rStyle w:val="FootnoteReference"/>
            <w:rFonts w:ascii="Times New Roman" w:hAnsi="Times New Roman" w:cs="Times New Roman"/>
            <w:sz w:val="24"/>
            <w:szCs w:val="24"/>
            <w:rPrChange w:id="358" w:author="Mohammad Nayeem Hasan" w:date="2022-10-30T19:39:00Z">
              <w:rPr>
                <w:rStyle w:val="FootnoteReference"/>
                <w:rFonts w:cs="Times New Roman"/>
                <w:sz w:val="24"/>
                <w:szCs w:val="24"/>
              </w:rPr>
            </w:rPrChange>
          </w:rPr>
          <w:fldChar w:fldCharType="end"/>
        </w:r>
        <w:r w:rsidRPr="00186BD2">
          <w:rPr>
            <w:rFonts w:ascii="Times New Roman" w:hAnsi="Times New Roman" w:cs="Times New Roman"/>
            <w:sz w:val="24"/>
            <w:szCs w:val="24"/>
            <w:rPrChange w:id="359" w:author="Mohammad Nayeem Hasan" w:date="2022-10-30T19:39:00Z">
              <w:rPr>
                <w:rFonts w:cs="Times New Roman"/>
                <w:sz w:val="24"/>
                <w:szCs w:val="24"/>
              </w:rPr>
            </w:rPrChange>
          </w:rPr>
          <w:t xml:space="preserve">. When the virus is exposed to increased relative humidity and temperatures, as well as simulated solar light, the virus becomes even less stable (half-life, 3 min) </w:t>
        </w:r>
        <w:r w:rsidRPr="00186BD2">
          <w:rPr>
            <w:rStyle w:val="FootnoteReference"/>
            <w:rFonts w:ascii="Times New Roman" w:hAnsi="Times New Roman" w:cs="Times New Roman"/>
            <w:sz w:val="24"/>
            <w:szCs w:val="24"/>
            <w:rPrChange w:id="360" w:author="Mohammad Nayeem Hasan" w:date="2022-10-30T19:39:00Z">
              <w:rPr>
                <w:rStyle w:val="FootnoteReference"/>
                <w:rFonts w:cs="Times New Roman"/>
                <w:sz w:val="24"/>
                <w:szCs w:val="24"/>
              </w:rPr>
            </w:rPrChange>
          </w:rPr>
          <w:fldChar w:fldCharType="begin" w:fldLock="1"/>
        </w:r>
        <w:r w:rsidRPr="00186BD2">
          <w:rPr>
            <w:rFonts w:ascii="Times New Roman" w:hAnsi="Times New Roman" w:cs="Times New Roman"/>
            <w:sz w:val="24"/>
            <w:szCs w:val="24"/>
            <w:rPrChange w:id="361" w:author="Mohammad Nayeem Hasan" w:date="2022-10-30T19:39:00Z">
              <w:rPr>
                <w:rFonts w:cs="Times New Roman"/>
                <w:sz w:val="24"/>
                <w:szCs w:val="24"/>
              </w:rPr>
            </w:rPrChange>
          </w:rPr>
          <w:instrText>ADDIN CSL_CITATION {"citationItems":[{"id":"ITEM-1","itemData":{"id":"ITEM-1","issued":{"date-parts":[["2020"]]},"title":"DHS S&amp;T Launches Indoor Predictive Modeling Tool for Coronavirus Stability","type":"webpage"},"uris":["http://www.mendeley.com/documents/?uuid=af0aefd0-8a0c-3d23-a62b-cffca8b2f7d0","http://www.mendeley.com/documents/?uuid=b5f9cf47-553e-434c-88f3-63c7d4fe33d8","http://www.mendeley.com/documents/?uuid=7d56fd03-dcc6-4ab1-b308-283384339e7d","http://www.mendeley.com/documents/?uuid=3d85cde5-1ad5-4bcb-9974-a8280fc842cd"]}],"mendeley":{"formattedCitation":"(&lt;i&gt;DHS S&amp;T Launches Indoor Predictive Modeling Tool for Coronavirus Stability&lt;/i&gt;, 2020)","plainTextFormattedCitation":"(DHS S&amp;T Launches Indoor Predictive Modeling Tool for Coronavirus Stability, 2020)","previouslyFormattedCitation":"(&lt;i&gt;DHS S&amp;T Launches Indoor Predictive Modeling Tool for Coronavirus Stability&lt;/i&gt;, 2020)"},"properties":{"noteIndex":0},"schema":"https://github.com/citation-style-language/schema/raw/master/csl-citation.json"}</w:instrText>
        </w:r>
        <w:r w:rsidRPr="00186BD2">
          <w:rPr>
            <w:rStyle w:val="FootnoteReference"/>
            <w:rFonts w:ascii="Times New Roman" w:hAnsi="Times New Roman" w:cs="Times New Roman"/>
            <w:sz w:val="24"/>
            <w:szCs w:val="24"/>
            <w:rPrChange w:id="362" w:author="Mohammad Nayeem Hasan" w:date="2022-10-30T19:39:00Z">
              <w:rPr>
                <w:rStyle w:val="FootnoteReference"/>
                <w:rFonts w:cs="Times New Roman"/>
                <w:sz w:val="24"/>
                <w:szCs w:val="24"/>
              </w:rPr>
            </w:rPrChange>
          </w:rPr>
          <w:fldChar w:fldCharType="separate"/>
        </w:r>
        <w:r w:rsidRPr="00186BD2">
          <w:rPr>
            <w:rFonts w:ascii="Times New Roman" w:hAnsi="Times New Roman" w:cs="Times New Roman"/>
            <w:noProof/>
            <w:sz w:val="24"/>
            <w:szCs w:val="24"/>
            <w:rPrChange w:id="363" w:author="Mohammad Nayeem Hasan" w:date="2022-10-30T19:39:00Z">
              <w:rPr>
                <w:rFonts w:cs="Times New Roman"/>
                <w:noProof/>
                <w:sz w:val="24"/>
                <w:szCs w:val="24"/>
              </w:rPr>
            </w:rPrChange>
          </w:rPr>
          <w:t>(</w:t>
        </w:r>
        <w:r w:rsidRPr="00186BD2">
          <w:rPr>
            <w:rFonts w:ascii="Times New Roman" w:hAnsi="Times New Roman" w:cs="Times New Roman"/>
            <w:i/>
            <w:noProof/>
            <w:sz w:val="24"/>
            <w:szCs w:val="24"/>
            <w:rPrChange w:id="364" w:author="Mohammad Nayeem Hasan" w:date="2022-10-30T19:39:00Z">
              <w:rPr>
                <w:rFonts w:cs="Times New Roman"/>
                <w:i/>
                <w:noProof/>
                <w:sz w:val="24"/>
                <w:szCs w:val="24"/>
              </w:rPr>
            </w:rPrChange>
          </w:rPr>
          <w:t>DHS S&amp;T Launches Indoor Predictive Modeling Tool for Coronavirus Stability</w:t>
        </w:r>
        <w:r w:rsidRPr="00186BD2">
          <w:rPr>
            <w:rFonts w:ascii="Times New Roman" w:hAnsi="Times New Roman" w:cs="Times New Roman"/>
            <w:noProof/>
            <w:sz w:val="24"/>
            <w:szCs w:val="24"/>
            <w:rPrChange w:id="365" w:author="Mohammad Nayeem Hasan" w:date="2022-10-30T19:39:00Z">
              <w:rPr>
                <w:rFonts w:cs="Times New Roman"/>
                <w:noProof/>
                <w:sz w:val="24"/>
                <w:szCs w:val="24"/>
              </w:rPr>
            </w:rPrChange>
          </w:rPr>
          <w:t>, 2020)</w:t>
        </w:r>
        <w:r w:rsidRPr="00186BD2">
          <w:rPr>
            <w:rStyle w:val="FootnoteReference"/>
            <w:rFonts w:ascii="Times New Roman" w:hAnsi="Times New Roman" w:cs="Times New Roman"/>
            <w:sz w:val="24"/>
            <w:szCs w:val="24"/>
            <w:rPrChange w:id="366" w:author="Mohammad Nayeem Hasan" w:date="2022-10-30T19:39:00Z">
              <w:rPr>
                <w:rStyle w:val="FootnoteReference"/>
                <w:rFonts w:cs="Times New Roman"/>
                <w:sz w:val="24"/>
                <w:szCs w:val="24"/>
              </w:rPr>
            </w:rPrChange>
          </w:rPr>
          <w:fldChar w:fldCharType="end"/>
        </w:r>
        <w:r w:rsidRPr="00186BD2">
          <w:rPr>
            <w:rFonts w:ascii="Times New Roman" w:hAnsi="Times New Roman" w:cs="Times New Roman"/>
            <w:sz w:val="24"/>
            <w:szCs w:val="24"/>
            <w:rPrChange w:id="367" w:author="Mohammad Nayeem Hasan" w:date="2022-10-30T19:39:00Z">
              <w:rPr>
                <w:rFonts w:cs="Times New Roman"/>
                <w:sz w:val="24"/>
                <w:szCs w:val="24"/>
              </w:rPr>
            </w:rPrChange>
          </w:rPr>
          <w:t xml:space="preserve">. </w:t>
        </w:r>
      </w:ins>
    </w:p>
    <w:p w14:paraId="04949CEA" w14:textId="34722B38" w:rsidR="006B0362" w:rsidRPr="00186BD2" w:rsidDel="002D7E55" w:rsidRDefault="006B0362">
      <w:pPr>
        <w:spacing w:line="276" w:lineRule="auto"/>
        <w:ind w:firstLine="720"/>
        <w:rPr>
          <w:ins w:id="368" w:author="Haider, Najmul" w:date="2022-10-16T16:57:00Z"/>
          <w:del w:id="369" w:author="Mohammad Nayeem Hasan" w:date="2022-10-28T23:53:00Z"/>
          <w:rFonts w:ascii="Times New Roman" w:hAnsi="Times New Roman" w:cs="Times New Roman"/>
          <w:sz w:val="24"/>
          <w:szCs w:val="24"/>
        </w:rPr>
        <w:pPrChange w:id="370" w:author="Mohammad Nayeem Hasan" w:date="2022-11-03T22:34:00Z">
          <w:pPr/>
        </w:pPrChange>
      </w:pPr>
      <w:ins w:id="371" w:author="Haider, Najmul" w:date="2022-10-16T16:57:00Z">
        <w:del w:id="372" w:author="Mohammad Nayeem Hasan" w:date="2022-10-28T23:53:00Z">
          <w:r w:rsidRPr="00186BD2" w:rsidDel="002D7E55">
            <w:rPr>
              <w:rFonts w:ascii="Times New Roman" w:hAnsi="Times New Roman" w:cs="Times New Roman"/>
              <w:sz w:val="24"/>
              <w:szCs w:val="24"/>
            </w:rPr>
            <w:delText xml:space="preserve">First paragraph: Dengue virus burden in the world, South Asia and Bangladesh </w:delText>
          </w:r>
        </w:del>
      </w:ins>
    </w:p>
    <w:p w14:paraId="6C30A8B3" w14:textId="5838F23D" w:rsidR="006B0362" w:rsidRPr="00186BD2" w:rsidDel="002D7E55" w:rsidRDefault="006B0362">
      <w:pPr>
        <w:spacing w:line="276" w:lineRule="auto"/>
        <w:ind w:firstLine="720"/>
        <w:rPr>
          <w:ins w:id="373" w:author="Haider, Najmul" w:date="2022-10-16T16:57:00Z"/>
          <w:del w:id="374" w:author="Mohammad Nayeem Hasan" w:date="2022-10-28T23:53:00Z"/>
          <w:rFonts w:ascii="Times New Roman" w:hAnsi="Times New Roman" w:cs="Times New Roman"/>
          <w:sz w:val="24"/>
          <w:szCs w:val="24"/>
        </w:rPr>
        <w:pPrChange w:id="375" w:author="Mohammad Nayeem Hasan" w:date="2022-11-03T22:34:00Z">
          <w:pPr/>
        </w:pPrChange>
      </w:pPr>
    </w:p>
    <w:p w14:paraId="181B43B9" w14:textId="1B2EA2C9" w:rsidR="006B0362" w:rsidRPr="00186BD2" w:rsidDel="007F5D16" w:rsidRDefault="006B0362">
      <w:pPr>
        <w:spacing w:line="276" w:lineRule="auto"/>
        <w:ind w:firstLine="720"/>
        <w:rPr>
          <w:ins w:id="376" w:author="Haider, Najmul" w:date="2022-10-16T16:59:00Z"/>
          <w:moveFrom w:id="377" w:author="Mohammad Nayeem Hasan" w:date="2022-10-28T23:59:00Z"/>
          <w:rFonts w:ascii="Times New Roman" w:hAnsi="Times New Roman" w:cs="Times New Roman"/>
          <w:sz w:val="24"/>
          <w:szCs w:val="24"/>
        </w:rPr>
        <w:pPrChange w:id="378" w:author="Mohammad Nayeem Hasan" w:date="2022-11-03T22:34:00Z">
          <w:pPr/>
        </w:pPrChange>
      </w:pPr>
      <w:moveFromRangeStart w:id="379" w:author="Mohammad Nayeem Hasan" w:date="2022-10-28T23:59:00Z" w:name="move117894000"/>
      <w:moveFrom w:id="380" w:author="Mohammad Nayeem Hasan" w:date="2022-10-28T23:59:00Z">
        <w:ins w:id="381" w:author="Haider, Najmul" w:date="2022-10-16T16:57:00Z">
          <w:r w:rsidRPr="00186BD2" w:rsidDel="007F5D16">
            <w:rPr>
              <w:rFonts w:ascii="Times New Roman" w:hAnsi="Times New Roman" w:cs="Times New Roman"/>
              <w:sz w:val="24"/>
              <w:szCs w:val="24"/>
            </w:rPr>
            <w:t>2</w:t>
          </w:r>
          <w:r w:rsidRPr="00186BD2" w:rsidDel="007F5D16">
            <w:rPr>
              <w:rFonts w:ascii="Times New Roman" w:hAnsi="Times New Roman" w:cs="Times New Roman"/>
              <w:sz w:val="24"/>
              <w:szCs w:val="24"/>
              <w:vertAlign w:val="superscript"/>
            </w:rPr>
            <w:t>nd</w:t>
          </w:r>
          <w:r w:rsidRPr="00186BD2" w:rsidDel="007F5D16">
            <w:rPr>
              <w:rFonts w:ascii="Times New Roman" w:hAnsi="Times New Roman" w:cs="Times New Roman"/>
              <w:sz w:val="24"/>
              <w:szCs w:val="24"/>
            </w:rPr>
            <w:t xml:space="preserve"> Paragraph: </w:t>
          </w:r>
        </w:ins>
        <w:ins w:id="382" w:author="Haider, Najmul" w:date="2022-10-16T16:58:00Z">
          <w:r w:rsidRPr="00186BD2" w:rsidDel="007F5D16">
            <w:rPr>
              <w:rFonts w:ascii="Times New Roman" w:hAnsi="Times New Roman" w:cs="Times New Roman"/>
              <w:sz w:val="24"/>
              <w:szCs w:val="24"/>
            </w:rPr>
            <w:t xml:space="preserve">Dengue cases are increasing in Bangldesh. Review some articles of dengue epidemics in </w:t>
          </w:r>
        </w:ins>
        <w:ins w:id="383" w:author="Haider, Najmul" w:date="2022-10-16T16:59:00Z">
          <w:r w:rsidRPr="00186BD2" w:rsidDel="007F5D16">
            <w:rPr>
              <w:rFonts w:ascii="Times New Roman" w:hAnsi="Times New Roman" w:cs="Times New Roman"/>
              <w:sz w:val="24"/>
              <w:szCs w:val="24"/>
            </w:rPr>
            <w:t>Bangladesh</w:t>
          </w:r>
        </w:ins>
        <w:ins w:id="384" w:author="Haider, Najmul" w:date="2022-10-16T16:58:00Z">
          <w:r w:rsidRPr="00186BD2" w:rsidDel="007F5D16">
            <w:rPr>
              <w:rFonts w:ascii="Times New Roman" w:hAnsi="Times New Roman" w:cs="Times New Roman"/>
              <w:sz w:val="24"/>
              <w:szCs w:val="24"/>
            </w:rPr>
            <w:t xml:space="preserve"> those shows </w:t>
          </w:r>
        </w:ins>
        <w:ins w:id="385" w:author="Haider, Najmul" w:date="2022-10-16T16:59:00Z">
          <w:r w:rsidRPr="00186BD2" w:rsidDel="007F5D16">
            <w:rPr>
              <w:rFonts w:ascii="Times New Roman" w:hAnsi="Times New Roman" w:cs="Times New Roman"/>
              <w:sz w:val="24"/>
              <w:szCs w:val="24"/>
            </w:rPr>
            <w:t xml:space="preserve">annual cases, growth rate, R0 or seasonality and spatial clustering. </w:t>
          </w:r>
        </w:ins>
      </w:moveFrom>
    </w:p>
    <w:moveFromRangeEnd w:id="379"/>
    <w:p w14:paraId="142B84BF" w14:textId="64905060" w:rsidR="006B0362" w:rsidRPr="00186BD2" w:rsidRDefault="006B0362">
      <w:pPr>
        <w:spacing w:line="276" w:lineRule="auto"/>
        <w:ind w:firstLine="720"/>
        <w:rPr>
          <w:ins w:id="386" w:author="Haider, Najmul" w:date="2022-10-16T16:59:00Z"/>
          <w:rFonts w:ascii="Times New Roman" w:hAnsi="Times New Roman" w:cs="Times New Roman"/>
          <w:sz w:val="24"/>
          <w:szCs w:val="24"/>
        </w:rPr>
        <w:pPrChange w:id="387" w:author="Mohammad Nayeem Hasan" w:date="2022-11-03T22:34:00Z">
          <w:pPr/>
        </w:pPrChange>
      </w:pPr>
    </w:p>
    <w:p w14:paraId="0F686D89" w14:textId="59AB0423" w:rsidR="006B0362" w:rsidRPr="00186BD2" w:rsidRDefault="002A232A">
      <w:pPr>
        <w:spacing w:line="276" w:lineRule="auto"/>
        <w:rPr>
          <w:ins w:id="388" w:author="Haider, Najmul" w:date="2022-10-16T17:00:00Z"/>
          <w:rFonts w:ascii="Times New Roman" w:hAnsi="Times New Roman" w:cs="Times New Roman"/>
          <w:b/>
          <w:bCs/>
          <w:sz w:val="24"/>
          <w:szCs w:val="24"/>
          <w:rPrChange w:id="389" w:author="Mohammad Nayeem Hasan" w:date="2022-10-30T19:39:00Z">
            <w:rPr>
              <w:ins w:id="390" w:author="Haider, Najmul" w:date="2022-10-16T17:00:00Z"/>
              <w:rFonts w:ascii="Times New Roman" w:hAnsi="Times New Roman" w:cs="Times New Roman"/>
              <w:sz w:val="24"/>
              <w:szCs w:val="24"/>
            </w:rPr>
          </w:rPrChange>
        </w:rPr>
        <w:pPrChange w:id="391" w:author="Mohammad Nayeem Hasan" w:date="2022-11-03T22:34:00Z">
          <w:pPr/>
        </w:pPrChange>
      </w:pPr>
      <w:ins w:id="392" w:author="Mohammad Nayeem Hasan" w:date="2022-10-29T00:27:00Z">
        <w:r w:rsidRPr="00186BD2">
          <w:rPr>
            <w:rFonts w:ascii="Times New Roman" w:hAnsi="Times New Roman" w:cs="Times New Roman"/>
            <w:b/>
            <w:bCs/>
            <w:sz w:val="24"/>
            <w:szCs w:val="24"/>
          </w:rPr>
          <w:t>[</w:t>
        </w:r>
      </w:ins>
      <w:ins w:id="393" w:author="Haider, Najmul" w:date="2022-10-16T16:59:00Z">
        <w:r w:rsidR="006B0362" w:rsidRPr="00186BD2">
          <w:rPr>
            <w:rFonts w:ascii="Times New Roman" w:hAnsi="Times New Roman" w:cs="Times New Roman"/>
            <w:b/>
            <w:bCs/>
            <w:sz w:val="24"/>
            <w:szCs w:val="24"/>
            <w:rPrChange w:id="394" w:author="Mohammad Nayeem Hasan" w:date="2022-10-30T19:39:00Z">
              <w:rPr>
                <w:rFonts w:ascii="Times New Roman" w:hAnsi="Times New Roman" w:cs="Times New Roman"/>
                <w:sz w:val="24"/>
                <w:szCs w:val="24"/>
              </w:rPr>
            </w:rPrChange>
          </w:rPr>
          <w:t>Final</w:t>
        </w:r>
      </w:ins>
      <w:ins w:id="395" w:author="Haider, Najmul" w:date="2022-10-16T17:00:00Z">
        <w:r w:rsidR="00C17812" w:rsidRPr="00186BD2">
          <w:rPr>
            <w:rFonts w:ascii="Times New Roman" w:hAnsi="Times New Roman" w:cs="Times New Roman"/>
            <w:b/>
            <w:bCs/>
            <w:sz w:val="24"/>
            <w:szCs w:val="24"/>
            <w:rPrChange w:id="396" w:author="Mohammad Nayeem Hasan" w:date="2022-10-30T19:39:00Z">
              <w:rPr>
                <w:rFonts w:ascii="Times New Roman" w:hAnsi="Times New Roman" w:cs="Times New Roman"/>
                <w:sz w:val="24"/>
                <w:szCs w:val="24"/>
              </w:rPr>
            </w:rPrChange>
          </w:rPr>
          <w:t xml:space="preserve"> paragraph</w:t>
        </w:r>
      </w:ins>
      <w:ins w:id="397" w:author="Haider, Najmul" w:date="2022-10-16T17:03:00Z">
        <w:r w:rsidR="003D5DCB" w:rsidRPr="00186BD2">
          <w:rPr>
            <w:rFonts w:ascii="Times New Roman" w:hAnsi="Times New Roman" w:cs="Times New Roman"/>
            <w:b/>
            <w:bCs/>
            <w:sz w:val="24"/>
            <w:szCs w:val="24"/>
            <w:rPrChange w:id="398" w:author="Mohammad Nayeem Hasan" w:date="2022-10-30T19:39:00Z">
              <w:rPr>
                <w:rFonts w:ascii="Times New Roman" w:hAnsi="Times New Roman" w:cs="Times New Roman"/>
                <w:sz w:val="24"/>
                <w:szCs w:val="24"/>
              </w:rPr>
            </w:rPrChange>
          </w:rPr>
          <w:t xml:space="preserve"> Objective</w:t>
        </w:r>
      </w:ins>
      <w:ins w:id="399" w:author="Haider, Najmul" w:date="2022-10-16T17:00:00Z">
        <w:r w:rsidR="00C17812" w:rsidRPr="00186BD2">
          <w:rPr>
            <w:rFonts w:ascii="Times New Roman" w:hAnsi="Times New Roman" w:cs="Times New Roman"/>
            <w:b/>
            <w:bCs/>
            <w:sz w:val="24"/>
            <w:szCs w:val="24"/>
            <w:rPrChange w:id="400" w:author="Mohammad Nayeem Hasan" w:date="2022-10-30T19:39:00Z">
              <w:rPr>
                <w:rFonts w:ascii="Times New Roman" w:hAnsi="Times New Roman" w:cs="Times New Roman"/>
                <w:sz w:val="24"/>
                <w:szCs w:val="24"/>
              </w:rPr>
            </w:rPrChange>
          </w:rPr>
          <w:t xml:space="preserve">: </w:t>
        </w:r>
      </w:ins>
    </w:p>
    <w:p w14:paraId="0293E157" w14:textId="332AC3C2" w:rsidR="00C17812" w:rsidRPr="00186BD2" w:rsidRDefault="003D5DCB">
      <w:pPr>
        <w:spacing w:line="276" w:lineRule="auto"/>
        <w:rPr>
          <w:ins w:id="401" w:author="Mohammad Nayeem Hasan" w:date="2022-10-29T00:27:00Z"/>
          <w:rFonts w:ascii="Times New Roman" w:hAnsi="Times New Roman" w:cs="Times New Roman"/>
          <w:b/>
          <w:bCs/>
          <w:sz w:val="24"/>
          <w:szCs w:val="24"/>
          <w:rPrChange w:id="402" w:author="Mohammad Nayeem Hasan" w:date="2022-10-30T19:39:00Z">
            <w:rPr>
              <w:ins w:id="403" w:author="Mohammad Nayeem Hasan" w:date="2022-10-29T00:27:00Z"/>
              <w:rFonts w:ascii="Times New Roman" w:hAnsi="Times New Roman" w:cs="Times New Roman"/>
              <w:sz w:val="24"/>
              <w:szCs w:val="24"/>
            </w:rPr>
          </w:rPrChange>
        </w:rPr>
        <w:pPrChange w:id="404" w:author="Mohammad Nayeem Hasan" w:date="2022-11-03T22:34:00Z">
          <w:pPr/>
        </w:pPrChange>
      </w:pPr>
      <w:ins w:id="405" w:author="Haider, Najmul" w:date="2022-10-16T17:03:00Z">
        <w:r w:rsidRPr="00186BD2">
          <w:rPr>
            <w:rFonts w:ascii="Times New Roman" w:hAnsi="Times New Roman" w:cs="Times New Roman"/>
            <w:b/>
            <w:bCs/>
            <w:sz w:val="24"/>
            <w:szCs w:val="24"/>
            <w:rPrChange w:id="406" w:author="Mohammad Nayeem Hasan" w:date="2022-10-30T19:39:00Z">
              <w:rPr>
                <w:rFonts w:ascii="Times New Roman" w:hAnsi="Times New Roman" w:cs="Times New Roman"/>
                <w:sz w:val="24"/>
                <w:szCs w:val="24"/>
              </w:rPr>
            </w:rPrChange>
          </w:rPr>
          <w:lastRenderedPageBreak/>
          <w:t>Identifying the trend and seasonalit</w:t>
        </w:r>
      </w:ins>
      <w:ins w:id="407" w:author="Haider, Najmul" w:date="2022-10-16T17:04:00Z">
        <w:r w:rsidRPr="00186BD2">
          <w:rPr>
            <w:rFonts w:ascii="Times New Roman" w:hAnsi="Times New Roman" w:cs="Times New Roman"/>
            <w:b/>
            <w:bCs/>
            <w:sz w:val="24"/>
            <w:szCs w:val="24"/>
            <w:rPrChange w:id="408" w:author="Mohammad Nayeem Hasan" w:date="2022-10-30T19:39:00Z">
              <w:rPr>
                <w:rFonts w:ascii="Times New Roman" w:hAnsi="Times New Roman" w:cs="Times New Roman"/>
                <w:sz w:val="24"/>
                <w:szCs w:val="24"/>
              </w:rPr>
            </w:rPrChange>
          </w:rPr>
          <w:t xml:space="preserve">y will help Bangladesh authority to invest </w:t>
        </w:r>
        <w:del w:id="409" w:author="Mohammad Nayeem Hasan" w:date="2022-10-29T00:27:00Z">
          <w:r w:rsidRPr="00186BD2" w:rsidDel="00170609">
            <w:rPr>
              <w:rFonts w:ascii="Times New Roman" w:hAnsi="Times New Roman" w:cs="Times New Roman"/>
              <w:b/>
              <w:bCs/>
              <w:sz w:val="24"/>
              <w:szCs w:val="24"/>
              <w:rPrChange w:id="410" w:author="Mohammad Nayeem Hasan" w:date="2022-10-30T19:39:00Z">
                <w:rPr>
                  <w:rFonts w:ascii="Times New Roman" w:hAnsi="Times New Roman" w:cs="Times New Roman"/>
                  <w:sz w:val="24"/>
                  <w:szCs w:val="24"/>
                </w:rPr>
              </w:rPrChange>
            </w:rPr>
            <w:delText>it’s</w:delText>
          </w:r>
        </w:del>
      </w:ins>
      <w:ins w:id="411" w:author="Mohammad Nayeem Hasan" w:date="2022-10-29T00:27:00Z">
        <w:r w:rsidR="00170609" w:rsidRPr="00186BD2">
          <w:rPr>
            <w:rFonts w:ascii="Times New Roman" w:hAnsi="Times New Roman" w:cs="Times New Roman"/>
            <w:b/>
            <w:bCs/>
            <w:sz w:val="24"/>
            <w:szCs w:val="24"/>
          </w:rPr>
          <w:t>its</w:t>
        </w:r>
      </w:ins>
      <w:ins w:id="412" w:author="Haider, Najmul" w:date="2022-10-16T17:04:00Z">
        <w:r w:rsidRPr="00186BD2">
          <w:rPr>
            <w:rFonts w:ascii="Times New Roman" w:hAnsi="Times New Roman" w:cs="Times New Roman"/>
            <w:b/>
            <w:bCs/>
            <w:sz w:val="24"/>
            <w:szCs w:val="24"/>
            <w:rPrChange w:id="413" w:author="Mohammad Nayeem Hasan" w:date="2022-10-30T19:39:00Z">
              <w:rPr>
                <w:rFonts w:ascii="Times New Roman" w:hAnsi="Times New Roman" w:cs="Times New Roman"/>
                <w:sz w:val="24"/>
                <w:szCs w:val="24"/>
              </w:rPr>
            </w:rPrChange>
          </w:rPr>
          <w:t xml:space="preserve"> resources for controlling dengue cases in Bangladesh. The objective of our study was to </w:t>
        </w:r>
      </w:ins>
      <w:ins w:id="414" w:author="Haider, Najmul" w:date="2022-10-16T17:05:00Z">
        <w:r w:rsidRPr="00186BD2">
          <w:rPr>
            <w:rFonts w:ascii="Times New Roman" w:hAnsi="Times New Roman" w:cs="Times New Roman"/>
            <w:b/>
            <w:bCs/>
            <w:sz w:val="24"/>
            <w:szCs w:val="24"/>
            <w:rPrChange w:id="415" w:author="Mohammad Nayeem Hasan" w:date="2022-10-30T19:39:00Z">
              <w:rPr>
                <w:rFonts w:ascii="Times New Roman" w:hAnsi="Times New Roman" w:cs="Times New Roman"/>
                <w:sz w:val="24"/>
                <w:szCs w:val="24"/>
              </w:rPr>
            </w:rPrChange>
          </w:rPr>
          <w:t xml:space="preserve">i) </w:t>
        </w:r>
      </w:ins>
      <w:ins w:id="416" w:author="Haider, Najmul" w:date="2022-10-16T17:00:00Z">
        <w:r w:rsidR="00C17812" w:rsidRPr="00186BD2">
          <w:rPr>
            <w:rFonts w:ascii="Times New Roman" w:hAnsi="Times New Roman" w:cs="Times New Roman"/>
            <w:b/>
            <w:bCs/>
            <w:sz w:val="24"/>
            <w:szCs w:val="24"/>
            <w:rPrChange w:id="417" w:author="Mohammad Nayeem Hasan" w:date="2022-10-30T19:39:00Z">
              <w:rPr>
                <w:rFonts w:ascii="Times New Roman" w:hAnsi="Times New Roman" w:cs="Times New Roman"/>
                <w:sz w:val="24"/>
                <w:szCs w:val="24"/>
              </w:rPr>
            </w:rPrChange>
          </w:rPr>
          <w:t xml:space="preserve">summarize the </w:t>
        </w:r>
      </w:ins>
      <w:ins w:id="418" w:author="Haider, Najmul" w:date="2022-10-16T17:05:00Z">
        <w:r w:rsidRPr="00186BD2">
          <w:rPr>
            <w:rFonts w:ascii="Times New Roman" w:hAnsi="Times New Roman" w:cs="Times New Roman"/>
            <w:b/>
            <w:bCs/>
            <w:sz w:val="24"/>
            <w:szCs w:val="24"/>
            <w:rPrChange w:id="419" w:author="Mohammad Nayeem Hasan" w:date="2022-10-30T19:39:00Z">
              <w:rPr>
                <w:rFonts w:ascii="Times New Roman" w:hAnsi="Times New Roman" w:cs="Times New Roman"/>
                <w:sz w:val="24"/>
                <w:szCs w:val="24"/>
              </w:rPr>
            </w:rPrChange>
          </w:rPr>
          <w:t xml:space="preserve">annual and monthly </w:t>
        </w:r>
      </w:ins>
      <w:ins w:id="420" w:author="Haider, Najmul" w:date="2022-10-16T17:00:00Z">
        <w:r w:rsidR="00C17812" w:rsidRPr="00186BD2">
          <w:rPr>
            <w:rFonts w:ascii="Times New Roman" w:hAnsi="Times New Roman" w:cs="Times New Roman"/>
            <w:b/>
            <w:bCs/>
            <w:sz w:val="24"/>
            <w:szCs w:val="24"/>
            <w:rPrChange w:id="421" w:author="Mohammad Nayeem Hasan" w:date="2022-10-30T19:39:00Z">
              <w:rPr>
                <w:rFonts w:ascii="Times New Roman" w:hAnsi="Times New Roman" w:cs="Times New Roman"/>
                <w:sz w:val="24"/>
                <w:szCs w:val="24"/>
              </w:rPr>
            </w:rPrChange>
          </w:rPr>
          <w:t xml:space="preserve">cases for past 22 years </w:t>
        </w:r>
      </w:ins>
      <w:ins w:id="422" w:author="Haider, Najmul" w:date="2022-10-16T17:05:00Z">
        <w:r w:rsidRPr="00186BD2">
          <w:rPr>
            <w:rFonts w:ascii="Times New Roman" w:hAnsi="Times New Roman" w:cs="Times New Roman"/>
            <w:b/>
            <w:bCs/>
            <w:sz w:val="24"/>
            <w:szCs w:val="24"/>
            <w:rPrChange w:id="423" w:author="Mohammad Nayeem Hasan" w:date="2022-10-30T19:39:00Z">
              <w:rPr>
                <w:rFonts w:ascii="Times New Roman" w:hAnsi="Times New Roman" w:cs="Times New Roman"/>
                <w:sz w:val="24"/>
                <w:szCs w:val="24"/>
              </w:rPr>
            </w:rPrChange>
          </w:rPr>
          <w:t>ii) identify the seasonality of dengue cases and i</w:t>
        </w:r>
        <w:del w:id="424" w:author="Mohammad Nayeem Hasan" w:date="2022-10-29T00:14:00Z">
          <w:r w:rsidRPr="00186BD2" w:rsidDel="000E0650">
            <w:rPr>
              <w:rFonts w:ascii="Times New Roman" w:hAnsi="Times New Roman" w:cs="Times New Roman"/>
              <w:b/>
              <w:bCs/>
              <w:sz w:val="24"/>
              <w:szCs w:val="24"/>
              <w:rPrChange w:id="425" w:author="Mohammad Nayeem Hasan" w:date="2022-10-30T19:39:00Z">
                <w:rPr>
                  <w:rFonts w:ascii="Times New Roman" w:hAnsi="Times New Roman" w:cs="Times New Roman"/>
                  <w:sz w:val="24"/>
                  <w:szCs w:val="24"/>
                </w:rPr>
              </w:rPrChange>
            </w:rPr>
            <w:delText>i</w:delText>
          </w:r>
        </w:del>
        <w:r w:rsidRPr="00186BD2">
          <w:rPr>
            <w:rFonts w:ascii="Times New Roman" w:hAnsi="Times New Roman" w:cs="Times New Roman"/>
            <w:b/>
            <w:bCs/>
            <w:sz w:val="24"/>
            <w:szCs w:val="24"/>
            <w:rPrChange w:id="426" w:author="Mohammad Nayeem Hasan" w:date="2022-10-30T19:39:00Z">
              <w:rPr>
                <w:rFonts w:ascii="Times New Roman" w:hAnsi="Times New Roman" w:cs="Times New Roman"/>
                <w:sz w:val="24"/>
                <w:szCs w:val="24"/>
              </w:rPr>
            </w:rPrChange>
          </w:rPr>
          <w:t xml:space="preserve">ii) identify whether dengue cases are increasing </w:t>
        </w:r>
      </w:ins>
      <w:ins w:id="427" w:author="Haider, Najmul" w:date="2022-10-16T17:06:00Z">
        <w:r w:rsidRPr="00186BD2">
          <w:rPr>
            <w:rFonts w:ascii="Times New Roman" w:hAnsi="Times New Roman" w:cs="Times New Roman"/>
            <w:b/>
            <w:bCs/>
            <w:sz w:val="24"/>
            <w:szCs w:val="24"/>
            <w:rPrChange w:id="428" w:author="Mohammad Nayeem Hasan" w:date="2022-10-30T19:39:00Z">
              <w:rPr>
                <w:rFonts w:ascii="Times New Roman" w:hAnsi="Times New Roman" w:cs="Times New Roman"/>
                <w:sz w:val="24"/>
                <w:szCs w:val="24"/>
              </w:rPr>
            </w:rPrChange>
          </w:rPr>
          <w:t>in the coun</w:t>
        </w:r>
        <w:r w:rsidR="00110A0B" w:rsidRPr="00186BD2">
          <w:rPr>
            <w:rFonts w:ascii="Times New Roman" w:hAnsi="Times New Roman" w:cs="Times New Roman"/>
            <w:b/>
            <w:bCs/>
            <w:sz w:val="24"/>
            <w:szCs w:val="24"/>
            <w:rPrChange w:id="429" w:author="Mohammad Nayeem Hasan" w:date="2022-10-30T19:39:00Z">
              <w:rPr>
                <w:rFonts w:ascii="Times New Roman" w:hAnsi="Times New Roman" w:cs="Times New Roman"/>
                <w:sz w:val="24"/>
                <w:szCs w:val="24"/>
              </w:rPr>
            </w:rPrChange>
          </w:rPr>
          <w:t>t</w:t>
        </w:r>
        <w:r w:rsidRPr="00186BD2">
          <w:rPr>
            <w:rFonts w:ascii="Times New Roman" w:hAnsi="Times New Roman" w:cs="Times New Roman"/>
            <w:b/>
            <w:bCs/>
            <w:sz w:val="24"/>
            <w:szCs w:val="24"/>
            <w:rPrChange w:id="430" w:author="Mohammad Nayeem Hasan" w:date="2022-10-30T19:39:00Z">
              <w:rPr>
                <w:rFonts w:ascii="Times New Roman" w:hAnsi="Times New Roman" w:cs="Times New Roman"/>
                <w:sz w:val="24"/>
                <w:szCs w:val="24"/>
              </w:rPr>
            </w:rPrChange>
          </w:rPr>
          <w:t xml:space="preserve">ry or </w:t>
        </w:r>
        <w:del w:id="431" w:author="Mohammad Nayeem Hasan" w:date="2022-10-29T00:27:00Z">
          <w:r w:rsidRPr="00186BD2" w:rsidDel="00170609">
            <w:rPr>
              <w:rFonts w:ascii="Times New Roman" w:hAnsi="Times New Roman" w:cs="Times New Roman"/>
              <w:b/>
              <w:bCs/>
              <w:sz w:val="24"/>
              <w:szCs w:val="24"/>
              <w:rPrChange w:id="432" w:author="Mohammad Nayeem Hasan" w:date="2022-10-30T19:39:00Z">
                <w:rPr>
                  <w:rFonts w:ascii="Times New Roman" w:hAnsi="Times New Roman" w:cs="Times New Roman"/>
                  <w:sz w:val="24"/>
                  <w:szCs w:val="24"/>
                </w:rPr>
              </w:rPrChange>
            </w:rPr>
            <w:delText xml:space="preserve">not. </w:delText>
          </w:r>
        </w:del>
      </w:ins>
      <w:ins w:id="433" w:author="Haider, Najmul" w:date="2022-10-16T17:05:00Z">
        <w:del w:id="434" w:author="Mohammad Nayeem Hasan" w:date="2022-10-29T00:27:00Z">
          <w:r w:rsidRPr="00186BD2" w:rsidDel="00170609">
            <w:rPr>
              <w:rFonts w:ascii="Times New Roman" w:hAnsi="Times New Roman" w:cs="Times New Roman"/>
              <w:b/>
              <w:bCs/>
              <w:sz w:val="24"/>
              <w:szCs w:val="24"/>
              <w:rPrChange w:id="435" w:author="Mohammad Nayeem Hasan" w:date="2022-10-30T19:39:00Z">
                <w:rPr>
                  <w:rFonts w:ascii="Times New Roman" w:hAnsi="Times New Roman" w:cs="Times New Roman"/>
                  <w:sz w:val="24"/>
                  <w:szCs w:val="24"/>
                </w:rPr>
              </w:rPrChange>
            </w:rPr>
            <w:delText xml:space="preserve"> </w:delText>
          </w:r>
        </w:del>
      </w:ins>
      <w:ins w:id="436" w:author="Mohammad Nayeem Hasan" w:date="2022-10-29T00:27:00Z">
        <w:r w:rsidR="00170609" w:rsidRPr="00186BD2">
          <w:rPr>
            <w:rFonts w:ascii="Times New Roman" w:hAnsi="Times New Roman" w:cs="Times New Roman"/>
            <w:b/>
            <w:bCs/>
            <w:sz w:val="24"/>
            <w:szCs w:val="24"/>
          </w:rPr>
          <w:t>not.]</w:t>
        </w:r>
      </w:ins>
    </w:p>
    <w:p w14:paraId="2DD64603" w14:textId="7CA608E2" w:rsidR="002A232A" w:rsidRPr="00186BD2" w:rsidRDefault="002A232A">
      <w:pPr>
        <w:spacing w:line="276" w:lineRule="auto"/>
        <w:rPr>
          <w:ins w:id="437" w:author="Mohammad Nayeem Hasan" w:date="2022-10-29T00:27:00Z"/>
          <w:rFonts w:ascii="Times New Roman" w:hAnsi="Times New Roman" w:cs="Times New Roman"/>
          <w:sz w:val="24"/>
          <w:szCs w:val="24"/>
        </w:rPr>
        <w:pPrChange w:id="438" w:author="Mohammad Nayeem Hasan" w:date="2022-11-03T22:34:00Z">
          <w:pPr/>
        </w:pPrChange>
      </w:pPr>
    </w:p>
    <w:p w14:paraId="06958FBB" w14:textId="77777777" w:rsidR="002A232A" w:rsidRPr="00186BD2" w:rsidRDefault="002A232A">
      <w:pPr>
        <w:spacing w:line="276" w:lineRule="auto"/>
        <w:ind w:firstLine="720"/>
        <w:rPr>
          <w:ins w:id="439" w:author="Mohammad Nayeem Hasan" w:date="2022-10-29T00:27:00Z"/>
          <w:rFonts w:ascii="Times New Roman" w:hAnsi="Times New Roman" w:cs="Times New Roman"/>
          <w:sz w:val="24"/>
          <w:szCs w:val="24"/>
        </w:rPr>
        <w:pPrChange w:id="440" w:author="Mohammad Nayeem Hasan" w:date="2022-11-03T22:34:00Z">
          <w:pPr>
            <w:spacing w:line="360" w:lineRule="auto"/>
            <w:jc w:val="both"/>
          </w:pPr>
        </w:pPrChange>
      </w:pPr>
      <w:ins w:id="441" w:author="Mohammad Nayeem Hasan" w:date="2022-10-29T00:27:00Z">
        <w:r w:rsidRPr="00186BD2">
          <w:rPr>
            <w:rFonts w:ascii="Times New Roman" w:hAnsi="Times New Roman" w:cs="Times New Roman"/>
            <w:sz w:val="24"/>
            <w:szCs w:val="24"/>
          </w:rPr>
          <w:t>In this study, we investigated the correlation of weather factors with Dengue cases in Bangladesh analyzing last year's data. The novel findings of this study will add value to supplement the evidence on Dengue climatic consequences. Finally, it would give a window into the perspectives from the point of view of a densely populated city of a developing nation, which can enable public health officials to design their public health response to an outbreak like these in the future.</w:t>
        </w:r>
      </w:ins>
    </w:p>
    <w:p w14:paraId="08AFC51C" w14:textId="37B7A617" w:rsidR="002A232A" w:rsidDel="008D27A3" w:rsidRDefault="002A232A" w:rsidP="008D27A3">
      <w:pPr>
        <w:spacing w:line="276" w:lineRule="auto"/>
        <w:rPr>
          <w:del w:id="442" w:author="Mohammad Nayeem Hasan" w:date="2022-11-03T22:34:00Z"/>
          <w:rFonts w:ascii="Times New Roman" w:hAnsi="Times New Roman" w:cs="Times New Roman"/>
          <w:b/>
          <w:bCs/>
          <w:sz w:val="24"/>
          <w:szCs w:val="24"/>
        </w:rPr>
      </w:pPr>
    </w:p>
    <w:p w14:paraId="1B6B8298" w14:textId="77777777" w:rsidR="008D27A3" w:rsidRPr="00186BD2" w:rsidRDefault="008D27A3">
      <w:pPr>
        <w:spacing w:line="276" w:lineRule="auto"/>
        <w:rPr>
          <w:ins w:id="443" w:author="Mohammad Nayeem Hasan" w:date="2022-11-03T22:34:00Z"/>
          <w:rFonts w:ascii="Times New Roman" w:hAnsi="Times New Roman" w:cs="Times New Roman"/>
          <w:sz w:val="24"/>
          <w:szCs w:val="24"/>
        </w:rPr>
        <w:pPrChange w:id="444" w:author="Mohammad Nayeem Hasan" w:date="2022-11-03T22:34:00Z">
          <w:pPr/>
        </w:pPrChange>
      </w:pPr>
    </w:p>
    <w:p w14:paraId="49F9F8F3" w14:textId="707AE1BD" w:rsidR="00F12313" w:rsidRPr="00186BD2" w:rsidDel="008D27A3" w:rsidRDefault="00F12313">
      <w:pPr>
        <w:spacing w:line="276" w:lineRule="auto"/>
        <w:rPr>
          <w:ins w:id="445" w:author="Haider, Najmul" w:date="2022-10-16T17:29:00Z"/>
          <w:del w:id="446" w:author="Mohammad Nayeem Hasan" w:date="2022-11-03T22:34:00Z"/>
          <w:rFonts w:ascii="Times New Roman" w:hAnsi="Times New Roman" w:cs="Times New Roman"/>
          <w:sz w:val="24"/>
          <w:szCs w:val="24"/>
        </w:rPr>
        <w:pPrChange w:id="447" w:author="Mohammad Nayeem Hasan" w:date="2022-11-03T22:34:00Z">
          <w:pPr/>
        </w:pPrChange>
      </w:pPr>
      <w:ins w:id="448" w:author="Haider, Najmul" w:date="2022-10-16T17:29:00Z">
        <w:del w:id="449" w:author="Mohammad Nayeem Hasan" w:date="2022-11-03T22:34:00Z">
          <w:r w:rsidRPr="00186BD2" w:rsidDel="008D27A3">
            <w:rPr>
              <w:rFonts w:ascii="Times New Roman" w:hAnsi="Times New Roman" w:cs="Times New Roman"/>
              <w:sz w:val="24"/>
              <w:szCs w:val="24"/>
            </w:rPr>
            <w:br w:type="page"/>
          </w:r>
        </w:del>
      </w:ins>
    </w:p>
    <w:p w14:paraId="3532FC4F" w14:textId="74DE29BA" w:rsidR="006B0362" w:rsidRPr="00186BD2" w:rsidRDefault="00F12313">
      <w:pPr>
        <w:spacing w:line="276" w:lineRule="auto"/>
        <w:rPr>
          <w:ins w:id="450" w:author="Haider, Najmul" w:date="2022-10-16T17:29:00Z"/>
          <w:rFonts w:ascii="Times New Roman" w:hAnsi="Times New Roman" w:cs="Times New Roman"/>
          <w:b/>
          <w:bCs/>
          <w:sz w:val="24"/>
          <w:szCs w:val="24"/>
        </w:rPr>
        <w:pPrChange w:id="451" w:author="Mohammad Nayeem Hasan" w:date="2022-11-03T22:34:00Z">
          <w:pPr/>
        </w:pPrChange>
      </w:pPr>
      <w:ins w:id="452" w:author="Haider, Najmul" w:date="2022-10-16T17:29:00Z">
        <w:r w:rsidRPr="00186BD2">
          <w:rPr>
            <w:rFonts w:ascii="Times New Roman" w:hAnsi="Times New Roman" w:cs="Times New Roman"/>
            <w:b/>
            <w:bCs/>
            <w:sz w:val="24"/>
            <w:szCs w:val="24"/>
          </w:rPr>
          <w:t xml:space="preserve">Methods: </w:t>
        </w:r>
      </w:ins>
    </w:p>
    <w:p w14:paraId="09F3BDE2" w14:textId="158FC8FD" w:rsidR="00F12313" w:rsidRPr="005F4087" w:rsidRDefault="00F12313">
      <w:pPr>
        <w:spacing w:line="276" w:lineRule="auto"/>
        <w:rPr>
          <w:ins w:id="453" w:author="Haider, Najmul" w:date="2022-10-16T17:29:00Z"/>
          <w:rFonts w:ascii="Times New Roman" w:hAnsi="Times New Roman" w:cs="Times New Roman"/>
          <w:b/>
          <w:bCs/>
          <w:sz w:val="24"/>
          <w:szCs w:val="24"/>
          <w:rPrChange w:id="454" w:author="Mohammad Nayeem Hasan" w:date="2022-10-30T22:41:00Z">
            <w:rPr>
              <w:ins w:id="455" w:author="Haider, Najmul" w:date="2022-10-16T17:29:00Z"/>
              <w:rFonts w:ascii="Times New Roman" w:hAnsi="Times New Roman" w:cs="Times New Roman"/>
              <w:sz w:val="24"/>
              <w:szCs w:val="24"/>
            </w:rPr>
          </w:rPrChange>
        </w:rPr>
        <w:pPrChange w:id="456" w:author="Mohammad Nayeem Hasan" w:date="2022-11-03T22:34:00Z">
          <w:pPr/>
        </w:pPrChange>
      </w:pPr>
      <w:ins w:id="457" w:author="Haider, Najmul" w:date="2022-10-16T17:29:00Z">
        <w:r w:rsidRPr="005F4087">
          <w:rPr>
            <w:rFonts w:ascii="Times New Roman" w:hAnsi="Times New Roman" w:cs="Times New Roman"/>
            <w:b/>
            <w:bCs/>
            <w:sz w:val="24"/>
            <w:szCs w:val="24"/>
            <w:rPrChange w:id="458" w:author="Mohammad Nayeem Hasan" w:date="2022-10-30T22:41:00Z">
              <w:rPr>
                <w:rFonts w:ascii="Times New Roman" w:hAnsi="Times New Roman" w:cs="Times New Roman"/>
                <w:sz w:val="24"/>
                <w:szCs w:val="24"/>
              </w:rPr>
            </w:rPrChange>
          </w:rPr>
          <w:t xml:space="preserve">Data </w:t>
        </w:r>
      </w:ins>
      <w:ins w:id="459" w:author="Haider, Najmul" w:date="2022-10-16T17:31:00Z">
        <w:r w:rsidR="00736FC7" w:rsidRPr="005F4087">
          <w:rPr>
            <w:rFonts w:ascii="Times New Roman" w:hAnsi="Times New Roman" w:cs="Times New Roman"/>
            <w:b/>
            <w:bCs/>
            <w:sz w:val="24"/>
            <w:szCs w:val="24"/>
            <w:rPrChange w:id="460" w:author="Mohammad Nayeem Hasan" w:date="2022-10-30T22:41:00Z">
              <w:rPr>
                <w:rFonts w:ascii="Times New Roman" w:hAnsi="Times New Roman" w:cs="Times New Roman"/>
                <w:sz w:val="24"/>
                <w:szCs w:val="24"/>
              </w:rPr>
            </w:rPrChange>
          </w:rPr>
          <w:t>sources</w:t>
        </w:r>
      </w:ins>
      <w:ins w:id="461" w:author="Haider, Najmul" w:date="2022-10-16T17:29:00Z">
        <w:r w:rsidRPr="005F4087">
          <w:rPr>
            <w:rFonts w:ascii="Times New Roman" w:hAnsi="Times New Roman" w:cs="Times New Roman"/>
            <w:b/>
            <w:bCs/>
            <w:sz w:val="24"/>
            <w:szCs w:val="24"/>
            <w:rPrChange w:id="462" w:author="Mohammad Nayeem Hasan" w:date="2022-10-30T22:41:00Z">
              <w:rPr>
                <w:rFonts w:ascii="Times New Roman" w:hAnsi="Times New Roman" w:cs="Times New Roman"/>
                <w:sz w:val="24"/>
                <w:szCs w:val="24"/>
              </w:rPr>
            </w:rPrChange>
          </w:rPr>
          <w:t xml:space="preserve">: </w:t>
        </w:r>
      </w:ins>
    </w:p>
    <w:p w14:paraId="4431C2DA" w14:textId="3049055A" w:rsidR="00F12313" w:rsidRPr="00186BD2" w:rsidDel="00A703EB" w:rsidRDefault="005E0832">
      <w:pPr>
        <w:spacing w:line="276" w:lineRule="auto"/>
        <w:ind w:firstLine="720"/>
        <w:rPr>
          <w:del w:id="463" w:author="Mohammad Nayeem Hasan" w:date="2022-10-29T21:46:00Z"/>
          <w:rFonts w:ascii="Times New Roman" w:hAnsi="Times New Roman" w:cs="Times New Roman"/>
          <w:sz w:val="24"/>
          <w:szCs w:val="24"/>
        </w:rPr>
        <w:pPrChange w:id="464" w:author="Mohammad Nayeem Hasan" w:date="2022-11-03T22:39:00Z">
          <w:pPr/>
        </w:pPrChange>
      </w:pPr>
      <w:ins w:id="465" w:author="Mohammad Nayeem Hasan" w:date="2022-10-29T21:46:00Z">
        <w:r w:rsidRPr="00186BD2">
          <w:rPr>
            <w:rFonts w:ascii="Times New Roman" w:hAnsi="Times New Roman" w:cs="Times New Roman"/>
            <w:sz w:val="24"/>
            <w:szCs w:val="24"/>
          </w:rPr>
          <w:t xml:space="preserve">The secondary data on the number of </w:t>
        </w:r>
      </w:ins>
      <w:ins w:id="466" w:author="Mohammad Nayeem Hasan" w:date="2022-10-29T21:58:00Z">
        <w:r w:rsidR="00031FC1" w:rsidRPr="00186BD2">
          <w:rPr>
            <w:rFonts w:ascii="Times New Roman" w:hAnsi="Times New Roman" w:cs="Times New Roman"/>
            <w:sz w:val="24"/>
            <w:szCs w:val="24"/>
          </w:rPr>
          <w:t xml:space="preserve">reported </w:t>
        </w:r>
      </w:ins>
      <w:ins w:id="467" w:author="Mohammad Nayeem Hasan" w:date="2022-10-29T21:46:00Z">
        <w:r w:rsidRPr="00186BD2">
          <w:rPr>
            <w:rFonts w:ascii="Times New Roman" w:hAnsi="Times New Roman" w:cs="Times New Roman"/>
            <w:sz w:val="24"/>
            <w:szCs w:val="24"/>
          </w:rPr>
          <w:t>dengue‐infected people have been extracted from the Directorate General of Health Services (DGHS)'s website</w:t>
        </w:r>
      </w:ins>
      <w:ins w:id="468" w:author="Mohammad Nayeem Hasan" w:date="2022-10-29T21:59:00Z">
        <w:r w:rsidR="00031FC1" w:rsidRPr="00186BD2">
          <w:rPr>
            <w:rFonts w:ascii="Times New Roman" w:hAnsi="Times New Roman" w:cs="Times New Roman"/>
            <w:sz w:val="24"/>
            <w:szCs w:val="24"/>
          </w:rPr>
          <w:t xml:space="preserve"> (https://old.dghs.gov.bd/index.php/bd/home/5200-daily-dengue-status-report)</w:t>
        </w:r>
      </w:ins>
      <w:ins w:id="469" w:author="Mohammad Nayeem Hasan" w:date="2022-10-29T21:46:00Z">
        <w:r w:rsidRPr="00186BD2">
          <w:rPr>
            <w:rFonts w:ascii="Times New Roman" w:hAnsi="Times New Roman" w:cs="Times New Roman"/>
            <w:sz w:val="24"/>
            <w:szCs w:val="24"/>
          </w:rPr>
          <w:t xml:space="preserve"> over the period from January 200</w:t>
        </w:r>
      </w:ins>
      <w:ins w:id="470" w:author="Mohammad Nayeem Hasan" w:date="2022-10-29T21:47:00Z">
        <w:r w:rsidRPr="00186BD2">
          <w:rPr>
            <w:rFonts w:ascii="Times New Roman" w:hAnsi="Times New Roman" w:cs="Times New Roman"/>
            <w:sz w:val="24"/>
            <w:szCs w:val="24"/>
          </w:rPr>
          <w:t>0</w:t>
        </w:r>
      </w:ins>
      <w:ins w:id="471" w:author="Mohammad Nayeem Hasan" w:date="2022-10-29T21:46:00Z">
        <w:r w:rsidRPr="00186BD2">
          <w:rPr>
            <w:rFonts w:ascii="Times New Roman" w:hAnsi="Times New Roman" w:cs="Times New Roman"/>
            <w:sz w:val="24"/>
            <w:szCs w:val="24"/>
          </w:rPr>
          <w:t xml:space="preserve"> to </w:t>
        </w:r>
      </w:ins>
      <w:ins w:id="472" w:author="Mohammad Nayeem Hasan" w:date="2022-10-29T21:58:00Z">
        <w:r w:rsidR="00031FC1" w:rsidRPr="00186BD2">
          <w:rPr>
            <w:rFonts w:ascii="Times New Roman" w:hAnsi="Times New Roman" w:cs="Times New Roman"/>
            <w:sz w:val="24"/>
            <w:szCs w:val="24"/>
          </w:rPr>
          <w:t>October</w:t>
        </w:r>
      </w:ins>
      <w:ins w:id="473" w:author="Mohammad Nayeem Hasan" w:date="2022-10-29T21:46:00Z">
        <w:r w:rsidRPr="00186BD2">
          <w:rPr>
            <w:rFonts w:ascii="Times New Roman" w:hAnsi="Times New Roman" w:cs="Times New Roman"/>
            <w:sz w:val="24"/>
            <w:szCs w:val="24"/>
          </w:rPr>
          <w:t xml:space="preserve"> 202</w:t>
        </w:r>
      </w:ins>
      <w:ins w:id="474" w:author="Mohammad Nayeem Hasan" w:date="2022-10-29T21:58:00Z">
        <w:r w:rsidR="00031FC1" w:rsidRPr="00186BD2">
          <w:rPr>
            <w:rFonts w:ascii="Times New Roman" w:hAnsi="Times New Roman" w:cs="Times New Roman"/>
            <w:sz w:val="24"/>
            <w:szCs w:val="24"/>
          </w:rPr>
          <w:t>2</w:t>
        </w:r>
      </w:ins>
      <w:ins w:id="475" w:author="Mohammad Nayeem Hasan" w:date="2022-10-29T21:46:00Z">
        <w:r w:rsidRPr="00186BD2">
          <w:rPr>
            <w:rFonts w:ascii="Times New Roman" w:hAnsi="Times New Roman" w:cs="Times New Roman"/>
            <w:sz w:val="24"/>
            <w:szCs w:val="24"/>
          </w:rPr>
          <w:t>.</w:t>
        </w:r>
      </w:ins>
      <w:ins w:id="476" w:author="Haider, Najmul" w:date="2022-10-16T17:29:00Z">
        <w:del w:id="477" w:author="Mohammad Nayeem Hasan" w:date="2022-10-29T21:46:00Z">
          <w:r w:rsidR="00F12313" w:rsidRPr="00186BD2" w:rsidDel="005E0832">
            <w:rPr>
              <w:rFonts w:ascii="Times New Roman" w:hAnsi="Times New Roman" w:cs="Times New Roman"/>
              <w:sz w:val="24"/>
              <w:szCs w:val="24"/>
            </w:rPr>
            <w:delText xml:space="preserve">We collected monthly reported </w:delText>
          </w:r>
        </w:del>
      </w:ins>
      <w:ins w:id="478" w:author="Haider, Najmul" w:date="2022-10-16T17:30:00Z">
        <w:del w:id="479" w:author="Mohammad Nayeem Hasan" w:date="2022-10-29T21:46:00Z">
          <w:r w:rsidR="00F12313" w:rsidRPr="00186BD2" w:rsidDel="005E0832">
            <w:rPr>
              <w:rFonts w:ascii="Times New Roman" w:hAnsi="Times New Roman" w:cs="Times New Roman"/>
              <w:sz w:val="24"/>
              <w:szCs w:val="24"/>
            </w:rPr>
            <w:delText xml:space="preserve">dengue cases </w:delText>
          </w:r>
        </w:del>
      </w:ins>
      <w:ins w:id="480" w:author="Haider, Najmul" w:date="2022-10-16T18:01:00Z">
        <w:del w:id="481" w:author="Mohammad Nayeem Hasan" w:date="2022-10-29T21:46:00Z">
          <w:r w:rsidR="004022EB" w:rsidRPr="00186BD2" w:rsidDel="005E0832">
            <w:rPr>
              <w:rFonts w:ascii="Times New Roman" w:hAnsi="Times New Roman" w:cs="Times New Roman"/>
              <w:sz w:val="24"/>
              <w:szCs w:val="24"/>
            </w:rPr>
            <w:delText>from Ministry of Health and Family Welfare’s websi</w:delText>
          </w:r>
        </w:del>
      </w:ins>
      <w:ins w:id="482" w:author="Haider, Najmul" w:date="2022-10-16T18:02:00Z">
        <w:del w:id="483" w:author="Mohammad Nayeem Hasan" w:date="2022-10-29T21:46:00Z">
          <w:r w:rsidR="004022EB" w:rsidRPr="00186BD2" w:rsidDel="005E0832">
            <w:rPr>
              <w:rFonts w:ascii="Times New Roman" w:hAnsi="Times New Roman" w:cs="Times New Roman"/>
              <w:sz w:val="24"/>
              <w:szCs w:val="24"/>
            </w:rPr>
            <w:delText>te (</w:delText>
          </w:r>
          <w:r w:rsidR="004022EB" w:rsidRPr="00186BD2" w:rsidDel="005E0832">
            <w:rPr>
              <w:rFonts w:ascii="Times New Roman" w:hAnsi="Times New Roman" w:cs="Times New Roman"/>
              <w:sz w:val="24"/>
              <w:szCs w:val="24"/>
            </w:rPr>
            <w:fldChar w:fldCharType="begin"/>
          </w:r>
          <w:r w:rsidR="004022EB" w:rsidRPr="00186BD2" w:rsidDel="005E0832">
            <w:rPr>
              <w:rFonts w:ascii="Times New Roman" w:hAnsi="Times New Roman" w:cs="Times New Roman"/>
              <w:sz w:val="24"/>
              <w:szCs w:val="24"/>
            </w:rPr>
            <w:delInstrText xml:space="preserve"> HYPERLINK "http://www.xxxx" </w:delInstrText>
          </w:r>
          <w:r w:rsidR="004022EB" w:rsidRPr="00186BD2" w:rsidDel="005E0832">
            <w:rPr>
              <w:rFonts w:ascii="Times New Roman" w:hAnsi="Times New Roman" w:cs="Times New Roman"/>
              <w:sz w:val="24"/>
              <w:szCs w:val="24"/>
            </w:rPr>
          </w:r>
          <w:r w:rsidR="004022EB" w:rsidRPr="00186BD2" w:rsidDel="005E0832">
            <w:rPr>
              <w:rFonts w:ascii="Times New Roman" w:hAnsi="Times New Roman" w:cs="Times New Roman"/>
              <w:sz w:val="24"/>
              <w:szCs w:val="24"/>
            </w:rPr>
            <w:fldChar w:fldCharType="separate"/>
          </w:r>
          <w:r w:rsidR="004022EB" w:rsidRPr="00186BD2" w:rsidDel="005E0832">
            <w:rPr>
              <w:rStyle w:val="Hyperlink"/>
              <w:rFonts w:ascii="Times New Roman" w:hAnsi="Times New Roman" w:cs="Times New Roman"/>
              <w:sz w:val="24"/>
              <w:szCs w:val="24"/>
            </w:rPr>
            <w:delText>www.xxxx</w:delText>
          </w:r>
          <w:r w:rsidR="004022EB" w:rsidRPr="00186BD2" w:rsidDel="005E0832">
            <w:rPr>
              <w:rFonts w:ascii="Times New Roman" w:hAnsi="Times New Roman" w:cs="Times New Roman"/>
              <w:sz w:val="24"/>
              <w:szCs w:val="24"/>
            </w:rPr>
            <w:fldChar w:fldCharType="end"/>
          </w:r>
          <w:r w:rsidR="004022EB" w:rsidRPr="00186BD2" w:rsidDel="005E0832">
            <w:rPr>
              <w:rFonts w:ascii="Times New Roman" w:hAnsi="Times New Roman" w:cs="Times New Roman"/>
              <w:sz w:val="24"/>
              <w:szCs w:val="24"/>
            </w:rPr>
            <w:delText xml:space="preserve">. com ) </w:delText>
          </w:r>
        </w:del>
      </w:ins>
    </w:p>
    <w:p w14:paraId="1269293C" w14:textId="4503A153" w:rsidR="00A703EB" w:rsidRPr="00186BD2" w:rsidRDefault="00A703EB">
      <w:pPr>
        <w:spacing w:line="276" w:lineRule="auto"/>
        <w:ind w:firstLine="720"/>
        <w:rPr>
          <w:ins w:id="484" w:author="Mohammad Nayeem Hasan" w:date="2022-10-30T00:09:00Z"/>
          <w:rFonts w:ascii="Times New Roman" w:hAnsi="Times New Roman" w:cs="Times New Roman"/>
          <w:sz w:val="24"/>
          <w:szCs w:val="24"/>
        </w:rPr>
        <w:pPrChange w:id="485" w:author="Mohammad Nayeem Hasan" w:date="2022-11-03T22:39:00Z">
          <w:pPr/>
        </w:pPrChange>
      </w:pPr>
    </w:p>
    <w:p w14:paraId="7624BDCB" w14:textId="1C8206B8" w:rsidR="004022EB" w:rsidRPr="00186BD2" w:rsidRDefault="00A703EB">
      <w:pPr>
        <w:spacing w:line="276" w:lineRule="auto"/>
        <w:rPr>
          <w:ins w:id="486" w:author="Haider, Najmul" w:date="2022-10-16T18:02:00Z"/>
          <w:rFonts w:ascii="Times New Roman" w:hAnsi="Times New Roman" w:cs="Times New Roman"/>
          <w:b/>
          <w:bCs/>
          <w:sz w:val="24"/>
          <w:szCs w:val="24"/>
          <w:rPrChange w:id="487" w:author="Mohammad Nayeem Hasan" w:date="2022-10-30T19:39:00Z">
            <w:rPr>
              <w:ins w:id="488" w:author="Haider, Najmul" w:date="2022-10-16T18:02:00Z"/>
              <w:rFonts w:ascii="Times New Roman" w:hAnsi="Times New Roman" w:cs="Times New Roman"/>
              <w:sz w:val="24"/>
              <w:szCs w:val="24"/>
            </w:rPr>
          </w:rPrChange>
        </w:rPr>
        <w:pPrChange w:id="489" w:author="Mohammad Nayeem Hasan" w:date="2022-11-03T22:34:00Z">
          <w:pPr/>
        </w:pPrChange>
      </w:pPr>
      <w:ins w:id="490" w:author="Mohammad Nayeem Hasan" w:date="2022-10-30T00:13:00Z">
        <w:r w:rsidRPr="00186BD2">
          <w:rPr>
            <w:rFonts w:ascii="Times New Roman" w:hAnsi="Times New Roman" w:cs="Times New Roman"/>
            <w:b/>
            <w:bCs/>
            <w:sz w:val="24"/>
            <w:szCs w:val="24"/>
            <w:rPrChange w:id="491" w:author="Mohammad Nayeem Hasan" w:date="2022-10-30T19:39:00Z">
              <w:rPr>
                <w:rFonts w:ascii="Times New Roman" w:hAnsi="Times New Roman" w:cs="Times New Roman"/>
                <w:sz w:val="24"/>
                <w:szCs w:val="24"/>
              </w:rPr>
            </w:rPrChange>
          </w:rPr>
          <w:t>Statistical analysis</w:t>
        </w:r>
      </w:ins>
    </w:p>
    <w:p w14:paraId="51881C9B" w14:textId="622FA4B0" w:rsidR="004022EB" w:rsidDel="002F5BB4" w:rsidRDefault="004022EB">
      <w:pPr>
        <w:spacing w:line="276" w:lineRule="auto"/>
        <w:ind w:firstLine="720"/>
        <w:rPr>
          <w:del w:id="492" w:author="Mohammad Nayeem Hasan" w:date="2022-11-03T22:34:00Z"/>
          <w:rFonts w:ascii="Times New Roman" w:hAnsi="Times New Roman" w:cs="Times New Roman"/>
          <w:sz w:val="24"/>
          <w:szCs w:val="24"/>
        </w:rPr>
      </w:pPr>
      <w:ins w:id="493" w:author="Haider, Najmul" w:date="2022-10-16T18:02:00Z">
        <w:r w:rsidRPr="00186BD2">
          <w:rPr>
            <w:rFonts w:ascii="Times New Roman" w:hAnsi="Times New Roman" w:cs="Times New Roman"/>
            <w:sz w:val="24"/>
            <w:szCs w:val="24"/>
          </w:rPr>
          <w:t xml:space="preserve">We divided the data into two </w:t>
        </w:r>
        <w:del w:id="494" w:author="Mohammad Nayeem Hasan" w:date="2022-10-29T21:42:00Z">
          <w:r w:rsidRPr="00186BD2" w:rsidDel="005E0832">
            <w:rPr>
              <w:rFonts w:ascii="Times New Roman" w:hAnsi="Times New Roman" w:cs="Times New Roman"/>
              <w:sz w:val="24"/>
              <w:szCs w:val="24"/>
            </w:rPr>
            <w:delText>period :</w:delText>
          </w:r>
        </w:del>
      </w:ins>
      <w:ins w:id="495" w:author="Mohammad Nayeem Hasan" w:date="2022-10-29T21:42:00Z">
        <w:r w:rsidR="005E0832" w:rsidRPr="00186BD2">
          <w:rPr>
            <w:rFonts w:ascii="Times New Roman" w:hAnsi="Times New Roman" w:cs="Times New Roman"/>
            <w:sz w:val="24"/>
            <w:szCs w:val="24"/>
          </w:rPr>
          <w:t>period:</w:t>
        </w:r>
      </w:ins>
      <w:ins w:id="496" w:author="Haider, Najmul" w:date="2022-10-16T18:02:00Z">
        <w:r w:rsidRPr="00186BD2">
          <w:rPr>
            <w:rFonts w:ascii="Times New Roman" w:hAnsi="Times New Roman" w:cs="Times New Roman"/>
            <w:sz w:val="24"/>
            <w:szCs w:val="24"/>
          </w:rPr>
          <w:t xml:space="preserve"> first between 2000-201</w:t>
        </w:r>
      </w:ins>
      <w:ins w:id="497" w:author="Mohammad Nayeem Hasan [2]" w:date="2023-03-01T20:28:00Z">
        <w:r w:rsidR="00990B0B">
          <w:rPr>
            <w:rFonts w:ascii="Times New Roman" w:hAnsi="Times New Roman" w:cs="Times New Roman"/>
            <w:sz w:val="24"/>
            <w:szCs w:val="24"/>
          </w:rPr>
          <w:t>2</w:t>
        </w:r>
      </w:ins>
      <w:ins w:id="498" w:author="Haider, Najmul" w:date="2022-10-16T18:02:00Z">
        <w:del w:id="499" w:author="Mohammad Nayeem Hasan [2]" w:date="2023-03-01T20:28:00Z">
          <w:r w:rsidRPr="00186BD2" w:rsidDel="00990B0B">
            <w:rPr>
              <w:rFonts w:ascii="Times New Roman" w:hAnsi="Times New Roman" w:cs="Times New Roman"/>
              <w:sz w:val="24"/>
              <w:szCs w:val="24"/>
            </w:rPr>
            <w:delText>0</w:delText>
          </w:r>
        </w:del>
        <w:r w:rsidRPr="00186BD2">
          <w:rPr>
            <w:rFonts w:ascii="Times New Roman" w:hAnsi="Times New Roman" w:cs="Times New Roman"/>
            <w:sz w:val="24"/>
            <w:szCs w:val="24"/>
          </w:rPr>
          <w:t xml:space="preserve"> as the first dec</w:t>
        </w:r>
      </w:ins>
      <w:ins w:id="500" w:author="Haider, Najmul" w:date="2022-10-16T18:03:00Z">
        <w:r w:rsidR="00993385" w:rsidRPr="00186BD2">
          <w:rPr>
            <w:rFonts w:ascii="Times New Roman" w:hAnsi="Times New Roman" w:cs="Times New Roman"/>
            <w:sz w:val="24"/>
            <w:szCs w:val="24"/>
          </w:rPr>
          <w:t>a</w:t>
        </w:r>
      </w:ins>
      <w:ins w:id="501" w:author="Haider, Najmul" w:date="2022-10-16T18:02:00Z">
        <w:r w:rsidRPr="00186BD2">
          <w:rPr>
            <w:rFonts w:ascii="Times New Roman" w:hAnsi="Times New Roman" w:cs="Times New Roman"/>
            <w:sz w:val="24"/>
            <w:szCs w:val="24"/>
          </w:rPr>
          <w:t>des of 21</w:t>
        </w:r>
        <w:r w:rsidRPr="00186BD2">
          <w:rPr>
            <w:rFonts w:ascii="Times New Roman" w:hAnsi="Times New Roman" w:cs="Times New Roman"/>
            <w:sz w:val="24"/>
            <w:szCs w:val="24"/>
            <w:vertAlign w:val="superscript"/>
          </w:rPr>
          <w:t>st</w:t>
        </w:r>
        <w:r w:rsidRPr="00186BD2">
          <w:rPr>
            <w:rFonts w:ascii="Times New Roman" w:hAnsi="Times New Roman" w:cs="Times New Roman"/>
            <w:sz w:val="24"/>
            <w:szCs w:val="24"/>
          </w:rPr>
          <w:t xml:space="preserve"> </w:t>
        </w:r>
      </w:ins>
      <w:ins w:id="502" w:author="Haider, Najmul" w:date="2022-10-16T18:03:00Z">
        <w:r w:rsidR="00993385" w:rsidRPr="00186BD2">
          <w:rPr>
            <w:rFonts w:ascii="Times New Roman" w:hAnsi="Times New Roman" w:cs="Times New Roman"/>
            <w:sz w:val="24"/>
            <w:szCs w:val="24"/>
          </w:rPr>
          <w:t xml:space="preserve">Century </w:t>
        </w:r>
      </w:ins>
      <w:ins w:id="503" w:author="Haider, Najmul" w:date="2022-10-16T18:02:00Z">
        <w:r w:rsidRPr="00186BD2">
          <w:rPr>
            <w:rFonts w:ascii="Times New Roman" w:hAnsi="Times New Roman" w:cs="Times New Roman"/>
            <w:sz w:val="24"/>
            <w:szCs w:val="24"/>
          </w:rPr>
          <w:t>and</w:t>
        </w:r>
      </w:ins>
      <w:ins w:id="504" w:author="Haider, Najmul" w:date="2022-10-16T18:03:00Z">
        <w:r w:rsidR="00993385" w:rsidRPr="00186BD2">
          <w:rPr>
            <w:rFonts w:ascii="Times New Roman" w:hAnsi="Times New Roman" w:cs="Times New Roman"/>
            <w:sz w:val="24"/>
            <w:szCs w:val="24"/>
          </w:rPr>
          <w:t xml:space="preserve"> </w:t>
        </w:r>
        <w:del w:id="505" w:author="Mohammad Nayeem Hasan" w:date="2022-10-30T00:06:00Z">
          <w:r w:rsidR="00993385" w:rsidRPr="00186BD2" w:rsidDel="00A703EB">
            <w:rPr>
              <w:rFonts w:ascii="Times New Roman" w:hAnsi="Times New Roman" w:cs="Times New Roman"/>
              <w:sz w:val="24"/>
              <w:szCs w:val="24"/>
            </w:rPr>
            <w:delText>secovd</w:delText>
          </w:r>
        </w:del>
      </w:ins>
      <w:ins w:id="506" w:author="Mohammad Nayeem Hasan" w:date="2022-10-30T00:06:00Z">
        <w:r w:rsidR="00A703EB" w:rsidRPr="00186BD2">
          <w:rPr>
            <w:rFonts w:ascii="Times New Roman" w:hAnsi="Times New Roman" w:cs="Times New Roman"/>
            <w:sz w:val="24"/>
            <w:szCs w:val="24"/>
          </w:rPr>
          <w:t>second</w:t>
        </w:r>
      </w:ins>
      <w:ins w:id="507" w:author="Haider, Najmul" w:date="2022-10-16T18:03:00Z">
        <w:r w:rsidR="00993385" w:rsidRPr="00186BD2">
          <w:rPr>
            <w:rFonts w:ascii="Times New Roman" w:hAnsi="Times New Roman" w:cs="Times New Roman"/>
            <w:sz w:val="24"/>
            <w:szCs w:val="24"/>
          </w:rPr>
          <w:t xml:space="preserve"> between 201</w:t>
        </w:r>
      </w:ins>
      <w:ins w:id="508" w:author="Mohammad Nayeem Hasan [2]" w:date="2023-03-01T20:29:00Z">
        <w:r w:rsidR="00990B0B">
          <w:rPr>
            <w:rFonts w:ascii="Times New Roman" w:hAnsi="Times New Roman" w:cs="Times New Roman"/>
            <w:sz w:val="24"/>
            <w:szCs w:val="24"/>
          </w:rPr>
          <w:t>2</w:t>
        </w:r>
      </w:ins>
      <w:ins w:id="509" w:author="Haider, Najmul" w:date="2022-10-16T18:03:00Z">
        <w:del w:id="510" w:author="Mohammad Nayeem Hasan [2]" w:date="2023-03-01T20:29:00Z">
          <w:r w:rsidR="00993385" w:rsidRPr="00186BD2" w:rsidDel="00990B0B">
            <w:rPr>
              <w:rFonts w:ascii="Times New Roman" w:hAnsi="Times New Roman" w:cs="Times New Roman"/>
              <w:sz w:val="24"/>
              <w:szCs w:val="24"/>
            </w:rPr>
            <w:delText>1</w:delText>
          </w:r>
        </w:del>
        <w:r w:rsidR="00993385" w:rsidRPr="00186BD2">
          <w:rPr>
            <w:rFonts w:ascii="Times New Roman" w:hAnsi="Times New Roman" w:cs="Times New Roman"/>
            <w:sz w:val="24"/>
            <w:szCs w:val="24"/>
          </w:rPr>
          <w:t xml:space="preserve"> and 2022 as the latest decade of 21</w:t>
        </w:r>
        <w:r w:rsidR="00993385" w:rsidRPr="00186BD2">
          <w:rPr>
            <w:rFonts w:ascii="Times New Roman" w:hAnsi="Times New Roman" w:cs="Times New Roman"/>
            <w:sz w:val="24"/>
            <w:szCs w:val="24"/>
            <w:vertAlign w:val="superscript"/>
          </w:rPr>
          <w:t>st</w:t>
        </w:r>
        <w:r w:rsidR="00993385" w:rsidRPr="00186BD2">
          <w:rPr>
            <w:rFonts w:ascii="Times New Roman" w:hAnsi="Times New Roman" w:cs="Times New Roman"/>
            <w:sz w:val="24"/>
            <w:szCs w:val="24"/>
          </w:rPr>
          <w:t xml:space="preserve"> Century. </w:t>
        </w:r>
      </w:ins>
      <w:ins w:id="511" w:author="Haider, Najmul" w:date="2022-10-16T18:02:00Z">
        <w:r w:rsidRPr="00186BD2">
          <w:rPr>
            <w:rFonts w:ascii="Times New Roman" w:hAnsi="Times New Roman" w:cs="Times New Roman"/>
            <w:sz w:val="24"/>
            <w:szCs w:val="24"/>
          </w:rPr>
          <w:t xml:space="preserve"> </w:t>
        </w:r>
      </w:ins>
      <w:ins w:id="512" w:author="Haider, Najmul" w:date="2022-10-16T18:03:00Z">
        <w:r w:rsidR="00EB4306" w:rsidRPr="00186BD2">
          <w:rPr>
            <w:rFonts w:ascii="Times New Roman" w:hAnsi="Times New Roman" w:cs="Times New Roman"/>
            <w:sz w:val="24"/>
            <w:szCs w:val="24"/>
          </w:rPr>
          <w:t xml:space="preserve">We compared the </w:t>
        </w:r>
      </w:ins>
      <w:ins w:id="513" w:author="Haider, Najmul" w:date="2022-10-16T18:04:00Z">
        <w:r w:rsidR="00EB4306" w:rsidRPr="00186BD2">
          <w:rPr>
            <w:rFonts w:ascii="Times New Roman" w:hAnsi="Times New Roman" w:cs="Times New Roman"/>
            <w:sz w:val="24"/>
            <w:szCs w:val="24"/>
          </w:rPr>
          <w:t xml:space="preserve">mean number of cases </w:t>
        </w:r>
        <w:del w:id="514" w:author="Mohammad Nayeem Hasan" w:date="2022-11-03T17:25:00Z">
          <w:r w:rsidR="00EB4306" w:rsidRPr="00186BD2" w:rsidDel="005758F7">
            <w:rPr>
              <w:rFonts w:ascii="Times New Roman" w:hAnsi="Times New Roman" w:cs="Times New Roman"/>
              <w:sz w:val="24"/>
              <w:szCs w:val="24"/>
            </w:rPr>
            <w:delText xml:space="preserve">and deaths </w:delText>
          </w:r>
        </w:del>
        <w:r w:rsidR="00EB4306" w:rsidRPr="00186BD2">
          <w:rPr>
            <w:rFonts w:ascii="Times New Roman" w:hAnsi="Times New Roman" w:cs="Times New Roman"/>
            <w:sz w:val="24"/>
            <w:szCs w:val="24"/>
          </w:rPr>
          <w:t xml:space="preserve">between these two periods. </w:t>
        </w:r>
      </w:ins>
    </w:p>
    <w:p w14:paraId="58CDD0D9" w14:textId="6AD1F7A9" w:rsidR="002F5BB4" w:rsidRDefault="002F5BB4">
      <w:pPr>
        <w:spacing w:line="276" w:lineRule="auto"/>
        <w:ind w:firstLine="720"/>
        <w:rPr>
          <w:ins w:id="515" w:author="Mohammad Nayeem Hasan [2]" w:date="2023-03-02T01:45:00Z"/>
          <w:rFonts w:ascii="Times New Roman" w:hAnsi="Times New Roman" w:cs="Times New Roman"/>
          <w:sz w:val="24"/>
          <w:szCs w:val="24"/>
        </w:rPr>
      </w:pPr>
    </w:p>
    <w:p w14:paraId="1416FEA4" w14:textId="131267BF" w:rsidR="002F5BB4" w:rsidRPr="00186BD2" w:rsidRDefault="002F5BB4">
      <w:pPr>
        <w:spacing w:line="276" w:lineRule="auto"/>
        <w:ind w:firstLine="720"/>
        <w:rPr>
          <w:ins w:id="516" w:author="Mohammad Nayeem Hasan [2]" w:date="2023-03-02T01:45:00Z"/>
          <w:rFonts w:ascii="Times New Roman" w:hAnsi="Times New Roman" w:cs="Times New Roman"/>
          <w:sz w:val="24"/>
          <w:szCs w:val="24"/>
        </w:rPr>
        <w:pPrChange w:id="517" w:author="Mohammad Nayeem Hasan" w:date="2022-11-03T22:39:00Z">
          <w:pPr/>
        </w:pPrChange>
      </w:pPr>
      <w:ins w:id="518" w:author="Mohammad Nayeem Hasan [2]" w:date="2023-03-02T01:47:00Z">
        <w:r w:rsidRPr="002F5BB4">
          <w:rPr>
            <w:rFonts w:ascii="Times New Roman" w:hAnsi="Times New Roman" w:cs="Times New Roman"/>
            <w:sz w:val="24"/>
            <w:szCs w:val="24"/>
          </w:rPr>
          <w:t xml:space="preserve">Generalized linear models (GLM) </w:t>
        </w:r>
      </w:ins>
      <w:ins w:id="519" w:author="Mohammad Nayeem Hasan [2]" w:date="2023-03-02T02:17:00Z">
        <w:r w:rsidR="00B4043D" w:rsidRPr="002F5BB4">
          <w:rPr>
            <w:rFonts w:ascii="Times New Roman" w:hAnsi="Times New Roman" w:cs="Times New Roman"/>
            <w:sz w:val="24"/>
            <w:szCs w:val="24"/>
          </w:rPr>
          <w:t>aware</w:t>
        </w:r>
      </w:ins>
      <w:ins w:id="520" w:author="Mohammad Nayeem Hasan [2]" w:date="2023-03-02T01:47:00Z">
        <w:r w:rsidRPr="002F5BB4">
          <w:rPr>
            <w:rFonts w:ascii="Times New Roman" w:hAnsi="Times New Roman" w:cs="Times New Roman"/>
            <w:sz w:val="24"/>
            <w:szCs w:val="24"/>
          </w:rPr>
          <w:t xml:space="preserve"> used to accommodate the non-normality, heteroscedasticity, and non-linearity typical of count data.</w:t>
        </w:r>
      </w:ins>
      <w:ins w:id="521" w:author="Mohammad Nayeem Hasan [2]" w:date="2023-03-02T02:15:00Z">
        <w:r w:rsidR="00B4043D">
          <w:rPr>
            <w:rFonts w:ascii="Times New Roman" w:hAnsi="Times New Roman" w:cs="Times New Roman"/>
            <w:sz w:val="24"/>
            <w:szCs w:val="24"/>
          </w:rPr>
          <w:t xml:space="preserve"> </w:t>
        </w:r>
      </w:ins>
      <w:ins w:id="522" w:author="Mohammad Nayeem Hasan [2]" w:date="2023-03-02T02:25:00Z">
        <w:r w:rsidR="00704882" w:rsidRPr="00704882">
          <w:rPr>
            <w:rFonts w:ascii="Times New Roman" w:hAnsi="Times New Roman" w:cs="Times New Roman"/>
            <w:sz w:val="24"/>
            <w:szCs w:val="24"/>
          </w:rPr>
          <w:t xml:space="preserve">Models for count time series should take into account that the observations are nonnegative integers and they should capture suitably the dependence among observations. A convenient and flexible approach is to employ the generalized linear model (GLM) methodology (Nelder and Wedderburn 1972) for modeling the observations conditionally on the past information. This methodology is implemented by choosing a suitable distribution for count data and an appropriate link function. Such an approach is pursued by Fahrmeir and Tutz (2001, Chapter 6) and Kedem and Fokianos (2002, Chapters 1–4), among others. Another important class of models for time series of counts is based on the thinning operator, like the integer autoregressive moving average (INARMA) models, which, in a way, imitate the structure of the common autoregressive moving average (ARMA) models (see the review article by Weiß 2008). A different type of count time series models are the so-called state space models. We refer to the reviews of Fokianos (2011), Jung and Tremayne (2011), Fokianos (2012), Tjøstheim (2012) and Fokianos (2015) for an in-depth </w:t>
        </w:r>
        <w:r w:rsidR="00704882" w:rsidRPr="00704882">
          <w:rPr>
            <w:rFonts w:ascii="Times New Roman" w:hAnsi="Times New Roman" w:cs="Times New Roman"/>
            <w:sz w:val="24"/>
            <w:szCs w:val="24"/>
          </w:rPr>
          <w:lastRenderedPageBreak/>
          <w:t>overview of models for count time series. Advantages of GLM-based models compared to the models which are based on the thinning operator are the following: (a) They can describe covariate effects and negative correlations in a straightforward way. (b) There is a rich toolkit available for this class of models. State space models allow to describe even more flexible data generating processes than GLM models but at the cost of a more complicated model specification. On the other hand, GLM-based models yield predictions in a convenient matter due to their explicit formulation.</w:t>
        </w:r>
      </w:ins>
    </w:p>
    <w:p w14:paraId="720492B4" w14:textId="347D00F9" w:rsidR="004D315F" w:rsidRPr="00186BD2" w:rsidRDefault="004D315F">
      <w:pPr>
        <w:spacing w:line="276" w:lineRule="auto"/>
        <w:ind w:firstLine="720"/>
        <w:rPr>
          <w:ins w:id="523" w:author="Haider, Najmul" w:date="2022-10-16T18:04:00Z"/>
          <w:rFonts w:ascii="Times New Roman" w:hAnsi="Times New Roman" w:cs="Times New Roman"/>
          <w:sz w:val="24"/>
          <w:szCs w:val="24"/>
        </w:rPr>
        <w:pPrChange w:id="524" w:author="Mohammad Nayeem Hasan" w:date="2022-11-03T22:39:00Z">
          <w:pPr/>
        </w:pPrChange>
      </w:pPr>
    </w:p>
    <w:p w14:paraId="768BAAE7" w14:textId="77777777" w:rsidR="00A703EB" w:rsidRPr="00186BD2" w:rsidRDefault="00A703EB">
      <w:pPr>
        <w:spacing w:after="0" w:line="276" w:lineRule="auto"/>
        <w:rPr>
          <w:ins w:id="525" w:author="Mohammad Nayeem Hasan" w:date="2022-10-30T00:14:00Z"/>
          <w:rFonts w:ascii="Times New Roman" w:hAnsi="Times New Roman" w:cs="Times New Roman"/>
          <w:b/>
          <w:color w:val="000000"/>
          <w:sz w:val="24"/>
          <w:szCs w:val="24"/>
          <w:rPrChange w:id="526" w:author="Mohammad Nayeem Hasan" w:date="2022-10-30T19:39:00Z">
            <w:rPr>
              <w:ins w:id="527" w:author="Mohammad Nayeem Hasan" w:date="2022-10-30T00:14:00Z"/>
              <w:rFonts w:ascii="Times New Roman" w:hAnsi="Times New Roman" w:cs="Times New Roman"/>
              <w:b/>
              <w:color w:val="000000"/>
            </w:rPr>
          </w:rPrChange>
        </w:rPr>
        <w:pPrChange w:id="528" w:author="Mohammad Nayeem Hasan" w:date="2022-11-03T22:34:00Z">
          <w:pPr>
            <w:spacing w:after="0" w:line="480" w:lineRule="auto"/>
          </w:pPr>
        </w:pPrChange>
      </w:pPr>
      <w:ins w:id="529" w:author="Mohammad Nayeem Hasan" w:date="2022-10-30T00:14:00Z">
        <w:r w:rsidRPr="00186BD2">
          <w:rPr>
            <w:rFonts w:ascii="Times New Roman" w:hAnsi="Times New Roman" w:cs="Times New Roman"/>
            <w:b/>
            <w:color w:val="000000"/>
            <w:sz w:val="24"/>
            <w:szCs w:val="24"/>
            <w:rPrChange w:id="530" w:author="Mohammad Nayeem Hasan" w:date="2022-10-30T19:39:00Z">
              <w:rPr>
                <w:rFonts w:ascii="Times New Roman" w:hAnsi="Times New Roman" w:cs="Times New Roman"/>
                <w:b/>
                <w:color w:val="000000"/>
              </w:rPr>
            </w:rPrChange>
          </w:rPr>
          <w:t>Time series model to predict the trend</w:t>
        </w:r>
      </w:ins>
    </w:p>
    <w:p w14:paraId="4111974B" w14:textId="26A250DA" w:rsidR="00A703EB" w:rsidRPr="00B342CD" w:rsidRDefault="005758F7">
      <w:pPr>
        <w:spacing w:after="0" w:line="276" w:lineRule="auto"/>
        <w:ind w:firstLine="720"/>
        <w:rPr>
          <w:ins w:id="531" w:author="Mohammad Nayeem Hasan" w:date="2022-10-30T00:14:00Z"/>
          <w:rFonts w:ascii="Times New Roman" w:hAnsi="Times New Roman" w:cs="Times New Roman"/>
          <w:bCs/>
          <w:color w:val="000000"/>
          <w:sz w:val="24"/>
          <w:szCs w:val="24"/>
          <w:rPrChange w:id="532" w:author="Mohammad Nayeem Hasan" w:date="2022-11-03T17:33:00Z">
            <w:rPr>
              <w:ins w:id="533" w:author="Mohammad Nayeem Hasan" w:date="2022-10-30T00:14:00Z"/>
              <w:rFonts w:ascii="Times New Roman" w:hAnsi="Times New Roman" w:cs="Times New Roman"/>
              <w:color w:val="000000"/>
              <w:shd w:val="clear" w:color="auto" w:fill="FFFFFF"/>
            </w:rPr>
          </w:rPrChange>
        </w:rPr>
        <w:pPrChange w:id="534" w:author="Mohammad Nayeem Hasan" w:date="2022-11-03T22:39:00Z">
          <w:pPr>
            <w:spacing w:after="0" w:line="480" w:lineRule="auto"/>
          </w:pPr>
        </w:pPrChange>
      </w:pPr>
      <w:ins w:id="535" w:author="Mohammad Nayeem Hasan" w:date="2022-11-03T17:26:00Z">
        <w:r>
          <w:rPr>
            <w:rFonts w:ascii="Times New Roman" w:hAnsi="Times New Roman" w:cs="Times New Roman"/>
            <w:color w:val="000000"/>
            <w:sz w:val="24"/>
            <w:szCs w:val="24"/>
          </w:rPr>
          <w:t xml:space="preserve">Four </w:t>
        </w:r>
      </w:ins>
      <w:ins w:id="536" w:author="Mohammad Nayeem Hasan" w:date="2022-10-30T00:14:00Z">
        <w:r w:rsidR="00A703EB" w:rsidRPr="00186BD2">
          <w:rPr>
            <w:rFonts w:ascii="Times New Roman" w:hAnsi="Times New Roman" w:cs="Times New Roman"/>
            <w:color w:val="000000"/>
            <w:sz w:val="24"/>
            <w:szCs w:val="24"/>
            <w:rPrChange w:id="537" w:author="Mohammad Nayeem Hasan" w:date="2022-10-30T19:39:00Z">
              <w:rPr>
                <w:rFonts w:ascii="Times New Roman" w:hAnsi="Times New Roman" w:cs="Times New Roman"/>
                <w:color w:val="000000"/>
              </w:rPr>
            </w:rPrChange>
          </w:rPr>
          <w:t xml:space="preserve">forecasting models (i.e., </w:t>
        </w:r>
        <w:r w:rsidR="00A703EB" w:rsidRPr="00186BD2">
          <w:rPr>
            <w:rFonts w:ascii="Times New Roman" w:hAnsi="Times New Roman" w:cs="Times New Roman"/>
            <w:sz w:val="24"/>
            <w:szCs w:val="24"/>
            <w:rPrChange w:id="538" w:author="Mohammad Nayeem Hasan" w:date="2022-10-30T19:39:00Z">
              <w:rPr>
                <w:rFonts w:ascii="Times New Roman" w:hAnsi="Times New Roman" w:cs="Times New Roman"/>
              </w:rPr>
            </w:rPrChange>
          </w:rPr>
          <w:t>auto-regressive integrated moving average (</w:t>
        </w:r>
        <w:r w:rsidR="00A703EB" w:rsidRPr="00186BD2">
          <w:rPr>
            <w:rFonts w:ascii="Times New Roman" w:hAnsi="Times New Roman" w:cs="Times New Roman"/>
            <w:bCs/>
            <w:color w:val="000000"/>
            <w:sz w:val="24"/>
            <w:szCs w:val="24"/>
            <w:rPrChange w:id="539" w:author="Mohammad Nayeem Hasan" w:date="2022-10-30T19:39:00Z">
              <w:rPr>
                <w:rFonts w:ascii="Times New Roman" w:hAnsi="Times New Roman" w:cs="Times New Roman"/>
                <w:bCs/>
                <w:color w:val="000000"/>
              </w:rPr>
            </w:rPrChange>
          </w:rPr>
          <w:t>ARIMA</w:t>
        </w:r>
        <w:r w:rsidR="00A703EB" w:rsidRPr="00186BD2">
          <w:rPr>
            <w:rFonts w:ascii="Times New Roman" w:hAnsi="Times New Roman" w:cs="Times New Roman"/>
            <w:sz w:val="24"/>
            <w:szCs w:val="24"/>
            <w:rPrChange w:id="540" w:author="Mohammad Nayeem Hasan" w:date="2022-10-30T19:39:00Z">
              <w:rPr>
                <w:rFonts w:ascii="Times New Roman" w:hAnsi="Times New Roman" w:cs="Times New Roman"/>
              </w:rPr>
            </w:rPrChange>
          </w:rPr>
          <w:t xml:space="preserve">), </w:t>
        </w:r>
      </w:ins>
      <w:ins w:id="541" w:author="Mohammad Nayeem Hasan" w:date="2022-11-03T17:26:00Z">
        <w:r>
          <w:rPr>
            <w:rFonts w:ascii="Times New Roman" w:hAnsi="Times New Roman" w:cs="Times New Roman"/>
            <w:sz w:val="24"/>
            <w:szCs w:val="24"/>
          </w:rPr>
          <w:t xml:space="preserve">seasonal </w:t>
        </w:r>
        <w:r w:rsidRPr="008A499C">
          <w:rPr>
            <w:rFonts w:ascii="Times New Roman" w:hAnsi="Times New Roman" w:cs="Times New Roman"/>
            <w:sz w:val="24"/>
            <w:szCs w:val="24"/>
          </w:rPr>
          <w:t>auto-regressive integrated moving average (</w:t>
        </w:r>
        <w:r>
          <w:rPr>
            <w:rFonts w:ascii="Times New Roman" w:hAnsi="Times New Roman" w:cs="Times New Roman"/>
            <w:sz w:val="24"/>
            <w:szCs w:val="24"/>
          </w:rPr>
          <w:t>S</w:t>
        </w:r>
        <w:r w:rsidRPr="008A499C">
          <w:rPr>
            <w:rFonts w:ascii="Times New Roman" w:hAnsi="Times New Roman" w:cs="Times New Roman"/>
            <w:bCs/>
            <w:color w:val="000000"/>
            <w:sz w:val="24"/>
            <w:szCs w:val="24"/>
          </w:rPr>
          <w:t>ARIMA</w:t>
        </w:r>
        <w:r w:rsidRPr="008A499C">
          <w:rPr>
            <w:rFonts w:ascii="Times New Roman" w:hAnsi="Times New Roman" w:cs="Times New Roman"/>
            <w:sz w:val="24"/>
            <w:szCs w:val="24"/>
          </w:rPr>
          <w:t>),</w:t>
        </w:r>
        <w:r>
          <w:rPr>
            <w:rFonts w:ascii="Times New Roman" w:hAnsi="Times New Roman" w:cs="Times New Roman"/>
            <w:sz w:val="24"/>
            <w:szCs w:val="24"/>
          </w:rPr>
          <w:t xml:space="preserve"> </w:t>
        </w:r>
      </w:ins>
      <w:ins w:id="542" w:author="Mohammad Nayeem Hasan" w:date="2022-10-30T00:14:00Z">
        <w:r w:rsidR="00A703EB" w:rsidRPr="00186BD2">
          <w:rPr>
            <w:rFonts w:ascii="Times New Roman" w:hAnsi="Times New Roman" w:cs="Times New Roman"/>
            <w:sz w:val="24"/>
            <w:szCs w:val="24"/>
            <w:rPrChange w:id="543" w:author="Mohammad Nayeem Hasan" w:date="2022-10-30T19:39:00Z">
              <w:rPr>
                <w:rFonts w:ascii="Times New Roman" w:hAnsi="Times New Roman" w:cs="Times New Roman"/>
              </w:rPr>
            </w:rPrChange>
          </w:rPr>
          <w:t>automatic time-series forecasting model</w:t>
        </w:r>
        <w:r w:rsidR="00A703EB" w:rsidRPr="00186BD2">
          <w:rPr>
            <w:rFonts w:ascii="Times New Roman" w:hAnsi="Times New Roman" w:cs="Times New Roman"/>
            <w:bCs/>
            <w:sz w:val="24"/>
            <w:szCs w:val="24"/>
            <w:rPrChange w:id="544" w:author="Mohammad Nayeem Hasan" w:date="2022-10-30T19:39:00Z">
              <w:rPr>
                <w:rFonts w:ascii="Times New Roman" w:hAnsi="Times New Roman" w:cs="Times New Roman"/>
                <w:bCs/>
              </w:rPr>
            </w:rPrChange>
          </w:rPr>
          <w:t xml:space="preserve"> which is also known as ‘Prophet model’, and simple exponential smoothing (SES</w:t>
        </w:r>
        <w:r w:rsidR="00A703EB" w:rsidRPr="00186BD2">
          <w:rPr>
            <w:rFonts w:ascii="Times New Roman" w:hAnsi="Times New Roman" w:cs="Times New Roman"/>
            <w:color w:val="000000"/>
            <w:sz w:val="24"/>
            <w:szCs w:val="24"/>
            <w:rPrChange w:id="545" w:author="Mohammad Nayeem Hasan" w:date="2022-10-30T19:39:00Z">
              <w:rPr>
                <w:rFonts w:ascii="Times New Roman" w:hAnsi="Times New Roman" w:cs="Times New Roman"/>
                <w:color w:val="000000"/>
              </w:rPr>
            </w:rPrChange>
          </w:rPr>
          <w:t xml:space="preserve">), to identify the </w:t>
        </w:r>
      </w:ins>
      <w:ins w:id="546" w:author="Mohammad Nayeem Hasan" w:date="2022-11-03T17:28:00Z">
        <w:r>
          <w:rPr>
            <w:rFonts w:ascii="Times New Roman" w:hAnsi="Times New Roman" w:cs="Times New Roman"/>
            <w:color w:val="000000"/>
            <w:sz w:val="24"/>
            <w:szCs w:val="24"/>
          </w:rPr>
          <w:t>trend of reported dengue cases</w:t>
        </w:r>
      </w:ins>
      <w:ins w:id="547" w:author="Mohammad Nayeem Hasan" w:date="2022-10-30T00:14:00Z">
        <w:r w:rsidR="00A703EB" w:rsidRPr="00186BD2">
          <w:rPr>
            <w:rFonts w:ascii="Times New Roman" w:hAnsi="Times New Roman" w:cs="Times New Roman"/>
            <w:color w:val="000000"/>
            <w:sz w:val="24"/>
            <w:szCs w:val="24"/>
            <w:rPrChange w:id="548" w:author="Mohammad Nayeem Hasan" w:date="2022-10-30T19:39:00Z">
              <w:rPr>
                <w:rFonts w:ascii="Times New Roman" w:hAnsi="Times New Roman" w:cs="Times New Roman"/>
                <w:color w:val="000000"/>
              </w:rPr>
            </w:rPrChange>
          </w:rPr>
          <w:t xml:space="preserve">. </w:t>
        </w:r>
        <w:r w:rsidR="00A703EB" w:rsidRPr="00186BD2">
          <w:rPr>
            <w:rFonts w:ascii="Times New Roman" w:hAnsi="Times New Roman" w:cs="Times New Roman"/>
            <w:bCs/>
            <w:color w:val="000000" w:themeColor="text1"/>
            <w:sz w:val="24"/>
            <w:szCs w:val="24"/>
            <w:rPrChange w:id="549" w:author="Mohammad Nayeem Hasan" w:date="2022-10-30T19:39:00Z">
              <w:rPr>
                <w:rFonts w:ascii="Times New Roman" w:hAnsi="Times New Roman" w:cs="Times New Roman"/>
                <w:bCs/>
                <w:color w:val="000000" w:themeColor="text1"/>
              </w:rPr>
            </w:rPrChange>
          </w:rPr>
          <w:t xml:space="preserve">We selected the </w:t>
        </w:r>
        <w:r w:rsidR="00A703EB" w:rsidRPr="00186BD2">
          <w:rPr>
            <w:rFonts w:ascii="Times New Roman" w:hAnsi="Times New Roman" w:cs="Times New Roman"/>
            <w:bCs/>
            <w:color w:val="000000"/>
            <w:sz w:val="24"/>
            <w:szCs w:val="24"/>
            <w:rPrChange w:id="550" w:author="Mohammad Nayeem Hasan" w:date="2022-10-30T19:39:00Z">
              <w:rPr>
                <w:rFonts w:ascii="Times New Roman" w:hAnsi="Times New Roman" w:cs="Times New Roman"/>
                <w:bCs/>
                <w:color w:val="000000"/>
              </w:rPr>
            </w:rPrChange>
          </w:rPr>
          <w:t xml:space="preserve">ARIMA, </w:t>
        </w:r>
      </w:ins>
      <w:ins w:id="551" w:author="Mohammad Nayeem Hasan" w:date="2022-11-03T17:29:00Z">
        <w:r>
          <w:rPr>
            <w:rFonts w:ascii="Times New Roman" w:hAnsi="Times New Roman" w:cs="Times New Roman"/>
            <w:bCs/>
            <w:color w:val="000000"/>
            <w:sz w:val="24"/>
            <w:szCs w:val="24"/>
          </w:rPr>
          <w:t xml:space="preserve">SARIMA, SES </w:t>
        </w:r>
      </w:ins>
      <w:ins w:id="552" w:author="Mohammad Nayeem Hasan" w:date="2022-10-30T00:14:00Z">
        <w:r w:rsidR="00A703EB" w:rsidRPr="00186BD2">
          <w:rPr>
            <w:rFonts w:ascii="Times New Roman" w:hAnsi="Times New Roman" w:cs="Times New Roman"/>
            <w:bCs/>
            <w:color w:val="000000"/>
            <w:sz w:val="24"/>
            <w:szCs w:val="24"/>
            <w:rPrChange w:id="553" w:author="Mohammad Nayeem Hasan" w:date="2022-10-30T19:39:00Z">
              <w:rPr>
                <w:rFonts w:ascii="Times New Roman" w:hAnsi="Times New Roman" w:cs="Times New Roman"/>
                <w:bCs/>
                <w:color w:val="000000"/>
              </w:rPr>
            </w:rPrChange>
          </w:rPr>
          <w:t>and Prophet Models</w:t>
        </w:r>
        <w:r w:rsidR="00A703EB" w:rsidRPr="00186BD2">
          <w:rPr>
            <w:rFonts w:ascii="Times New Roman" w:hAnsi="Times New Roman" w:cs="Times New Roman"/>
            <w:bCs/>
            <w:color w:val="000000" w:themeColor="text1"/>
            <w:sz w:val="24"/>
            <w:szCs w:val="24"/>
            <w:rPrChange w:id="554" w:author="Mohammad Nayeem Hasan" w:date="2022-10-30T19:39:00Z">
              <w:rPr>
                <w:rFonts w:ascii="Times New Roman" w:hAnsi="Times New Roman" w:cs="Times New Roman"/>
                <w:bCs/>
                <w:color w:val="000000" w:themeColor="text1"/>
              </w:rPr>
            </w:rPrChange>
          </w:rPr>
          <w:t xml:space="preserve"> because the key outcome variable is dependent on previous records (time-series events) and all these </w:t>
        </w:r>
      </w:ins>
      <w:ins w:id="555" w:author="Mohammad Nayeem Hasan" w:date="2022-11-03T17:31:00Z">
        <w:r>
          <w:rPr>
            <w:rFonts w:ascii="Times New Roman" w:hAnsi="Times New Roman" w:cs="Times New Roman"/>
            <w:bCs/>
            <w:color w:val="000000" w:themeColor="text1"/>
            <w:sz w:val="24"/>
            <w:szCs w:val="24"/>
          </w:rPr>
          <w:t>four</w:t>
        </w:r>
      </w:ins>
      <w:ins w:id="556" w:author="Mohammad Nayeem Hasan" w:date="2022-10-30T00:14:00Z">
        <w:r w:rsidR="00A703EB" w:rsidRPr="00186BD2">
          <w:rPr>
            <w:rFonts w:ascii="Times New Roman" w:hAnsi="Times New Roman" w:cs="Times New Roman"/>
            <w:bCs/>
            <w:color w:val="000000" w:themeColor="text1"/>
            <w:sz w:val="24"/>
            <w:szCs w:val="24"/>
            <w:rPrChange w:id="557" w:author="Mohammad Nayeem Hasan" w:date="2022-10-30T19:39:00Z">
              <w:rPr>
                <w:rFonts w:ascii="Times New Roman" w:hAnsi="Times New Roman" w:cs="Times New Roman"/>
                <w:bCs/>
                <w:color w:val="000000" w:themeColor="text1"/>
              </w:rPr>
            </w:rPrChange>
          </w:rPr>
          <w:t xml:space="preserve"> models can take this into account. </w:t>
        </w:r>
        <w:r w:rsidR="00A703EB" w:rsidRPr="00186BD2">
          <w:rPr>
            <w:rFonts w:ascii="Times New Roman" w:hAnsi="Times New Roman" w:cs="Times New Roman"/>
            <w:bCs/>
            <w:color w:val="000000"/>
            <w:sz w:val="24"/>
            <w:szCs w:val="24"/>
            <w:rPrChange w:id="558" w:author="Mohammad Nayeem Hasan" w:date="2022-10-30T19:39:00Z">
              <w:rPr>
                <w:rFonts w:ascii="Times New Roman" w:hAnsi="Times New Roman" w:cs="Times New Roman"/>
                <w:bCs/>
                <w:color w:val="000000"/>
              </w:rPr>
            </w:rPrChange>
          </w:rPr>
          <w:t xml:space="preserve">Using the time series models with the reported </w:t>
        </w:r>
      </w:ins>
      <w:ins w:id="559" w:author="Mohammad Nayeem Hasan" w:date="2022-11-03T17:32:00Z">
        <w:r>
          <w:rPr>
            <w:rFonts w:ascii="Times New Roman" w:hAnsi="Times New Roman" w:cs="Times New Roman"/>
            <w:bCs/>
            <w:color w:val="000000"/>
            <w:sz w:val="24"/>
            <w:szCs w:val="24"/>
          </w:rPr>
          <w:t>dengue cases</w:t>
        </w:r>
      </w:ins>
      <w:ins w:id="560" w:author="Mohammad Nayeem Hasan" w:date="2022-10-30T00:14:00Z">
        <w:r w:rsidR="00A703EB" w:rsidRPr="00186BD2">
          <w:rPr>
            <w:rFonts w:ascii="Times New Roman" w:hAnsi="Times New Roman" w:cs="Times New Roman"/>
            <w:bCs/>
            <w:color w:val="000000"/>
            <w:sz w:val="24"/>
            <w:szCs w:val="24"/>
            <w:rPrChange w:id="561" w:author="Mohammad Nayeem Hasan" w:date="2022-10-30T19:39:00Z">
              <w:rPr>
                <w:rFonts w:ascii="Times New Roman" w:hAnsi="Times New Roman" w:cs="Times New Roman"/>
                <w:bCs/>
                <w:color w:val="000000"/>
              </w:rPr>
            </w:rPrChange>
          </w:rPr>
          <w:t xml:space="preserve"> data, we forecasted trends for the prospective </w:t>
        </w:r>
      </w:ins>
      <w:ins w:id="562" w:author="Mohammad Nayeem Hasan" w:date="2022-11-03T22:35:00Z">
        <w:r w:rsidR="003D0660">
          <w:rPr>
            <w:rFonts w:ascii="Times New Roman" w:hAnsi="Times New Roman" w:cs="Times New Roman"/>
            <w:bCs/>
            <w:color w:val="000000"/>
            <w:sz w:val="24"/>
            <w:szCs w:val="24"/>
          </w:rPr>
          <w:t xml:space="preserve">one year (12 months) </w:t>
        </w:r>
      </w:ins>
      <w:ins w:id="563" w:author="Mohammad Nayeem Hasan" w:date="2022-10-30T00:14:00Z">
        <w:r w:rsidR="00A703EB" w:rsidRPr="00186BD2">
          <w:rPr>
            <w:rFonts w:ascii="Times New Roman" w:hAnsi="Times New Roman" w:cs="Times New Roman"/>
            <w:bCs/>
            <w:color w:val="000000"/>
            <w:sz w:val="24"/>
            <w:szCs w:val="24"/>
            <w:rPrChange w:id="564" w:author="Mohammad Nayeem Hasan" w:date="2022-10-30T19:39:00Z">
              <w:rPr>
                <w:rFonts w:ascii="Times New Roman" w:hAnsi="Times New Roman" w:cs="Times New Roman"/>
                <w:bCs/>
                <w:color w:val="000000"/>
              </w:rPr>
            </w:rPrChange>
          </w:rPr>
          <w:t>and visualized in the figure. SES is suggested as a good benchmark model to compare the performance of the ARIMA</w:t>
        </w:r>
      </w:ins>
      <w:ins w:id="565" w:author="Mohammad Nayeem Hasan" w:date="2022-11-03T17:32:00Z">
        <w:r>
          <w:rPr>
            <w:rFonts w:ascii="Times New Roman" w:hAnsi="Times New Roman" w:cs="Times New Roman"/>
            <w:bCs/>
            <w:color w:val="000000"/>
            <w:sz w:val="24"/>
            <w:szCs w:val="24"/>
          </w:rPr>
          <w:t>, SARIMA</w:t>
        </w:r>
      </w:ins>
      <w:ins w:id="566" w:author="Mohammad Nayeem Hasan" w:date="2022-10-30T00:14:00Z">
        <w:r w:rsidR="00A703EB" w:rsidRPr="00186BD2">
          <w:rPr>
            <w:rFonts w:ascii="Times New Roman" w:hAnsi="Times New Roman" w:cs="Times New Roman"/>
            <w:bCs/>
            <w:color w:val="000000"/>
            <w:sz w:val="24"/>
            <w:szCs w:val="24"/>
            <w:rPrChange w:id="567" w:author="Mohammad Nayeem Hasan" w:date="2022-10-30T19:39:00Z">
              <w:rPr>
                <w:rFonts w:ascii="Times New Roman" w:hAnsi="Times New Roman" w:cs="Times New Roman"/>
                <w:bCs/>
                <w:color w:val="000000"/>
              </w:rPr>
            </w:rPrChange>
          </w:rPr>
          <w:t xml:space="preserve"> and Prophet models. </w:t>
        </w:r>
        <w:bookmarkStart w:id="568" w:name="_Hlk63244820"/>
        <w:r w:rsidR="00A703EB" w:rsidRPr="00186BD2">
          <w:rPr>
            <w:rFonts w:ascii="Times New Roman" w:hAnsi="Times New Roman" w:cs="Times New Roman"/>
            <w:bCs/>
            <w:color w:val="000000"/>
            <w:sz w:val="24"/>
            <w:szCs w:val="24"/>
            <w:rPrChange w:id="569" w:author="Mohammad Nayeem Hasan" w:date="2022-10-30T19:39:00Z">
              <w:rPr>
                <w:rFonts w:ascii="Times New Roman" w:hAnsi="Times New Roman" w:cs="Times New Roman"/>
                <w:bCs/>
                <w:color w:val="000000"/>
              </w:rPr>
            </w:rPrChange>
          </w:rPr>
          <w:t>We also used M-K trend analysis to identify the daily or weekly cumulative trend (increasing or decreasing) of</w:t>
        </w:r>
      </w:ins>
      <w:bookmarkEnd w:id="568"/>
      <w:ins w:id="570" w:author="Mohammad Nayeem Hasan" w:date="2022-11-03T17:32:00Z">
        <w:r>
          <w:rPr>
            <w:rFonts w:ascii="Times New Roman" w:hAnsi="Times New Roman" w:cs="Times New Roman"/>
            <w:bCs/>
            <w:color w:val="000000"/>
            <w:sz w:val="24"/>
            <w:szCs w:val="24"/>
          </w:rPr>
          <w:t xml:space="preserve"> </w:t>
        </w:r>
      </w:ins>
      <w:ins w:id="571" w:author="Mohammad Nayeem Hasan" w:date="2022-11-03T17:33:00Z">
        <w:r>
          <w:rPr>
            <w:rFonts w:ascii="Times New Roman" w:hAnsi="Times New Roman" w:cs="Times New Roman"/>
            <w:bCs/>
            <w:color w:val="000000"/>
            <w:sz w:val="24"/>
            <w:szCs w:val="24"/>
          </w:rPr>
          <w:t xml:space="preserve">reported </w:t>
        </w:r>
      </w:ins>
      <w:ins w:id="572" w:author="Mohammad Nayeem Hasan" w:date="2022-11-03T17:32:00Z">
        <w:r>
          <w:rPr>
            <w:rFonts w:ascii="Times New Roman" w:hAnsi="Times New Roman" w:cs="Times New Roman"/>
            <w:bCs/>
            <w:color w:val="000000"/>
            <w:sz w:val="24"/>
            <w:szCs w:val="24"/>
          </w:rPr>
          <w:t>dengue cases</w:t>
        </w:r>
      </w:ins>
      <w:ins w:id="573" w:author="Mohammad Nayeem Hasan" w:date="2022-10-30T00:14:00Z">
        <w:r w:rsidR="00A703EB" w:rsidRPr="00186BD2">
          <w:rPr>
            <w:rFonts w:ascii="Times New Roman" w:hAnsi="Times New Roman" w:cs="Times New Roman"/>
            <w:bCs/>
            <w:color w:val="000000"/>
            <w:sz w:val="24"/>
            <w:szCs w:val="24"/>
            <w:rPrChange w:id="574" w:author="Mohammad Nayeem Hasan" w:date="2022-10-30T19:39:00Z">
              <w:rPr>
                <w:rFonts w:ascii="Times New Roman" w:hAnsi="Times New Roman" w:cs="Times New Roman"/>
                <w:bCs/>
                <w:color w:val="000000"/>
              </w:rPr>
            </w:rPrChange>
          </w:rPr>
          <w:t xml:space="preserve"> </w:t>
        </w:r>
        <w:r w:rsidR="00A703EB" w:rsidRPr="00186BD2">
          <w:rPr>
            <w:rFonts w:ascii="Times New Roman" w:hAnsi="Times New Roman" w:cs="Times New Roman"/>
            <w:color w:val="000000"/>
            <w:sz w:val="24"/>
            <w:szCs w:val="24"/>
            <w:shd w:val="clear" w:color="auto" w:fill="FFFFFF"/>
            <w:rPrChange w:id="575" w:author="Mohammad Nayeem Hasan" w:date="2022-10-30T19:39:00Z">
              <w:rPr>
                <w:rFonts w:ascii="Times New Roman" w:hAnsi="Times New Roman" w:cs="Times New Roman"/>
                <w:color w:val="000000"/>
                <w:shd w:val="clear" w:color="auto" w:fill="FFFFFF"/>
              </w:rPr>
            </w:rPrChange>
          </w:rPr>
          <w:fldChar w:fldCharType="begin" w:fldLock="1"/>
        </w:r>
        <w:r w:rsidR="00A703EB" w:rsidRPr="00186BD2">
          <w:rPr>
            <w:rFonts w:ascii="Times New Roman" w:hAnsi="Times New Roman" w:cs="Times New Roman"/>
            <w:color w:val="000000"/>
            <w:sz w:val="24"/>
            <w:szCs w:val="24"/>
            <w:shd w:val="clear" w:color="auto" w:fill="FFFFFF"/>
            <w:rPrChange w:id="576" w:author="Mohammad Nayeem Hasan" w:date="2022-10-30T19:39:00Z">
              <w:rPr>
                <w:rFonts w:ascii="Times New Roman" w:hAnsi="Times New Roman" w:cs="Times New Roman"/>
                <w:color w:val="000000"/>
                <w:shd w:val="clear" w:color="auto" w:fill="FFFFFF"/>
              </w:rPr>
            </w:rPrChange>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Journal","id":"ITEM-1","issue":"1","issued":{"date-parts":[["2004","2","24"]]},"page":"21-37","title":"A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566c1254-5e4c-47de-83c6-da9ba5880f32"]}],"mendeley":{"formattedCitation":"&lt;sup&gt;25&lt;/sup&gt;","plainTextFormattedCitation":"25","previouslyFormattedCitation":"&lt;sup&gt;24&lt;/sup&gt;"},"properties":{"noteIndex":0},"schema":"https://github.com/citation-style-language/schema/raw/master/csl-citation.json"}</w:instrText>
        </w:r>
        <w:r w:rsidR="00A703EB" w:rsidRPr="00186BD2">
          <w:rPr>
            <w:rFonts w:ascii="Times New Roman" w:hAnsi="Times New Roman" w:cs="Times New Roman"/>
            <w:color w:val="000000"/>
            <w:sz w:val="24"/>
            <w:szCs w:val="24"/>
            <w:shd w:val="clear" w:color="auto" w:fill="FFFFFF"/>
            <w:rPrChange w:id="577" w:author="Mohammad Nayeem Hasan" w:date="2022-10-30T19:39:00Z">
              <w:rPr>
                <w:rFonts w:ascii="Times New Roman" w:hAnsi="Times New Roman" w:cs="Times New Roman"/>
                <w:color w:val="000000"/>
                <w:shd w:val="clear" w:color="auto" w:fill="FFFFFF"/>
              </w:rPr>
            </w:rPrChange>
          </w:rPr>
          <w:fldChar w:fldCharType="separate"/>
        </w:r>
        <w:r w:rsidR="00A703EB" w:rsidRPr="00186BD2">
          <w:rPr>
            <w:rFonts w:ascii="Times New Roman" w:hAnsi="Times New Roman" w:cs="Times New Roman"/>
            <w:noProof/>
            <w:color w:val="000000"/>
            <w:sz w:val="24"/>
            <w:szCs w:val="24"/>
            <w:shd w:val="clear" w:color="auto" w:fill="FFFFFF"/>
            <w:vertAlign w:val="superscript"/>
            <w:rPrChange w:id="578" w:author="Mohammad Nayeem Hasan" w:date="2022-10-30T19:39:00Z">
              <w:rPr>
                <w:rFonts w:ascii="Times New Roman" w:hAnsi="Times New Roman" w:cs="Times New Roman"/>
                <w:noProof/>
                <w:color w:val="000000"/>
                <w:shd w:val="clear" w:color="auto" w:fill="FFFFFF"/>
                <w:vertAlign w:val="superscript"/>
              </w:rPr>
            </w:rPrChange>
          </w:rPr>
          <w:t>25</w:t>
        </w:r>
        <w:r w:rsidR="00A703EB" w:rsidRPr="00186BD2">
          <w:rPr>
            <w:rFonts w:ascii="Times New Roman" w:hAnsi="Times New Roman" w:cs="Times New Roman"/>
            <w:color w:val="000000"/>
            <w:sz w:val="24"/>
            <w:szCs w:val="24"/>
            <w:shd w:val="clear" w:color="auto" w:fill="FFFFFF"/>
            <w:rPrChange w:id="579" w:author="Mohammad Nayeem Hasan" w:date="2022-10-30T19:39:00Z">
              <w:rPr>
                <w:rFonts w:ascii="Times New Roman" w:hAnsi="Times New Roman" w:cs="Times New Roman"/>
                <w:color w:val="000000"/>
                <w:shd w:val="clear" w:color="auto" w:fill="FFFFFF"/>
              </w:rPr>
            </w:rPrChange>
          </w:rPr>
          <w:fldChar w:fldCharType="end"/>
        </w:r>
        <w:r w:rsidR="00A703EB" w:rsidRPr="00186BD2">
          <w:rPr>
            <w:rFonts w:ascii="Times New Roman" w:hAnsi="Times New Roman" w:cs="Times New Roman"/>
            <w:bCs/>
            <w:color w:val="000000"/>
            <w:sz w:val="24"/>
            <w:szCs w:val="24"/>
            <w:rPrChange w:id="580" w:author="Mohammad Nayeem Hasan" w:date="2022-10-30T19:39:00Z">
              <w:rPr>
                <w:rFonts w:ascii="Times New Roman" w:hAnsi="Times New Roman" w:cs="Times New Roman"/>
                <w:bCs/>
                <w:color w:val="000000"/>
              </w:rPr>
            </w:rPrChange>
          </w:rPr>
          <w:t xml:space="preserve">. The details of the SES, ARIMA, and Prophet models are discussed in an earlier article </w:t>
        </w:r>
        <w:r w:rsidR="00A703EB" w:rsidRPr="00186BD2">
          <w:rPr>
            <w:rFonts w:ascii="Times New Roman" w:hAnsi="Times New Roman" w:cs="Times New Roman"/>
            <w:bCs/>
            <w:color w:val="000000"/>
            <w:sz w:val="24"/>
            <w:szCs w:val="24"/>
            <w:rPrChange w:id="581" w:author="Mohammad Nayeem Hasan" w:date="2022-10-30T19:39:00Z">
              <w:rPr>
                <w:rFonts w:ascii="Times New Roman" w:hAnsi="Times New Roman" w:cs="Times New Roman"/>
                <w:bCs/>
                <w:color w:val="000000"/>
              </w:rPr>
            </w:rPrChange>
          </w:rPr>
          <w:fldChar w:fldCharType="begin" w:fldLock="1"/>
        </w:r>
        <w:r w:rsidR="00A703EB" w:rsidRPr="00186BD2">
          <w:rPr>
            <w:rFonts w:ascii="Times New Roman" w:hAnsi="Times New Roman" w:cs="Times New Roman"/>
            <w:bCs/>
            <w:color w:val="000000"/>
            <w:sz w:val="24"/>
            <w:szCs w:val="24"/>
            <w:rPrChange w:id="582" w:author="Mohammad Nayeem Hasan" w:date="2022-10-30T19:39:00Z">
              <w:rPr>
                <w:rFonts w:ascii="Times New Roman" w:hAnsi="Times New Roman" w:cs="Times New Roman"/>
                <w:bCs/>
                <w:color w:val="000000"/>
              </w:rPr>
            </w:rPrChange>
          </w:rPr>
          <w: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hygiene","id":"ITEM-1","issue":"6","issued":{"date-parts":[["2021","4","21"]]},"page":"2176-2184","title":"The Global Case-Fatality Rate of COVID-19 Has Been Declining Since May 2020.","type":"article-journal","volume":"104"},"uris":["http://www.mendeley.com/documents/?uuid=2398d37f-d2e3-41d2-a4db-2640d59b8c03"]}],"mendeley":{"formattedCitation":"&lt;sup&gt;6&lt;/sup&gt;","plainTextFormattedCitation":"6","previouslyFormattedCitation":"&lt;sup&gt;6&lt;/sup&gt;"},"properties":{"noteIndex":0},"schema":"https://github.com/citation-style-language/schema/raw/master/csl-citation.json"}</w:instrText>
        </w:r>
        <w:r w:rsidR="00A703EB" w:rsidRPr="00186BD2">
          <w:rPr>
            <w:rFonts w:ascii="Times New Roman" w:hAnsi="Times New Roman" w:cs="Times New Roman"/>
            <w:bCs/>
            <w:color w:val="000000"/>
            <w:sz w:val="24"/>
            <w:szCs w:val="24"/>
            <w:rPrChange w:id="583" w:author="Mohammad Nayeem Hasan" w:date="2022-10-30T19:39:00Z">
              <w:rPr>
                <w:rFonts w:ascii="Times New Roman" w:hAnsi="Times New Roman" w:cs="Times New Roman"/>
                <w:bCs/>
                <w:color w:val="000000"/>
              </w:rPr>
            </w:rPrChange>
          </w:rPr>
          <w:fldChar w:fldCharType="separate"/>
        </w:r>
        <w:r w:rsidR="00A703EB" w:rsidRPr="00186BD2">
          <w:rPr>
            <w:rFonts w:ascii="Times New Roman" w:hAnsi="Times New Roman" w:cs="Times New Roman"/>
            <w:bCs/>
            <w:noProof/>
            <w:color w:val="000000"/>
            <w:sz w:val="24"/>
            <w:szCs w:val="24"/>
            <w:vertAlign w:val="superscript"/>
            <w:rPrChange w:id="584" w:author="Mohammad Nayeem Hasan" w:date="2022-10-30T19:39:00Z">
              <w:rPr>
                <w:rFonts w:ascii="Times New Roman" w:hAnsi="Times New Roman" w:cs="Times New Roman"/>
                <w:bCs/>
                <w:noProof/>
                <w:color w:val="000000"/>
                <w:vertAlign w:val="superscript"/>
              </w:rPr>
            </w:rPrChange>
          </w:rPr>
          <w:t>6</w:t>
        </w:r>
        <w:r w:rsidR="00A703EB" w:rsidRPr="00186BD2">
          <w:rPr>
            <w:rFonts w:ascii="Times New Roman" w:hAnsi="Times New Roman" w:cs="Times New Roman"/>
            <w:bCs/>
            <w:color w:val="000000"/>
            <w:sz w:val="24"/>
            <w:szCs w:val="24"/>
            <w:rPrChange w:id="585" w:author="Mohammad Nayeem Hasan" w:date="2022-10-30T19:39:00Z">
              <w:rPr>
                <w:rFonts w:ascii="Times New Roman" w:hAnsi="Times New Roman" w:cs="Times New Roman"/>
                <w:bCs/>
                <w:color w:val="000000"/>
              </w:rPr>
            </w:rPrChange>
          </w:rPr>
          <w:fldChar w:fldCharType="end"/>
        </w:r>
        <w:r w:rsidR="00A703EB" w:rsidRPr="00186BD2">
          <w:rPr>
            <w:rFonts w:ascii="Times New Roman" w:hAnsi="Times New Roman" w:cs="Times New Roman"/>
            <w:bCs/>
            <w:color w:val="000000"/>
            <w:sz w:val="24"/>
            <w:szCs w:val="24"/>
            <w:rPrChange w:id="586" w:author="Mohammad Nayeem Hasan" w:date="2022-10-30T19:39:00Z">
              <w:rPr>
                <w:rFonts w:ascii="Times New Roman" w:hAnsi="Times New Roman" w:cs="Times New Roman"/>
                <w:bCs/>
                <w:color w:val="000000"/>
              </w:rPr>
            </w:rPrChange>
          </w:rPr>
          <w:t xml:space="preserve">. </w:t>
        </w:r>
      </w:ins>
      <w:ins w:id="587" w:author="Mohammad Nayeem Hasan" w:date="2022-11-03T17:33:00Z">
        <w:r w:rsidR="00AD49E6" w:rsidRPr="008A499C">
          <w:rPr>
            <w:rFonts w:ascii="Times New Roman" w:hAnsi="Times New Roman" w:cs="Times New Roman"/>
            <w:bCs/>
            <w:color w:val="000000"/>
            <w:sz w:val="24"/>
            <w:szCs w:val="24"/>
          </w:rPr>
          <w:t xml:space="preserve">All analyses were carried out using the statistical software R version 3.5.2.2 </w:t>
        </w:r>
        <w:r w:rsidR="00AD49E6" w:rsidRPr="008A499C">
          <w:rPr>
            <w:rFonts w:ascii="Times New Roman" w:hAnsi="Times New Roman" w:cs="Times New Roman"/>
            <w:bCs/>
            <w:color w:val="000000"/>
            <w:sz w:val="24"/>
            <w:szCs w:val="24"/>
          </w:rPr>
          <w:fldChar w:fldCharType="begin" w:fldLock="1"/>
        </w:r>
        <w:r w:rsidR="00AD49E6" w:rsidRPr="008A499C">
          <w:rPr>
            <w:rFonts w:ascii="Times New Roman" w:hAnsi="Times New Roman" w:cs="Times New Roman"/>
            <w:bCs/>
            <w:color w:val="000000"/>
            <w:sz w:val="24"/>
            <w:szCs w:val="24"/>
          </w:rPr>
          <w:instrText>ADDIN CSL_CITATION {"citationItems":[{"id":"ITEM-1","itemData":{"author":[{"dropping-particle":"","family":"R Core Team","given":"","non-dropping-particle":"","parse-names":false,"suffix":""}],"id":"ITEM-1","issued":{"date-parts":[["2020"]]},"publisher-place":"Austria","title":"R: A Language and Environment for Statistical Computing","type":"patent"},"uris":["http://www.mendeley.com/documents/?uuid=29fe4cd2-9e4a-4b53-990f-01e0dc468362"]}],"mendeley":{"formattedCitation":"&lt;sup&gt;24&lt;/sup&gt;","plainTextFormattedCitation":"24","previouslyFormattedCitation":"&lt;sup&gt;23&lt;/sup&gt;"},"properties":{"noteIndex":0},"schema":"https://github.com/citation-style-language/schema/raw/master/csl-citation.json"}</w:instrText>
        </w:r>
        <w:r w:rsidR="00AD49E6" w:rsidRPr="008A499C">
          <w:rPr>
            <w:rFonts w:ascii="Times New Roman" w:hAnsi="Times New Roman" w:cs="Times New Roman"/>
            <w:bCs/>
            <w:color w:val="000000"/>
            <w:sz w:val="24"/>
            <w:szCs w:val="24"/>
          </w:rPr>
          <w:fldChar w:fldCharType="separate"/>
        </w:r>
        <w:r w:rsidR="00AD49E6" w:rsidRPr="008A499C">
          <w:rPr>
            <w:rFonts w:ascii="Times New Roman" w:hAnsi="Times New Roman" w:cs="Times New Roman"/>
            <w:bCs/>
            <w:noProof/>
            <w:color w:val="000000"/>
            <w:sz w:val="24"/>
            <w:szCs w:val="24"/>
            <w:vertAlign w:val="superscript"/>
          </w:rPr>
          <w:t>24</w:t>
        </w:r>
        <w:r w:rsidR="00AD49E6" w:rsidRPr="008A499C">
          <w:rPr>
            <w:rFonts w:ascii="Times New Roman" w:hAnsi="Times New Roman" w:cs="Times New Roman"/>
            <w:bCs/>
            <w:color w:val="000000"/>
            <w:sz w:val="24"/>
            <w:szCs w:val="24"/>
          </w:rPr>
          <w:fldChar w:fldCharType="end"/>
        </w:r>
        <w:r w:rsidR="00AD49E6" w:rsidRPr="008A499C">
          <w:rPr>
            <w:rFonts w:ascii="Times New Roman" w:hAnsi="Times New Roman" w:cs="Times New Roman"/>
            <w:bCs/>
            <w:color w:val="000000"/>
            <w:sz w:val="24"/>
            <w:szCs w:val="24"/>
          </w:rPr>
          <w:t xml:space="preserve">. </w:t>
        </w:r>
      </w:ins>
    </w:p>
    <w:p w14:paraId="3A9B146B" w14:textId="0BE54B6F" w:rsidR="004D315F" w:rsidRPr="00186BD2" w:rsidDel="00A703EB" w:rsidRDefault="004D315F">
      <w:pPr>
        <w:spacing w:line="276" w:lineRule="auto"/>
        <w:rPr>
          <w:ins w:id="588" w:author="Haider, Najmul" w:date="2022-10-16T18:04:00Z"/>
          <w:del w:id="589" w:author="Mohammad Nayeem Hasan" w:date="2022-10-30T00:14:00Z"/>
          <w:rFonts w:ascii="Times New Roman" w:hAnsi="Times New Roman" w:cs="Times New Roman"/>
          <w:sz w:val="24"/>
          <w:szCs w:val="24"/>
        </w:rPr>
        <w:pPrChange w:id="590" w:author="Mohammad Nayeem Hasan" w:date="2022-11-03T22:34:00Z">
          <w:pPr/>
        </w:pPrChange>
      </w:pPr>
      <w:ins w:id="591" w:author="Haider, Najmul" w:date="2022-10-16T18:04:00Z">
        <w:del w:id="592" w:author="Mohammad Nayeem Hasan" w:date="2022-10-30T00:14:00Z">
          <w:r w:rsidRPr="00186BD2" w:rsidDel="00A703EB">
            <w:rPr>
              <w:rFonts w:ascii="Times New Roman" w:hAnsi="Times New Roman" w:cs="Times New Roman"/>
              <w:sz w:val="24"/>
              <w:szCs w:val="24"/>
            </w:rPr>
            <w:delText xml:space="preserve">We perform time series model …. ARIMA … SES and Prophet etc </w:delText>
          </w:r>
        </w:del>
      </w:ins>
    </w:p>
    <w:p w14:paraId="10F5AC7E" w14:textId="3BE707A9" w:rsidR="004D315F" w:rsidRPr="00186BD2" w:rsidDel="00A703EB" w:rsidRDefault="004D315F">
      <w:pPr>
        <w:spacing w:line="276" w:lineRule="auto"/>
        <w:rPr>
          <w:ins w:id="593" w:author="Haider, Najmul" w:date="2022-10-16T18:04:00Z"/>
          <w:del w:id="594" w:author="Mohammad Nayeem Hasan" w:date="2022-10-30T00:16:00Z"/>
          <w:rFonts w:ascii="Times New Roman" w:hAnsi="Times New Roman" w:cs="Times New Roman"/>
          <w:sz w:val="24"/>
          <w:szCs w:val="24"/>
        </w:rPr>
        <w:pPrChange w:id="595" w:author="Mohammad Nayeem Hasan" w:date="2022-11-03T22:34:00Z">
          <w:pPr/>
        </w:pPrChange>
      </w:pPr>
    </w:p>
    <w:p w14:paraId="291DA67A" w14:textId="7188661E" w:rsidR="004D315F" w:rsidRPr="00186BD2" w:rsidDel="00A703EB" w:rsidRDefault="004D315F">
      <w:pPr>
        <w:spacing w:line="276" w:lineRule="auto"/>
        <w:rPr>
          <w:ins w:id="596" w:author="Haider, Najmul" w:date="2022-10-16T18:04:00Z"/>
          <w:del w:id="597" w:author="Mohammad Nayeem Hasan" w:date="2022-10-30T00:16:00Z"/>
          <w:rFonts w:ascii="Times New Roman" w:hAnsi="Times New Roman" w:cs="Times New Roman"/>
          <w:sz w:val="24"/>
          <w:szCs w:val="24"/>
        </w:rPr>
        <w:pPrChange w:id="598" w:author="Mohammad Nayeem Hasan" w:date="2022-11-03T22:34:00Z">
          <w:pPr/>
        </w:pPrChange>
      </w:pPr>
    </w:p>
    <w:p w14:paraId="18C277E6" w14:textId="757CD8BD" w:rsidR="004D315F" w:rsidRPr="00186BD2" w:rsidDel="00A703EB" w:rsidRDefault="004D315F">
      <w:pPr>
        <w:spacing w:line="276" w:lineRule="auto"/>
        <w:rPr>
          <w:ins w:id="599" w:author="Haider, Najmul" w:date="2022-10-16T18:04:00Z"/>
          <w:del w:id="600" w:author="Mohammad Nayeem Hasan" w:date="2022-10-30T00:16:00Z"/>
          <w:rFonts w:ascii="Times New Roman" w:hAnsi="Times New Roman" w:cs="Times New Roman"/>
          <w:sz w:val="24"/>
          <w:szCs w:val="24"/>
        </w:rPr>
        <w:pPrChange w:id="601" w:author="Mohammad Nayeem Hasan" w:date="2022-11-03T22:34:00Z">
          <w:pPr/>
        </w:pPrChange>
      </w:pPr>
      <w:ins w:id="602" w:author="Haider, Najmul" w:date="2022-10-16T18:04:00Z">
        <w:del w:id="603" w:author="Mohammad Nayeem Hasan" w:date="2022-10-30T00:16:00Z">
          <w:r w:rsidRPr="00186BD2" w:rsidDel="00A703EB">
            <w:rPr>
              <w:rFonts w:ascii="Times New Roman" w:hAnsi="Times New Roman" w:cs="Times New Roman"/>
              <w:sz w:val="24"/>
              <w:szCs w:val="24"/>
            </w:rPr>
            <w:delText xml:space="preserve">We perform Sen’s slop test to identify seasonality of dengue cases in Bangaldesh </w:delText>
          </w:r>
        </w:del>
      </w:ins>
    </w:p>
    <w:p w14:paraId="6AABD789" w14:textId="00824B18" w:rsidR="004D315F" w:rsidDel="00A00A3F" w:rsidRDefault="004D315F" w:rsidP="008D27A3">
      <w:pPr>
        <w:spacing w:line="276" w:lineRule="auto"/>
        <w:rPr>
          <w:del w:id="604" w:author="Mohammad Nayeem Hasan" w:date="2022-11-03T22:39:00Z"/>
          <w:rFonts w:ascii="Times New Roman" w:hAnsi="Times New Roman" w:cs="Times New Roman"/>
          <w:b/>
          <w:bCs/>
          <w:sz w:val="24"/>
          <w:szCs w:val="24"/>
        </w:rPr>
      </w:pPr>
    </w:p>
    <w:p w14:paraId="21877FF5" w14:textId="77777777" w:rsidR="00A00A3F" w:rsidRPr="00186BD2" w:rsidRDefault="00A00A3F">
      <w:pPr>
        <w:spacing w:line="276" w:lineRule="auto"/>
        <w:rPr>
          <w:ins w:id="605" w:author="Mohammad Nayeem Hasan" w:date="2022-11-03T22:39:00Z"/>
          <w:rFonts w:ascii="Times New Roman" w:hAnsi="Times New Roman" w:cs="Times New Roman"/>
          <w:sz w:val="24"/>
          <w:szCs w:val="24"/>
        </w:rPr>
        <w:pPrChange w:id="606" w:author="Mohammad Nayeem Hasan" w:date="2022-11-03T22:34:00Z">
          <w:pPr/>
        </w:pPrChange>
      </w:pPr>
    </w:p>
    <w:p w14:paraId="53CC8A32" w14:textId="68DE8D1C" w:rsidR="00F12313" w:rsidRPr="00186BD2" w:rsidDel="00A00A3F" w:rsidRDefault="00F12313">
      <w:pPr>
        <w:spacing w:line="276" w:lineRule="auto"/>
        <w:rPr>
          <w:ins w:id="607" w:author="Haider, Najmul" w:date="2022-10-16T17:29:00Z"/>
          <w:del w:id="608" w:author="Mohammad Nayeem Hasan" w:date="2022-11-03T22:39:00Z"/>
          <w:rFonts w:ascii="Times New Roman" w:hAnsi="Times New Roman" w:cs="Times New Roman"/>
          <w:sz w:val="24"/>
          <w:szCs w:val="24"/>
        </w:rPr>
        <w:pPrChange w:id="609" w:author="Mohammad Nayeem Hasan" w:date="2022-11-03T22:34:00Z">
          <w:pPr/>
        </w:pPrChange>
      </w:pPr>
    </w:p>
    <w:p w14:paraId="3CD8490F" w14:textId="50778EC7" w:rsidR="00F12313" w:rsidRPr="00186BD2" w:rsidDel="00A00A3F" w:rsidRDefault="00F12313">
      <w:pPr>
        <w:spacing w:line="276" w:lineRule="auto"/>
        <w:rPr>
          <w:ins w:id="610" w:author="Haider, Najmul" w:date="2022-10-16T17:29:00Z"/>
          <w:del w:id="611" w:author="Mohammad Nayeem Hasan" w:date="2022-11-03T22:39:00Z"/>
          <w:rFonts w:ascii="Times New Roman" w:hAnsi="Times New Roman" w:cs="Times New Roman"/>
          <w:sz w:val="24"/>
          <w:szCs w:val="24"/>
        </w:rPr>
        <w:pPrChange w:id="612" w:author="Mohammad Nayeem Hasan" w:date="2022-11-03T22:34:00Z">
          <w:pPr/>
        </w:pPrChange>
      </w:pPr>
      <w:ins w:id="613" w:author="Haider, Najmul" w:date="2022-10-16T17:29:00Z">
        <w:del w:id="614" w:author="Mohammad Nayeem Hasan" w:date="2022-11-03T22:39:00Z">
          <w:r w:rsidRPr="00186BD2" w:rsidDel="00A00A3F">
            <w:rPr>
              <w:rFonts w:ascii="Times New Roman" w:hAnsi="Times New Roman" w:cs="Times New Roman"/>
              <w:sz w:val="24"/>
              <w:szCs w:val="24"/>
            </w:rPr>
            <w:br w:type="page"/>
          </w:r>
        </w:del>
      </w:ins>
    </w:p>
    <w:p w14:paraId="15AD4954" w14:textId="77777777" w:rsidR="00F12313" w:rsidRPr="00186BD2" w:rsidDel="00A00A3F" w:rsidRDefault="00F12313">
      <w:pPr>
        <w:spacing w:line="276" w:lineRule="auto"/>
        <w:rPr>
          <w:del w:id="615" w:author="Mohammad Nayeem Hasan" w:date="2022-11-03T22:39:00Z"/>
          <w:rFonts w:ascii="Times New Roman" w:hAnsi="Times New Roman" w:cs="Times New Roman"/>
          <w:sz w:val="24"/>
          <w:szCs w:val="24"/>
        </w:rPr>
        <w:pPrChange w:id="616" w:author="Mohammad Nayeem Hasan" w:date="2022-11-03T22:34:00Z">
          <w:pPr/>
        </w:pPrChange>
      </w:pPr>
    </w:p>
    <w:p w14:paraId="4A75D384" w14:textId="21EABEC8" w:rsidR="00B16955" w:rsidRPr="00186BD2" w:rsidRDefault="00110A0B">
      <w:pPr>
        <w:spacing w:line="276" w:lineRule="auto"/>
        <w:rPr>
          <w:ins w:id="617" w:author="Haider, Najmul" w:date="2022-10-16T17:07:00Z"/>
          <w:rFonts w:ascii="Times New Roman" w:hAnsi="Times New Roman" w:cs="Times New Roman"/>
          <w:b/>
          <w:bCs/>
          <w:sz w:val="24"/>
          <w:szCs w:val="24"/>
        </w:rPr>
        <w:pPrChange w:id="618" w:author="Mohammad Nayeem Hasan" w:date="2022-11-03T22:34:00Z">
          <w:pPr/>
        </w:pPrChange>
      </w:pPr>
      <w:ins w:id="619" w:author="Haider, Najmul" w:date="2022-10-16T17:06:00Z">
        <w:r w:rsidRPr="00186BD2">
          <w:rPr>
            <w:rFonts w:ascii="Times New Roman" w:hAnsi="Times New Roman" w:cs="Times New Roman"/>
            <w:b/>
            <w:bCs/>
            <w:sz w:val="24"/>
            <w:szCs w:val="24"/>
          </w:rPr>
          <w:t xml:space="preserve">Results: </w:t>
        </w:r>
      </w:ins>
    </w:p>
    <w:p w14:paraId="0C2E9260" w14:textId="6B3AB801" w:rsidR="00346340" w:rsidRPr="00346340" w:rsidRDefault="00B832DA">
      <w:pPr>
        <w:spacing w:line="276" w:lineRule="auto"/>
        <w:ind w:firstLine="720"/>
        <w:rPr>
          <w:ins w:id="620" w:author="Mohammad Nayeem Hasan" w:date="2022-11-03T22:55:00Z"/>
          <w:rStyle w:val="label"/>
          <w:rFonts w:ascii="Times New Roman" w:hAnsi="Times New Roman" w:cs="Times New Roman"/>
          <w:sz w:val="24"/>
          <w:szCs w:val="24"/>
        </w:rPr>
        <w:pPrChange w:id="621" w:author="Mohammad Nayeem Hasan" w:date="2022-11-03T23:46:00Z">
          <w:pPr>
            <w:spacing w:line="276" w:lineRule="auto"/>
          </w:pPr>
        </w:pPrChange>
      </w:pPr>
      <w:ins w:id="622" w:author="Haider, Najmul" w:date="2022-10-16T17:26:00Z">
        <w:r w:rsidRPr="00B342CD">
          <w:rPr>
            <w:rFonts w:ascii="Times New Roman" w:hAnsi="Times New Roman" w:cs="Times New Roman"/>
            <w:sz w:val="24"/>
            <w:szCs w:val="24"/>
            <w:rPrChange w:id="623" w:author="Mohammad Nayeem Hasan" w:date="2022-11-03T17:34:00Z">
              <w:rPr>
                <w:rFonts w:ascii="Times New Roman" w:hAnsi="Times New Roman" w:cs="Times New Roman"/>
                <w:b/>
                <w:bCs/>
                <w:sz w:val="24"/>
                <w:szCs w:val="24"/>
              </w:rPr>
            </w:rPrChange>
          </w:rPr>
          <w:t>During Jan 2000- Sep</w:t>
        </w:r>
        <w:del w:id="624" w:author="Mohammad Nayeem Hasan" w:date="2022-11-03T22:40:00Z">
          <w:r w:rsidRPr="00B342CD" w:rsidDel="00A00A3F">
            <w:rPr>
              <w:rFonts w:ascii="Times New Roman" w:hAnsi="Times New Roman" w:cs="Times New Roman"/>
              <w:sz w:val="24"/>
              <w:szCs w:val="24"/>
              <w:rPrChange w:id="625" w:author="Mohammad Nayeem Hasan" w:date="2022-11-03T17:34:00Z">
                <w:rPr>
                  <w:rFonts w:ascii="Times New Roman" w:hAnsi="Times New Roman" w:cs="Times New Roman"/>
                  <w:b/>
                  <w:bCs/>
                  <w:sz w:val="24"/>
                  <w:szCs w:val="24"/>
                </w:rPr>
              </w:rPrChange>
            </w:rPr>
            <w:delText>t</w:delText>
          </w:r>
        </w:del>
        <w:r w:rsidRPr="00B342CD">
          <w:rPr>
            <w:rFonts w:ascii="Times New Roman" w:hAnsi="Times New Roman" w:cs="Times New Roman"/>
            <w:sz w:val="24"/>
            <w:szCs w:val="24"/>
            <w:rPrChange w:id="626" w:author="Mohammad Nayeem Hasan" w:date="2022-11-03T17:34:00Z">
              <w:rPr>
                <w:rFonts w:ascii="Times New Roman" w:hAnsi="Times New Roman" w:cs="Times New Roman"/>
                <w:b/>
                <w:bCs/>
                <w:sz w:val="24"/>
                <w:szCs w:val="24"/>
              </w:rPr>
            </w:rPrChange>
          </w:rPr>
          <w:t xml:space="preserve"> 2022, </w:t>
        </w:r>
      </w:ins>
      <w:ins w:id="627" w:author="Mohammad Nayeem Hasan" w:date="2022-11-03T17:35:00Z">
        <w:r w:rsidR="00B342CD">
          <w:rPr>
            <w:rFonts w:ascii="Times New Roman" w:hAnsi="Times New Roman" w:cs="Times New Roman"/>
            <w:sz w:val="24"/>
            <w:szCs w:val="24"/>
          </w:rPr>
          <w:t>725.11</w:t>
        </w:r>
      </w:ins>
      <w:ins w:id="628" w:author="Haider, Najmul" w:date="2022-10-16T17:26:00Z">
        <w:del w:id="629" w:author="Mohammad Nayeem Hasan" w:date="2022-11-03T17:35:00Z">
          <w:r w:rsidRPr="00B342CD" w:rsidDel="00B342CD">
            <w:rPr>
              <w:rFonts w:ascii="Times New Roman" w:hAnsi="Times New Roman" w:cs="Times New Roman"/>
              <w:sz w:val="24"/>
              <w:szCs w:val="24"/>
              <w:rPrChange w:id="630" w:author="Mohammad Nayeem Hasan" w:date="2022-11-03T17:34:00Z">
                <w:rPr>
                  <w:rFonts w:ascii="Times New Roman" w:hAnsi="Times New Roman" w:cs="Times New Roman"/>
                  <w:b/>
                  <w:bCs/>
                  <w:sz w:val="24"/>
                  <w:szCs w:val="24"/>
                </w:rPr>
              </w:rPrChange>
            </w:rPr>
            <w:delText>XXXX</w:delText>
          </w:r>
        </w:del>
        <w:r w:rsidRPr="00B342CD">
          <w:rPr>
            <w:rFonts w:ascii="Times New Roman" w:hAnsi="Times New Roman" w:cs="Times New Roman"/>
            <w:sz w:val="24"/>
            <w:szCs w:val="24"/>
            <w:rPrChange w:id="631" w:author="Mohammad Nayeem Hasan" w:date="2022-11-03T17:34:00Z">
              <w:rPr>
                <w:rFonts w:ascii="Times New Roman" w:hAnsi="Times New Roman" w:cs="Times New Roman"/>
                <w:b/>
                <w:bCs/>
                <w:sz w:val="24"/>
                <w:szCs w:val="24"/>
              </w:rPr>
            </w:rPrChange>
          </w:rPr>
          <w:t xml:space="preserve"> </w:t>
        </w:r>
      </w:ins>
      <w:ins w:id="632" w:author="Mohammad Nayeem Hasan" w:date="2022-11-03T17:35:00Z">
        <w:r w:rsidR="00B342CD">
          <w:rPr>
            <w:rFonts w:ascii="Times New Roman" w:hAnsi="Times New Roman" w:cs="Times New Roman"/>
            <w:sz w:val="24"/>
            <w:szCs w:val="24"/>
          </w:rPr>
          <w:t>(</w:t>
        </w:r>
      </w:ins>
      <w:ins w:id="633" w:author="Mohammad Nayeem Hasan" w:date="2022-11-03T17:37:00Z">
        <w:r w:rsidR="00767AA9">
          <w:rPr>
            <w:rFonts w:ascii="Times New Roman" w:hAnsi="Times New Roman" w:cs="Times New Roman"/>
            <w:sz w:val="24"/>
            <w:szCs w:val="24"/>
          </w:rPr>
          <w:t>SD=</w:t>
        </w:r>
      </w:ins>
      <w:ins w:id="634" w:author="Haider, Najmul" w:date="2022-10-16T17:26:00Z">
        <w:del w:id="635" w:author="Mohammad Nayeem Hasan" w:date="2022-11-03T17:35:00Z">
          <w:r w:rsidRPr="00B342CD" w:rsidDel="00B342CD">
            <w:rPr>
              <w:rFonts w:ascii="Times New Roman" w:hAnsi="Times New Roman" w:cs="Times New Roman"/>
              <w:sz w:val="24"/>
              <w:szCs w:val="24"/>
              <w:rPrChange w:id="636" w:author="Mohammad Nayeem Hasan" w:date="2022-11-03T17:34:00Z">
                <w:rPr>
                  <w:rFonts w:ascii="Times New Roman" w:hAnsi="Times New Roman" w:cs="Times New Roman"/>
                  <w:b/>
                  <w:bCs/>
                  <w:sz w:val="24"/>
                  <w:szCs w:val="24"/>
                </w:rPr>
              </w:rPrChange>
            </w:rPr>
            <w:delText>(±</w:delText>
          </w:r>
        </w:del>
      </w:ins>
      <w:ins w:id="637" w:author="Mohammad Nayeem Hasan" w:date="2022-11-03T17:36:00Z">
        <w:r w:rsidR="0017223C">
          <w:rPr>
            <w:rFonts w:ascii="Times New Roman" w:hAnsi="Times New Roman" w:cs="Times New Roman"/>
            <w:sz w:val="24"/>
            <w:szCs w:val="24"/>
          </w:rPr>
          <w:t>3642.55</w:t>
        </w:r>
      </w:ins>
      <w:ins w:id="638" w:author="Haider, Najmul" w:date="2022-10-16T17:26:00Z">
        <w:del w:id="639" w:author="Mohammad Nayeem Hasan" w:date="2022-11-03T17:36:00Z">
          <w:r w:rsidRPr="00B342CD" w:rsidDel="0017223C">
            <w:rPr>
              <w:rFonts w:ascii="Times New Roman" w:hAnsi="Times New Roman" w:cs="Times New Roman"/>
              <w:sz w:val="24"/>
              <w:szCs w:val="24"/>
              <w:rPrChange w:id="640" w:author="Mohammad Nayeem Hasan" w:date="2022-11-03T17:34:00Z">
                <w:rPr>
                  <w:rFonts w:ascii="Times New Roman" w:hAnsi="Times New Roman" w:cs="Times New Roman"/>
                  <w:b/>
                  <w:bCs/>
                  <w:sz w:val="24"/>
                  <w:szCs w:val="24"/>
                </w:rPr>
              </w:rPrChange>
            </w:rPr>
            <w:delText>SD</w:delText>
          </w:r>
        </w:del>
        <w:r w:rsidRPr="00B342CD">
          <w:rPr>
            <w:rFonts w:ascii="Times New Roman" w:hAnsi="Times New Roman" w:cs="Times New Roman"/>
            <w:sz w:val="24"/>
            <w:szCs w:val="24"/>
            <w:rPrChange w:id="641" w:author="Mohammad Nayeem Hasan" w:date="2022-11-03T17:34:00Z">
              <w:rPr>
                <w:rFonts w:ascii="Times New Roman" w:hAnsi="Times New Roman" w:cs="Times New Roman"/>
                <w:b/>
                <w:bCs/>
                <w:sz w:val="24"/>
                <w:szCs w:val="24"/>
              </w:rPr>
            </w:rPrChange>
          </w:rPr>
          <w:t xml:space="preserve">) </w:t>
        </w:r>
      </w:ins>
      <w:ins w:id="642" w:author="Mohammad Nayeem Hasan" w:date="2022-11-03T22:42:00Z">
        <w:r w:rsidR="00C277E9">
          <w:rPr>
            <w:rFonts w:ascii="Times New Roman" w:hAnsi="Times New Roman" w:cs="Times New Roman"/>
            <w:sz w:val="24"/>
            <w:szCs w:val="24"/>
          </w:rPr>
          <w:t xml:space="preserve">mean </w:t>
        </w:r>
      </w:ins>
      <w:ins w:id="643" w:author="Haider, Najmul" w:date="2022-10-16T17:26:00Z">
        <w:r w:rsidRPr="00B342CD">
          <w:rPr>
            <w:rFonts w:ascii="Times New Roman" w:hAnsi="Times New Roman" w:cs="Times New Roman"/>
            <w:sz w:val="24"/>
            <w:szCs w:val="24"/>
            <w:rPrChange w:id="644" w:author="Mohammad Nayeem Hasan" w:date="2022-11-03T17:34:00Z">
              <w:rPr>
                <w:rFonts w:ascii="Times New Roman" w:hAnsi="Times New Roman" w:cs="Times New Roman"/>
                <w:b/>
                <w:bCs/>
                <w:sz w:val="24"/>
                <w:szCs w:val="24"/>
              </w:rPr>
            </w:rPrChange>
          </w:rPr>
          <w:t>number of dengue cases is detected in Bangladesh</w:t>
        </w:r>
        <w:del w:id="645" w:author="Mohammad Nayeem Hasan" w:date="2022-11-03T17:36:00Z">
          <w:r w:rsidRPr="00B342CD" w:rsidDel="0017223C">
            <w:rPr>
              <w:rFonts w:ascii="Times New Roman" w:hAnsi="Times New Roman" w:cs="Times New Roman"/>
              <w:sz w:val="24"/>
              <w:szCs w:val="24"/>
              <w:rPrChange w:id="646" w:author="Mohammad Nayeem Hasan" w:date="2022-11-03T17:34:00Z">
                <w:rPr>
                  <w:rFonts w:ascii="Times New Roman" w:hAnsi="Times New Roman" w:cs="Times New Roman"/>
                  <w:b/>
                  <w:bCs/>
                  <w:sz w:val="24"/>
                  <w:szCs w:val="24"/>
                </w:rPr>
              </w:rPrChange>
            </w:rPr>
            <w:delText xml:space="preserve"> with </w:delText>
          </w:r>
        </w:del>
      </w:ins>
      <w:ins w:id="647" w:author="Haider, Najmul" w:date="2022-10-16T17:27:00Z">
        <w:del w:id="648" w:author="Mohammad Nayeem Hasan" w:date="2022-11-03T17:36:00Z">
          <w:r w:rsidRPr="00B342CD" w:rsidDel="0017223C">
            <w:rPr>
              <w:rFonts w:ascii="Times New Roman" w:hAnsi="Times New Roman" w:cs="Times New Roman"/>
              <w:sz w:val="24"/>
              <w:szCs w:val="24"/>
              <w:rPrChange w:id="649" w:author="Mohammad Nayeem Hasan" w:date="2022-11-03T17:34:00Z">
                <w:rPr>
                  <w:rFonts w:ascii="Times New Roman" w:hAnsi="Times New Roman" w:cs="Times New Roman"/>
                  <w:b/>
                  <w:bCs/>
                  <w:sz w:val="24"/>
                  <w:szCs w:val="24"/>
                </w:rPr>
              </w:rPrChange>
            </w:rPr>
            <w:delText>XXX (±SD) fatal cases</w:delText>
          </w:r>
        </w:del>
        <w:r w:rsidRPr="00B342CD">
          <w:rPr>
            <w:rFonts w:ascii="Times New Roman" w:hAnsi="Times New Roman" w:cs="Times New Roman"/>
            <w:sz w:val="24"/>
            <w:szCs w:val="24"/>
            <w:rPrChange w:id="650" w:author="Mohammad Nayeem Hasan" w:date="2022-11-03T17:34:00Z">
              <w:rPr>
                <w:rFonts w:ascii="Times New Roman" w:hAnsi="Times New Roman" w:cs="Times New Roman"/>
                <w:b/>
                <w:bCs/>
                <w:sz w:val="24"/>
                <w:szCs w:val="24"/>
              </w:rPr>
            </w:rPrChange>
          </w:rPr>
          <w:t>.</w:t>
        </w:r>
        <w:r w:rsidR="00F12313" w:rsidRPr="00B342CD">
          <w:rPr>
            <w:rFonts w:ascii="Times New Roman" w:hAnsi="Times New Roman" w:cs="Times New Roman"/>
            <w:sz w:val="24"/>
            <w:szCs w:val="24"/>
            <w:rPrChange w:id="651" w:author="Mohammad Nayeem Hasan" w:date="2022-11-03T17:34:00Z">
              <w:rPr>
                <w:rFonts w:ascii="Times New Roman" w:hAnsi="Times New Roman" w:cs="Times New Roman"/>
                <w:b/>
                <w:bCs/>
                <w:sz w:val="24"/>
                <w:szCs w:val="24"/>
              </w:rPr>
            </w:rPrChange>
          </w:rPr>
          <w:t xml:space="preserve"> The </w:t>
        </w:r>
      </w:ins>
      <w:ins w:id="652" w:author="Haider, Najmul" w:date="2022-10-16T17:28:00Z">
        <w:r w:rsidR="00F12313" w:rsidRPr="00B342CD">
          <w:rPr>
            <w:rFonts w:ascii="Times New Roman" w:hAnsi="Times New Roman" w:cs="Times New Roman"/>
            <w:sz w:val="24"/>
            <w:szCs w:val="24"/>
            <w:rPrChange w:id="653" w:author="Mohammad Nayeem Hasan" w:date="2022-11-03T17:34:00Z">
              <w:rPr>
                <w:rFonts w:ascii="Times New Roman" w:hAnsi="Times New Roman" w:cs="Times New Roman"/>
                <w:b/>
                <w:bCs/>
                <w:sz w:val="24"/>
                <w:szCs w:val="24"/>
              </w:rPr>
            </w:rPrChange>
          </w:rPr>
          <w:t xml:space="preserve">mean annual </w:t>
        </w:r>
      </w:ins>
      <w:ins w:id="654" w:author="Haider, Najmul" w:date="2022-10-16T17:27:00Z">
        <w:r w:rsidR="00F12313" w:rsidRPr="00B342CD">
          <w:rPr>
            <w:rFonts w:ascii="Times New Roman" w:hAnsi="Times New Roman" w:cs="Times New Roman"/>
            <w:sz w:val="24"/>
            <w:szCs w:val="24"/>
            <w:rPrChange w:id="655" w:author="Mohammad Nayeem Hasan" w:date="2022-11-03T17:34:00Z">
              <w:rPr>
                <w:rFonts w:ascii="Times New Roman" w:hAnsi="Times New Roman" w:cs="Times New Roman"/>
                <w:b/>
                <w:bCs/>
                <w:sz w:val="24"/>
                <w:szCs w:val="24"/>
              </w:rPr>
            </w:rPrChange>
          </w:rPr>
          <w:t>number of cases detected in the first decade [2000-2010] of 21</w:t>
        </w:r>
        <w:r w:rsidR="00F12313" w:rsidRPr="00B342CD">
          <w:rPr>
            <w:rFonts w:ascii="Times New Roman" w:hAnsi="Times New Roman" w:cs="Times New Roman"/>
            <w:sz w:val="24"/>
            <w:szCs w:val="24"/>
            <w:vertAlign w:val="superscript"/>
            <w:rPrChange w:id="656" w:author="Mohammad Nayeem Hasan" w:date="2022-11-03T17:34:00Z">
              <w:rPr>
                <w:rFonts w:ascii="Times New Roman" w:hAnsi="Times New Roman" w:cs="Times New Roman"/>
                <w:b/>
                <w:bCs/>
                <w:sz w:val="24"/>
                <w:szCs w:val="24"/>
                <w:vertAlign w:val="superscript"/>
              </w:rPr>
            </w:rPrChange>
          </w:rPr>
          <w:t>st</w:t>
        </w:r>
        <w:r w:rsidR="00F12313" w:rsidRPr="00B342CD">
          <w:rPr>
            <w:rFonts w:ascii="Times New Roman" w:hAnsi="Times New Roman" w:cs="Times New Roman"/>
            <w:sz w:val="24"/>
            <w:szCs w:val="24"/>
            <w:rPrChange w:id="657" w:author="Mohammad Nayeem Hasan" w:date="2022-11-03T17:34:00Z">
              <w:rPr>
                <w:rFonts w:ascii="Times New Roman" w:hAnsi="Times New Roman" w:cs="Times New Roman"/>
                <w:b/>
                <w:bCs/>
                <w:sz w:val="24"/>
                <w:szCs w:val="24"/>
              </w:rPr>
            </w:rPrChange>
          </w:rPr>
          <w:t xml:space="preserve"> century w</w:t>
        </w:r>
      </w:ins>
      <w:ins w:id="658" w:author="Haider, Najmul" w:date="2022-10-16T17:28:00Z">
        <w:r w:rsidR="00F12313" w:rsidRPr="00B342CD">
          <w:rPr>
            <w:rFonts w:ascii="Times New Roman" w:hAnsi="Times New Roman" w:cs="Times New Roman"/>
            <w:sz w:val="24"/>
            <w:szCs w:val="24"/>
            <w:rPrChange w:id="659" w:author="Mohammad Nayeem Hasan" w:date="2022-11-03T17:34:00Z">
              <w:rPr>
                <w:rFonts w:ascii="Times New Roman" w:hAnsi="Times New Roman" w:cs="Times New Roman"/>
                <w:b/>
                <w:bCs/>
                <w:sz w:val="24"/>
                <w:szCs w:val="24"/>
              </w:rPr>
            </w:rPrChange>
          </w:rPr>
          <w:t xml:space="preserve">as </w:t>
        </w:r>
      </w:ins>
      <w:ins w:id="660" w:author="Mohammad Nayeem Hasan" w:date="2022-11-03T17:37:00Z">
        <w:r w:rsidR="0017223C">
          <w:rPr>
            <w:rFonts w:ascii="Times New Roman" w:hAnsi="Times New Roman" w:cs="Times New Roman"/>
            <w:sz w:val="24"/>
            <w:szCs w:val="24"/>
          </w:rPr>
          <w:t>184.72</w:t>
        </w:r>
      </w:ins>
      <w:ins w:id="661" w:author="Haider, Najmul" w:date="2022-10-16T17:29:00Z">
        <w:del w:id="662" w:author="Mohammad Nayeem Hasan" w:date="2022-11-03T17:37:00Z">
          <w:r w:rsidR="00F12313" w:rsidRPr="00B342CD" w:rsidDel="0017223C">
            <w:rPr>
              <w:rFonts w:ascii="Times New Roman" w:hAnsi="Times New Roman" w:cs="Times New Roman"/>
              <w:sz w:val="24"/>
              <w:szCs w:val="24"/>
              <w:rPrChange w:id="663" w:author="Mohammad Nayeem Hasan" w:date="2022-11-03T17:34:00Z">
                <w:rPr>
                  <w:rFonts w:ascii="Times New Roman" w:hAnsi="Times New Roman" w:cs="Times New Roman"/>
                  <w:b/>
                  <w:bCs/>
                  <w:sz w:val="24"/>
                  <w:szCs w:val="24"/>
                </w:rPr>
              </w:rPrChange>
            </w:rPr>
            <w:delText>XX</w:delText>
          </w:r>
        </w:del>
      </w:ins>
      <w:ins w:id="664" w:author="Haider, Najmul" w:date="2022-10-16T17:28:00Z">
        <w:del w:id="665" w:author="Mohammad Nayeem Hasan" w:date="2022-11-03T17:37:00Z">
          <w:r w:rsidR="00F12313" w:rsidRPr="00B342CD" w:rsidDel="0017223C">
            <w:rPr>
              <w:rFonts w:ascii="Times New Roman" w:hAnsi="Times New Roman" w:cs="Times New Roman"/>
              <w:sz w:val="24"/>
              <w:szCs w:val="24"/>
              <w:rPrChange w:id="666" w:author="Mohammad Nayeem Hasan" w:date="2022-11-03T17:34:00Z">
                <w:rPr>
                  <w:rFonts w:ascii="Times New Roman" w:hAnsi="Times New Roman" w:cs="Times New Roman"/>
                  <w:b/>
                  <w:bCs/>
                  <w:sz w:val="24"/>
                  <w:szCs w:val="24"/>
                </w:rPr>
              </w:rPrChange>
            </w:rPr>
            <w:delText>XX</w:delText>
          </w:r>
        </w:del>
        <w:r w:rsidR="00F12313" w:rsidRPr="00B342CD">
          <w:rPr>
            <w:rFonts w:ascii="Times New Roman" w:hAnsi="Times New Roman" w:cs="Times New Roman"/>
            <w:sz w:val="24"/>
            <w:szCs w:val="24"/>
            <w:rPrChange w:id="667" w:author="Mohammad Nayeem Hasan" w:date="2022-11-03T17:34:00Z">
              <w:rPr>
                <w:rFonts w:ascii="Times New Roman" w:hAnsi="Times New Roman" w:cs="Times New Roman"/>
                <w:b/>
                <w:bCs/>
                <w:sz w:val="24"/>
                <w:szCs w:val="24"/>
              </w:rPr>
            </w:rPrChange>
          </w:rPr>
          <w:t xml:space="preserve"> (</w:t>
        </w:r>
      </w:ins>
      <w:ins w:id="668" w:author="Mohammad Nayeem Hasan" w:date="2022-11-03T17:38:00Z">
        <w:r w:rsidR="00767AA9">
          <w:rPr>
            <w:rFonts w:ascii="Times New Roman" w:hAnsi="Times New Roman" w:cs="Times New Roman"/>
            <w:sz w:val="24"/>
            <w:szCs w:val="24"/>
          </w:rPr>
          <w:t>SD=</w:t>
        </w:r>
      </w:ins>
      <w:ins w:id="669" w:author="Haider, Najmul" w:date="2022-10-16T17:28:00Z">
        <w:del w:id="670" w:author="Mohammad Nayeem Hasan" w:date="2022-11-03T17:37:00Z">
          <w:r w:rsidR="00F12313" w:rsidRPr="00B342CD" w:rsidDel="0017223C">
            <w:rPr>
              <w:rFonts w:ascii="Times New Roman" w:hAnsi="Times New Roman" w:cs="Times New Roman"/>
              <w:sz w:val="24"/>
              <w:szCs w:val="24"/>
              <w:rPrChange w:id="671" w:author="Mohammad Nayeem Hasan" w:date="2022-11-03T17:34:00Z">
                <w:rPr>
                  <w:rFonts w:ascii="Times New Roman" w:hAnsi="Times New Roman" w:cs="Times New Roman"/>
                  <w:b/>
                  <w:bCs/>
                  <w:sz w:val="24"/>
                  <w:szCs w:val="24"/>
                </w:rPr>
              </w:rPrChange>
            </w:rPr>
            <w:delText>±</w:delText>
          </w:r>
        </w:del>
      </w:ins>
      <w:ins w:id="672" w:author="Mohammad Nayeem Hasan" w:date="2022-11-03T17:37:00Z">
        <w:r w:rsidR="0017223C">
          <w:rPr>
            <w:rFonts w:ascii="Times New Roman" w:hAnsi="Times New Roman" w:cs="Times New Roman"/>
            <w:sz w:val="24"/>
            <w:szCs w:val="24"/>
          </w:rPr>
          <w:t>436.04</w:t>
        </w:r>
      </w:ins>
      <w:ins w:id="673" w:author="Haider, Najmul" w:date="2022-10-16T17:28:00Z">
        <w:del w:id="674" w:author="Mohammad Nayeem Hasan" w:date="2022-11-03T17:37:00Z">
          <w:r w:rsidR="00F12313" w:rsidRPr="00B342CD" w:rsidDel="0017223C">
            <w:rPr>
              <w:rFonts w:ascii="Times New Roman" w:hAnsi="Times New Roman" w:cs="Times New Roman"/>
              <w:sz w:val="24"/>
              <w:szCs w:val="24"/>
              <w:rPrChange w:id="675" w:author="Mohammad Nayeem Hasan" w:date="2022-11-03T17:34:00Z">
                <w:rPr>
                  <w:rFonts w:ascii="Times New Roman" w:hAnsi="Times New Roman" w:cs="Times New Roman"/>
                  <w:b/>
                  <w:bCs/>
                  <w:sz w:val="24"/>
                  <w:szCs w:val="24"/>
                </w:rPr>
              </w:rPrChange>
            </w:rPr>
            <w:delText>SD</w:delText>
          </w:r>
        </w:del>
        <w:r w:rsidR="00F12313" w:rsidRPr="00B342CD">
          <w:rPr>
            <w:rFonts w:ascii="Times New Roman" w:hAnsi="Times New Roman" w:cs="Times New Roman"/>
            <w:sz w:val="24"/>
            <w:szCs w:val="24"/>
            <w:rPrChange w:id="676" w:author="Mohammad Nayeem Hasan" w:date="2022-11-03T17:34:00Z">
              <w:rPr>
                <w:rFonts w:ascii="Times New Roman" w:hAnsi="Times New Roman" w:cs="Times New Roman"/>
                <w:b/>
                <w:bCs/>
                <w:sz w:val="24"/>
                <w:szCs w:val="24"/>
              </w:rPr>
            </w:rPrChange>
          </w:rPr>
          <w:t>) and the recent period [2011-2022] as</w:t>
        </w:r>
      </w:ins>
      <w:ins w:id="677" w:author="Mohammad Nayeem Hasan" w:date="2022-11-03T17:37:00Z">
        <w:r w:rsidR="0017223C">
          <w:rPr>
            <w:rFonts w:ascii="Times New Roman" w:hAnsi="Times New Roman" w:cs="Times New Roman"/>
            <w:sz w:val="24"/>
            <w:szCs w:val="24"/>
          </w:rPr>
          <w:t xml:space="preserve"> 725.11</w:t>
        </w:r>
      </w:ins>
      <w:ins w:id="678" w:author="Haider, Najmul" w:date="2022-10-16T17:28:00Z">
        <w:del w:id="679" w:author="Mohammad Nayeem Hasan" w:date="2022-11-03T17:37:00Z">
          <w:r w:rsidR="00F12313" w:rsidRPr="00B342CD" w:rsidDel="0017223C">
            <w:rPr>
              <w:rFonts w:ascii="Times New Roman" w:hAnsi="Times New Roman" w:cs="Times New Roman"/>
              <w:sz w:val="24"/>
              <w:szCs w:val="24"/>
              <w:rPrChange w:id="680" w:author="Mohammad Nayeem Hasan" w:date="2022-11-03T17:34:00Z">
                <w:rPr>
                  <w:rFonts w:ascii="Times New Roman" w:hAnsi="Times New Roman" w:cs="Times New Roman"/>
                  <w:b/>
                  <w:bCs/>
                  <w:sz w:val="24"/>
                  <w:szCs w:val="24"/>
                </w:rPr>
              </w:rPrChange>
            </w:rPr>
            <w:delText xml:space="preserve"> XXXX</w:delText>
          </w:r>
        </w:del>
        <w:r w:rsidR="00F12313" w:rsidRPr="00B342CD">
          <w:rPr>
            <w:rFonts w:ascii="Times New Roman" w:hAnsi="Times New Roman" w:cs="Times New Roman"/>
            <w:sz w:val="24"/>
            <w:szCs w:val="24"/>
            <w:rPrChange w:id="681" w:author="Mohammad Nayeem Hasan" w:date="2022-11-03T17:34:00Z">
              <w:rPr>
                <w:rFonts w:ascii="Times New Roman" w:hAnsi="Times New Roman" w:cs="Times New Roman"/>
                <w:b/>
                <w:bCs/>
                <w:sz w:val="24"/>
                <w:szCs w:val="24"/>
              </w:rPr>
            </w:rPrChange>
          </w:rPr>
          <w:t xml:space="preserve"> </w:t>
        </w:r>
      </w:ins>
      <w:ins w:id="682" w:author="Haider, Najmul" w:date="2022-10-16T18:05:00Z">
        <w:r w:rsidR="00907752" w:rsidRPr="00B342CD">
          <w:rPr>
            <w:rFonts w:ascii="Times New Roman" w:hAnsi="Times New Roman" w:cs="Times New Roman"/>
            <w:sz w:val="24"/>
            <w:szCs w:val="24"/>
            <w:rPrChange w:id="683" w:author="Mohammad Nayeem Hasan" w:date="2022-11-03T17:34:00Z">
              <w:rPr>
                <w:rFonts w:ascii="Times New Roman" w:hAnsi="Times New Roman" w:cs="Times New Roman"/>
                <w:b/>
                <w:bCs/>
                <w:sz w:val="24"/>
                <w:szCs w:val="24"/>
              </w:rPr>
            </w:rPrChange>
          </w:rPr>
          <w:t>(</w:t>
        </w:r>
      </w:ins>
      <w:ins w:id="684" w:author="Mohammad Nayeem Hasan" w:date="2022-11-03T17:38:00Z">
        <w:r w:rsidR="00767AA9">
          <w:rPr>
            <w:rFonts w:ascii="Times New Roman" w:hAnsi="Times New Roman" w:cs="Times New Roman"/>
            <w:sz w:val="24"/>
            <w:szCs w:val="24"/>
          </w:rPr>
          <w:t>SD=</w:t>
        </w:r>
      </w:ins>
      <w:ins w:id="685" w:author="Mohammad Nayeem Hasan" w:date="2022-11-03T17:37:00Z">
        <w:r w:rsidR="0017223C">
          <w:rPr>
            <w:rFonts w:ascii="Times New Roman" w:hAnsi="Times New Roman" w:cs="Times New Roman"/>
            <w:sz w:val="24"/>
            <w:szCs w:val="24"/>
          </w:rPr>
          <w:t>3642.55</w:t>
        </w:r>
      </w:ins>
      <w:ins w:id="686" w:author="Haider, Najmul" w:date="2022-10-16T18:05:00Z">
        <w:del w:id="687" w:author="Mohammad Nayeem Hasan" w:date="2022-11-03T17:37:00Z">
          <w:r w:rsidR="00907752" w:rsidRPr="00B342CD" w:rsidDel="0017223C">
            <w:rPr>
              <w:rFonts w:ascii="Times New Roman" w:hAnsi="Times New Roman" w:cs="Times New Roman"/>
              <w:sz w:val="24"/>
              <w:szCs w:val="24"/>
              <w:rPrChange w:id="688" w:author="Mohammad Nayeem Hasan" w:date="2022-11-03T17:34:00Z">
                <w:rPr>
                  <w:rFonts w:ascii="Times New Roman" w:hAnsi="Times New Roman" w:cs="Times New Roman"/>
                  <w:b/>
                  <w:bCs/>
                  <w:sz w:val="24"/>
                  <w:szCs w:val="24"/>
                </w:rPr>
              </w:rPrChange>
            </w:rPr>
            <w:delText>±SD</w:delText>
          </w:r>
        </w:del>
        <w:r w:rsidR="00907752" w:rsidRPr="00B342CD">
          <w:rPr>
            <w:rFonts w:ascii="Times New Roman" w:hAnsi="Times New Roman" w:cs="Times New Roman"/>
            <w:sz w:val="24"/>
            <w:szCs w:val="24"/>
            <w:rPrChange w:id="689" w:author="Mohammad Nayeem Hasan" w:date="2022-11-03T17:34:00Z">
              <w:rPr>
                <w:rFonts w:ascii="Times New Roman" w:hAnsi="Times New Roman" w:cs="Times New Roman"/>
                <w:b/>
                <w:bCs/>
                <w:sz w:val="24"/>
                <w:szCs w:val="24"/>
              </w:rPr>
            </w:rPrChange>
          </w:rPr>
          <w:t>)</w:t>
        </w:r>
        <w:r w:rsidR="00CF6DEF" w:rsidRPr="00B342CD">
          <w:rPr>
            <w:rFonts w:ascii="Times New Roman" w:hAnsi="Times New Roman" w:cs="Times New Roman"/>
            <w:sz w:val="24"/>
            <w:szCs w:val="24"/>
            <w:rPrChange w:id="690" w:author="Mohammad Nayeem Hasan" w:date="2022-11-03T17:34:00Z">
              <w:rPr>
                <w:rFonts w:ascii="Times New Roman" w:hAnsi="Times New Roman" w:cs="Times New Roman"/>
                <w:b/>
                <w:bCs/>
                <w:sz w:val="24"/>
                <w:szCs w:val="24"/>
              </w:rPr>
            </w:rPrChange>
          </w:rPr>
          <w:t xml:space="preserve"> (Table 1</w:t>
        </w:r>
        <w:del w:id="691" w:author="Mohammad Nayeem Hasan" w:date="2022-10-30T22:41:00Z">
          <w:r w:rsidR="00CF6DEF" w:rsidRPr="00B342CD" w:rsidDel="005F4087">
            <w:rPr>
              <w:rFonts w:ascii="Times New Roman" w:hAnsi="Times New Roman" w:cs="Times New Roman"/>
              <w:sz w:val="24"/>
              <w:szCs w:val="24"/>
              <w:rPrChange w:id="692" w:author="Mohammad Nayeem Hasan" w:date="2022-11-03T17:34:00Z">
                <w:rPr>
                  <w:rFonts w:ascii="Times New Roman" w:hAnsi="Times New Roman" w:cs="Times New Roman"/>
                  <w:b/>
                  <w:bCs/>
                  <w:sz w:val="24"/>
                  <w:szCs w:val="24"/>
                </w:rPr>
              </w:rPrChange>
            </w:rPr>
            <w:delText xml:space="preserve">) </w:delText>
          </w:r>
          <w:r w:rsidR="00907752" w:rsidRPr="00B342CD" w:rsidDel="005F4087">
            <w:rPr>
              <w:rFonts w:ascii="Times New Roman" w:hAnsi="Times New Roman" w:cs="Times New Roman"/>
              <w:sz w:val="24"/>
              <w:szCs w:val="24"/>
              <w:rPrChange w:id="693" w:author="Mohammad Nayeem Hasan" w:date="2022-11-03T17:34:00Z">
                <w:rPr>
                  <w:rFonts w:ascii="Times New Roman" w:hAnsi="Times New Roman" w:cs="Times New Roman"/>
                  <w:b/>
                  <w:bCs/>
                  <w:sz w:val="24"/>
                  <w:szCs w:val="24"/>
                </w:rPr>
              </w:rPrChange>
            </w:rPr>
            <w:delText>.</w:delText>
          </w:r>
        </w:del>
      </w:ins>
      <w:ins w:id="694" w:author="Mohammad Nayeem Hasan" w:date="2022-10-30T22:41:00Z">
        <w:r w:rsidR="005F4087" w:rsidRPr="00B342CD">
          <w:rPr>
            <w:rFonts w:ascii="Times New Roman" w:hAnsi="Times New Roman" w:cs="Times New Roman"/>
            <w:sz w:val="24"/>
            <w:szCs w:val="24"/>
            <w:rPrChange w:id="695" w:author="Mohammad Nayeem Hasan" w:date="2022-11-03T17:34:00Z">
              <w:rPr>
                <w:rFonts w:ascii="Times New Roman" w:hAnsi="Times New Roman" w:cs="Times New Roman"/>
                <w:b/>
                <w:bCs/>
                <w:sz w:val="24"/>
                <w:szCs w:val="24"/>
              </w:rPr>
            </w:rPrChange>
          </w:rPr>
          <w:t>).</w:t>
        </w:r>
      </w:ins>
      <w:ins w:id="696" w:author="Haider, Najmul" w:date="2022-10-16T18:05:00Z">
        <w:r w:rsidR="00907752" w:rsidRPr="00B342CD">
          <w:rPr>
            <w:rFonts w:ascii="Times New Roman" w:hAnsi="Times New Roman" w:cs="Times New Roman"/>
            <w:sz w:val="24"/>
            <w:szCs w:val="24"/>
            <w:rPrChange w:id="697" w:author="Mohammad Nayeem Hasan" w:date="2022-11-03T17:34:00Z">
              <w:rPr>
                <w:rFonts w:ascii="Times New Roman" w:hAnsi="Times New Roman" w:cs="Times New Roman"/>
                <w:b/>
                <w:bCs/>
                <w:sz w:val="24"/>
                <w:szCs w:val="24"/>
              </w:rPr>
            </w:rPrChange>
          </w:rPr>
          <w:t xml:space="preserve"> </w:t>
        </w:r>
      </w:ins>
      <w:ins w:id="698" w:author="Mohammad Nayeem Hasan" w:date="2022-11-03T22:58:00Z">
        <w:r w:rsidR="00A71406" w:rsidRPr="00A71406">
          <w:rPr>
            <w:rFonts w:ascii="Times New Roman" w:hAnsi="Times New Roman" w:cs="Times New Roman"/>
            <w:sz w:val="24"/>
            <w:szCs w:val="24"/>
          </w:rPr>
          <w:t xml:space="preserve">The </w:t>
        </w:r>
      </w:ins>
      <w:ins w:id="699" w:author="Mohammad Nayeem Hasan" w:date="2022-11-03T22:59:00Z">
        <w:r w:rsidR="00A71406">
          <w:rPr>
            <w:rFonts w:ascii="Times New Roman" w:hAnsi="Times New Roman" w:cs="Times New Roman"/>
            <w:sz w:val="24"/>
            <w:szCs w:val="24"/>
          </w:rPr>
          <w:t>mean dengue cases of first decade</w:t>
        </w:r>
      </w:ins>
      <w:ins w:id="700" w:author="Mohammad Nayeem Hasan" w:date="2022-11-03T22:58:00Z">
        <w:r w:rsidR="00A71406" w:rsidRPr="00A71406">
          <w:rPr>
            <w:rFonts w:ascii="Times New Roman" w:hAnsi="Times New Roman" w:cs="Times New Roman"/>
            <w:sz w:val="24"/>
            <w:szCs w:val="24"/>
          </w:rPr>
          <w:t xml:space="preserve"> and </w:t>
        </w:r>
      </w:ins>
      <w:ins w:id="701" w:author="Mohammad Nayeem Hasan" w:date="2022-11-03T23:00:00Z">
        <w:r w:rsidR="00A71406">
          <w:rPr>
            <w:rFonts w:ascii="Times New Roman" w:hAnsi="Times New Roman" w:cs="Times New Roman"/>
            <w:sz w:val="24"/>
            <w:szCs w:val="24"/>
          </w:rPr>
          <w:t>latest decade</w:t>
        </w:r>
      </w:ins>
      <w:ins w:id="702" w:author="Mohammad Nayeem Hasan" w:date="2022-11-03T22:58:00Z">
        <w:r w:rsidR="00A71406" w:rsidRPr="00A71406">
          <w:rPr>
            <w:rFonts w:ascii="Times New Roman" w:hAnsi="Times New Roman" w:cs="Times New Roman"/>
            <w:sz w:val="24"/>
            <w:szCs w:val="24"/>
          </w:rPr>
          <w:t xml:space="preserve"> </w:t>
        </w:r>
      </w:ins>
      <w:ins w:id="703" w:author="Mohammad Nayeem Hasan" w:date="2022-11-03T23:01:00Z">
        <w:r w:rsidR="00A71406">
          <w:rPr>
            <w:rFonts w:ascii="Times New Roman" w:hAnsi="Times New Roman" w:cs="Times New Roman"/>
            <w:sz w:val="24"/>
            <w:szCs w:val="24"/>
          </w:rPr>
          <w:t>significantly differ (P&lt;0.001)</w:t>
        </w:r>
      </w:ins>
      <w:ins w:id="704" w:author="Mohammad Nayeem Hasan" w:date="2022-11-03T22:58:00Z">
        <w:r w:rsidR="00A71406" w:rsidRPr="00A71406">
          <w:rPr>
            <w:rFonts w:ascii="Times New Roman" w:hAnsi="Times New Roman" w:cs="Times New Roman"/>
            <w:sz w:val="24"/>
            <w:szCs w:val="24"/>
          </w:rPr>
          <w:t>.</w:t>
        </w:r>
        <w:r w:rsidR="00A71406">
          <w:rPr>
            <w:rFonts w:ascii="Times New Roman" w:hAnsi="Times New Roman" w:cs="Times New Roman"/>
            <w:sz w:val="24"/>
            <w:szCs w:val="24"/>
          </w:rPr>
          <w:t xml:space="preserve"> </w:t>
        </w:r>
      </w:ins>
      <w:ins w:id="705" w:author="Mohammad Nayeem Hasan" w:date="2022-11-03T22:55:00Z">
        <w:r w:rsidR="00346340" w:rsidRPr="00346340">
          <w:rPr>
            <w:rStyle w:val="label"/>
            <w:rFonts w:ascii="Times New Roman" w:hAnsi="Times New Roman" w:cs="Times New Roman"/>
            <w:sz w:val="24"/>
            <w:szCs w:val="24"/>
          </w:rPr>
          <w:t xml:space="preserve">Month wise, highest number of cases were detected in the months of August month with a mean value of 3407.22 cases </w:t>
        </w:r>
        <w:r w:rsidR="00346340" w:rsidRPr="008A499C">
          <w:rPr>
            <w:rFonts w:ascii="Times New Roman" w:hAnsi="Times New Roman" w:cs="Times New Roman"/>
            <w:sz w:val="24"/>
            <w:szCs w:val="24"/>
          </w:rPr>
          <w:t>(</w:t>
        </w:r>
        <w:r w:rsidR="00346340" w:rsidRPr="00346340">
          <w:rPr>
            <w:rStyle w:val="label"/>
            <w:rFonts w:ascii="Times New Roman" w:hAnsi="Times New Roman" w:cs="Times New Roman"/>
            <w:sz w:val="24"/>
            <w:szCs w:val="24"/>
          </w:rPr>
          <w:t>10871.65</w:t>
        </w:r>
        <w:r w:rsidR="00346340" w:rsidRPr="008A499C">
          <w:rPr>
            <w:rFonts w:ascii="Times New Roman" w:hAnsi="Times New Roman" w:cs="Times New Roman"/>
            <w:sz w:val="24"/>
            <w:szCs w:val="24"/>
          </w:rPr>
          <w:t>)</w:t>
        </w:r>
        <w:r w:rsidR="00346340">
          <w:rPr>
            <w:rFonts w:ascii="Times New Roman" w:hAnsi="Times New Roman" w:cs="Times New Roman"/>
            <w:sz w:val="24"/>
            <w:szCs w:val="24"/>
          </w:rPr>
          <w:t xml:space="preserve"> </w:t>
        </w:r>
      </w:ins>
      <w:ins w:id="706" w:author="Mohammad Nayeem Hasan" w:date="2022-11-03T22:56:00Z">
        <w:r w:rsidR="00346340">
          <w:rPr>
            <w:rFonts w:ascii="Times New Roman" w:hAnsi="Times New Roman" w:cs="Times New Roman"/>
            <w:sz w:val="24"/>
            <w:szCs w:val="24"/>
          </w:rPr>
          <w:t>(Table 3)</w:t>
        </w:r>
      </w:ins>
      <w:ins w:id="707" w:author="Mohammad Nayeem Hasan" w:date="2022-11-03T22:55:00Z">
        <w:r w:rsidR="00346340" w:rsidRPr="008A499C">
          <w:rPr>
            <w:rFonts w:ascii="Times New Roman" w:hAnsi="Times New Roman" w:cs="Times New Roman"/>
            <w:sz w:val="24"/>
            <w:szCs w:val="24"/>
          </w:rPr>
          <w:t>.</w:t>
        </w:r>
      </w:ins>
    </w:p>
    <w:p w14:paraId="72F3617C" w14:textId="71B2134F" w:rsidR="00B832DA" w:rsidRPr="00B342CD" w:rsidDel="005F4087" w:rsidRDefault="00B832DA">
      <w:pPr>
        <w:spacing w:line="276" w:lineRule="auto"/>
        <w:rPr>
          <w:ins w:id="708" w:author="Haider, Najmul" w:date="2022-10-16T18:05:00Z"/>
          <w:del w:id="709" w:author="Mohammad Nayeem Hasan" w:date="2022-10-30T22:42:00Z"/>
          <w:rFonts w:ascii="Times New Roman" w:hAnsi="Times New Roman" w:cs="Times New Roman"/>
          <w:sz w:val="24"/>
          <w:szCs w:val="24"/>
          <w:rPrChange w:id="710" w:author="Mohammad Nayeem Hasan" w:date="2022-11-03T17:34:00Z">
            <w:rPr>
              <w:ins w:id="711" w:author="Haider, Najmul" w:date="2022-10-16T18:05:00Z"/>
              <w:del w:id="712" w:author="Mohammad Nayeem Hasan" w:date="2022-10-30T22:42:00Z"/>
              <w:rFonts w:ascii="Times New Roman" w:hAnsi="Times New Roman" w:cs="Times New Roman"/>
              <w:b/>
              <w:bCs/>
              <w:sz w:val="24"/>
              <w:szCs w:val="24"/>
            </w:rPr>
          </w:rPrChange>
        </w:rPr>
        <w:pPrChange w:id="713" w:author="Mohammad Nayeem Hasan" w:date="2022-11-03T22:34:00Z">
          <w:pPr/>
        </w:pPrChange>
      </w:pPr>
    </w:p>
    <w:p w14:paraId="6A660ACB" w14:textId="67B8F897" w:rsidR="00CF6DEF" w:rsidRPr="00186BD2" w:rsidDel="005F4087" w:rsidRDefault="00CF6DEF">
      <w:pPr>
        <w:spacing w:line="276" w:lineRule="auto"/>
        <w:rPr>
          <w:ins w:id="714" w:author="Haider, Najmul" w:date="2022-10-16T18:05:00Z"/>
          <w:del w:id="715" w:author="Mohammad Nayeem Hasan" w:date="2022-10-30T22:42:00Z"/>
          <w:rFonts w:ascii="Times New Roman" w:hAnsi="Times New Roman" w:cs="Times New Roman"/>
          <w:b/>
          <w:bCs/>
          <w:sz w:val="24"/>
          <w:szCs w:val="24"/>
        </w:rPr>
        <w:pPrChange w:id="716" w:author="Mohammad Nayeem Hasan" w:date="2022-11-03T22:34:00Z">
          <w:pPr/>
        </w:pPrChange>
      </w:pPr>
    </w:p>
    <w:p w14:paraId="3E25B9CF" w14:textId="77777777" w:rsidR="00CF6DEF" w:rsidRPr="00186BD2" w:rsidDel="005F4087" w:rsidRDefault="00CF6DEF">
      <w:pPr>
        <w:spacing w:line="276" w:lineRule="auto"/>
        <w:rPr>
          <w:ins w:id="717" w:author="Haider, Najmul" w:date="2022-10-16T17:27:00Z"/>
          <w:del w:id="718" w:author="Mohammad Nayeem Hasan" w:date="2022-10-30T22:42:00Z"/>
          <w:rFonts w:ascii="Times New Roman" w:hAnsi="Times New Roman" w:cs="Times New Roman"/>
          <w:b/>
          <w:bCs/>
          <w:sz w:val="24"/>
          <w:szCs w:val="24"/>
        </w:rPr>
        <w:pPrChange w:id="719" w:author="Mohammad Nayeem Hasan" w:date="2022-11-03T22:34:00Z">
          <w:pPr/>
        </w:pPrChange>
      </w:pPr>
    </w:p>
    <w:p w14:paraId="15126329" w14:textId="77777777" w:rsidR="00F12313" w:rsidRPr="00186BD2" w:rsidRDefault="00F12313">
      <w:pPr>
        <w:spacing w:line="276" w:lineRule="auto"/>
        <w:rPr>
          <w:rFonts w:ascii="Times New Roman" w:hAnsi="Times New Roman" w:cs="Times New Roman"/>
          <w:b/>
          <w:bCs/>
          <w:sz w:val="24"/>
          <w:szCs w:val="24"/>
        </w:rPr>
        <w:pPrChange w:id="720" w:author="Mohammad Nayeem Hasan" w:date="2022-11-03T22:34:00Z">
          <w:pPr/>
        </w:pPrChange>
      </w:pPr>
    </w:p>
    <w:p w14:paraId="70EE461C" w14:textId="390CE5C5" w:rsidR="008A1064" w:rsidRPr="00186BD2" w:rsidRDefault="00BA4CA9">
      <w:pPr>
        <w:spacing w:line="276" w:lineRule="auto"/>
        <w:rPr>
          <w:rFonts w:ascii="Times New Roman" w:hAnsi="Times New Roman" w:cs="Times New Roman"/>
          <w:sz w:val="24"/>
          <w:szCs w:val="24"/>
        </w:rPr>
        <w:pPrChange w:id="721" w:author="Mohammad Nayeem Hasan" w:date="2022-11-03T22:34:00Z">
          <w:pPr/>
        </w:pPrChange>
      </w:pPr>
      <w:r w:rsidRPr="00186BD2">
        <w:rPr>
          <w:rFonts w:ascii="Times New Roman" w:hAnsi="Times New Roman" w:cs="Times New Roman"/>
          <w:sz w:val="24"/>
          <w:szCs w:val="24"/>
        </w:rPr>
        <w:t>Table 1</w:t>
      </w:r>
      <w:r w:rsidR="0048127B" w:rsidRPr="00186BD2">
        <w:rPr>
          <w:rFonts w:ascii="Times New Roman" w:hAnsi="Times New Roman" w:cs="Times New Roman"/>
          <w:sz w:val="24"/>
          <w:szCs w:val="24"/>
        </w:rPr>
        <w:t xml:space="preserve">. </w:t>
      </w:r>
      <w:r w:rsidR="004F1E39" w:rsidRPr="00186BD2">
        <w:rPr>
          <w:rFonts w:ascii="Times New Roman" w:hAnsi="Times New Roman" w:cs="Times New Roman"/>
          <w:sz w:val="24"/>
          <w:szCs w:val="24"/>
        </w:rPr>
        <w:t xml:space="preserve">Summary </w:t>
      </w:r>
      <w:ins w:id="722" w:author="Haider, Najmul" w:date="2022-10-16T16:50:00Z">
        <w:r w:rsidR="00E203E7" w:rsidRPr="00186BD2">
          <w:rPr>
            <w:rFonts w:ascii="Times New Roman" w:hAnsi="Times New Roman" w:cs="Times New Roman"/>
            <w:sz w:val="24"/>
            <w:szCs w:val="24"/>
          </w:rPr>
          <w:t xml:space="preserve">of annual </w:t>
        </w:r>
      </w:ins>
      <w:ins w:id="723" w:author="Haider, Najmul" w:date="2022-10-16T16:51:00Z">
        <w:r w:rsidR="008001E3" w:rsidRPr="00186BD2">
          <w:rPr>
            <w:rFonts w:ascii="Times New Roman" w:hAnsi="Times New Roman" w:cs="Times New Roman"/>
            <w:sz w:val="24"/>
            <w:szCs w:val="24"/>
          </w:rPr>
          <w:t>dengue</w:t>
        </w:r>
        <w:r w:rsidR="00E203E7" w:rsidRPr="00186BD2">
          <w:rPr>
            <w:rFonts w:ascii="Times New Roman" w:hAnsi="Times New Roman" w:cs="Times New Roman"/>
            <w:sz w:val="24"/>
            <w:szCs w:val="24"/>
          </w:rPr>
          <w:t xml:space="preserve"> cases reported in Bangladesh, 2000-2022  </w:t>
        </w:r>
      </w:ins>
    </w:p>
    <w:tbl>
      <w:tblPr>
        <w:tblStyle w:val="TableGrid"/>
        <w:tblW w:w="5000" w:type="pct"/>
        <w:jc w:val="center"/>
        <w:tblLook w:val="04A0" w:firstRow="1" w:lastRow="0" w:firstColumn="1" w:lastColumn="0" w:noHBand="0" w:noVBand="1"/>
        <w:tblPrChange w:id="724" w:author="Mohammad Nayeem Hasan" w:date="2022-11-24T15:34:00Z">
          <w:tblPr>
            <w:tblStyle w:val="TableGrid"/>
            <w:tblW w:w="5000" w:type="pct"/>
            <w:jc w:val="center"/>
            <w:tblLook w:val="04A0" w:firstRow="1" w:lastRow="0" w:firstColumn="1" w:lastColumn="0" w:noHBand="0" w:noVBand="1"/>
          </w:tblPr>
        </w:tblPrChange>
      </w:tblPr>
      <w:tblGrid>
        <w:gridCol w:w="1098"/>
        <w:gridCol w:w="1504"/>
        <w:gridCol w:w="2596"/>
        <w:gridCol w:w="1776"/>
        <w:gridCol w:w="2376"/>
        <w:tblGridChange w:id="725">
          <w:tblGrid>
            <w:gridCol w:w="753"/>
            <w:gridCol w:w="345"/>
            <w:gridCol w:w="587"/>
            <w:gridCol w:w="917"/>
            <w:gridCol w:w="89"/>
            <w:gridCol w:w="961"/>
            <w:gridCol w:w="753"/>
            <w:gridCol w:w="793"/>
            <w:gridCol w:w="1776"/>
            <w:gridCol w:w="2376"/>
          </w:tblGrid>
        </w:tblGridChange>
      </w:tblGrid>
      <w:tr w:rsidR="007659D3" w:rsidRPr="00186BD2" w14:paraId="246BDCC4" w14:textId="3EB98684" w:rsidTr="00E05263">
        <w:trPr>
          <w:jc w:val="center"/>
          <w:trPrChange w:id="726" w:author="Mohammad Nayeem Hasan" w:date="2022-11-24T15:34:00Z">
            <w:trPr>
              <w:gridAfter w:val="0"/>
              <w:jc w:val="center"/>
            </w:trPr>
          </w:trPrChange>
        </w:trPr>
        <w:tc>
          <w:tcPr>
            <w:tcW w:w="845" w:type="pct"/>
            <w:tcPrChange w:id="727" w:author="Mohammad Nayeem Hasan" w:date="2022-11-24T15:34:00Z">
              <w:tcPr>
                <w:tcW w:w="403" w:type="pct"/>
              </w:tcPr>
            </w:tcPrChange>
          </w:tcPr>
          <w:p w14:paraId="68F7770D" w14:textId="77777777" w:rsidR="007659D3" w:rsidRPr="00186BD2" w:rsidRDefault="007659D3">
            <w:pPr>
              <w:spacing w:line="276" w:lineRule="auto"/>
              <w:rPr>
                <w:rFonts w:ascii="Times New Roman" w:hAnsi="Times New Roman" w:cs="Times New Roman"/>
                <w:sz w:val="24"/>
                <w:szCs w:val="24"/>
              </w:rPr>
              <w:pPrChange w:id="728" w:author="Mohammad Nayeem Hasan" w:date="2022-11-03T22:34:00Z">
                <w:pPr>
                  <w:jc w:val="center"/>
                </w:pPr>
              </w:pPrChange>
            </w:pPr>
            <w:bookmarkStart w:id="729" w:name="_Hlk118052212"/>
          </w:p>
        </w:tc>
        <w:tc>
          <w:tcPr>
            <w:tcW w:w="3311" w:type="pct"/>
            <w:gridSpan w:val="3"/>
            <w:tcPrChange w:id="730" w:author="Mohammad Nayeem Hasan" w:date="2022-11-24T15:34:00Z">
              <w:tcPr>
                <w:tcW w:w="1550" w:type="pct"/>
                <w:gridSpan w:val="5"/>
              </w:tcPr>
            </w:tcPrChange>
          </w:tcPr>
          <w:p w14:paraId="788A0156" w14:textId="48176F7F" w:rsidR="007659D3" w:rsidRPr="00186BD2" w:rsidRDefault="007659D3">
            <w:pPr>
              <w:spacing w:line="276" w:lineRule="auto"/>
              <w:rPr>
                <w:rFonts w:ascii="Times New Roman" w:hAnsi="Times New Roman" w:cs="Times New Roman"/>
                <w:sz w:val="24"/>
                <w:szCs w:val="24"/>
              </w:rPr>
              <w:pPrChange w:id="731" w:author="Mohammad Nayeem Hasan" w:date="2022-11-03T22:34:00Z">
                <w:pPr>
                  <w:jc w:val="center"/>
                </w:pPr>
              </w:pPrChange>
            </w:pPr>
            <w:r w:rsidRPr="00186BD2">
              <w:rPr>
                <w:rFonts w:ascii="Times New Roman" w:hAnsi="Times New Roman" w:cs="Times New Roman"/>
                <w:sz w:val="24"/>
                <w:szCs w:val="24"/>
              </w:rPr>
              <w:t>Cases</w:t>
            </w:r>
          </w:p>
        </w:tc>
        <w:tc>
          <w:tcPr>
            <w:tcW w:w="844" w:type="pct"/>
            <w:tcPrChange w:id="732" w:author="Mohammad Nayeem Hasan" w:date="2022-11-24T15:34:00Z">
              <w:tcPr>
                <w:tcW w:w="403" w:type="pct"/>
              </w:tcPr>
            </w:tcPrChange>
          </w:tcPr>
          <w:p w14:paraId="0AD5482F" w14:textId="77777777" w:rsidR="007659D3" w:rsidRPr="00186BD2" w:rsidRDefault="007659D3">
            <w:pPr>
              <w:spacing w:line="276" w:lineRule="auto"/>
              <w:rPr>
                <w:rFonts w:ascii="Times New Roman" w:hAnsi="Times New Roman" w:cs="Times New Roman"/>
                <w:sz w:val="24"/>
                <w:szCs w:val="24"/>
              </w:rPr>
              <w:pPrChange w:id="733" w:author="Mohammad Nayeem Hasan" w:date="2022-11-03T22:34:00Z">
                <w:pPr>
                  <w:jc w:val="center"/>
                </w:pPr>
              </w:pPrChange>
            </w:pPr>
          </w:p>
        </w:tc>
      </w:tr>
      <w:tr w:rsidR="007659D3" w:rsidRPr="00186BD2" w14:paraId="1BAC90F3" w14:textId="7E1CA095" w:rsidTr="00E05263">
        <w:trPr>
          <w:jc w:val="center"/>
          <w:trPrChange w:id="734" w:author="Mohammad Nayeem Hasan" w:date="2022-11-24T15:34:00Z">
            <w:trPr>
              <w:gridAfter w:val="0"/>
              <w:jc w:val="center"/>
            </w:trPr>
          </w:trPrChange>
        </w:trPr>
        <w:tc>
          <w:tcPr>
            <w:tcW w:w="845" w:type="pct"/>
            <w:tcPrChange w:id="735" w:author="Mohammad Nayeem Hasan" w:date="2022-11-24T15:34:00Z">
              <w:tcPr>
                <w:tcW w:w="403" w:type="pct"/>
              </w:tcPr>
            </w:tcPrChange>
          </w:tcPr>
          <w:p w14:paraId="0ADF5894" w14:textId="77777777" w:rsidR="007659D3" w:rsidRPr="00186BD2" w:rsidRDefault="007659D3">
            <w:pPr>
              <w:spacing w:line="276" w:lineRule="auto"/>
              <w:rPr>
                <w:rFonts w:ascii="Times New Roman" w:hAnsi="Times New Roman" w:cs="Times New Roman"/>
                <w:sz w:val="24"/>
                <w:szCs w:val="24"/>
              </w:rPr>
              <w:pPrChange w:id="736" w:author="Mohammad Nayeem Hasan" w:date="2022-11-03T22:34:00Z">
                <w:pPr>
                  <w:jc w:val="center"/>
                </w:pPr>
              </w:pPrChange>
            </w:pPr>
          </w:p>
        </w:tc>
        <w:tc>
          <w:tcPr>
            <w:tcW w:w="1062" w:type="pct"/>
            <w:tcPrChange w:id="737" w:author="Mohammad Nayeem Hasan" w:date="2022-11-24T15:34:00Z">
              <w:tcPr>
                <w:tcW w:w="498" w:type="pct"/>
                <w:gridSpan w:val="2"/>
              </w:tcPr>
            </w:tcPrChange>
          </w:tcPr>
          <w:p w14:paraId="3555E9BA" w14:textId="7E5E095A" w:rsidR="007659D3" w:rsidRPr="00186BD2" w:rsidRDefault="007659D3">
            <w:pPr>
              <w:spacing w:line="276" w:lineRule="auto"/>
              <w:rPr>
                <w:rFonts w:ascii="Times New Roman" w:hAnsi="Times New Roman" w:cs="Times New Roman"/>
                <w:sz w:val="24"/>
                <w:szCs w:val="24"/>
              </w:rPr>
              <w:pPrChange w:id="738" w:author="Mohammad Nayeem Hasan" w:date="2022-11-03T22:34:00Z">
                <w:pPr>
                  <w:jc w:val="center"/>
                </w:pPr>
              </w:pPrChange>
            </w:pPr>
            <w:r w:rsidRPr="00186BD2">
              <w:rPr>
                <w:rFonts w:ascii="Times New Roman" w:hAnsi="Times New Roman" w:cs="Times New Roman"/>
                <w:sz w:val="24"/>
                <w:szCs w:val="24"/>
              </w:rPr>
              <w:t>Minimum</w:t>
            </w:r>
          </w:p>
        </w:tc>
        <w:tc>
          <w:tcPr>
            <w:tcW w:w="1151" w:type="pct"/>
            <w:tcPrChange w:id="739" w:author="Mohammad Nayeem Hasan" w:date="2022-11-24T15:34:00Z">
              <w:tcPr>
                <w:tcW w:w="538" w:type="pct"/>
                <w:gridSpan w:val="2"/>
              </w:tcPr>
            </w:tcPrChange>
          </w:tcPr>
          <w:p w14:paraId="2763E480" w14:textId="53C8C43F" w:rsidR="007659D3" w:rsidRPr="00186BD2" w:rsidRDefault="007659D3">
            <w:pPr>
              <w:spacing w:line="276" w:lineRule="auto"/>
              <w:rPr>
                <w:rFonts w:ascii="Times New Roman" w:hAnsi="Times New Roman" w:cs="Times New Roman"/>
                <w:sz w:val="24"/>
                <w:szCs w:val="24"/>
              </w:rPr>
              <w:pPrChange w:id="740" w:author="Mohammad Nayeem Hasan" w:date="2022-11-03T22:34:00Z">
                <w:pPr>
                  <w:jc w:val="center"/>
                </w:pPr>
              </w:pPrChange>
            </w:pPr>
            <w:r w:rsidRPr="00186BD2">
              <w:rPr>
                <w:rFonts w:ascii="Times New Roman" w:hAnsi="Times New Roman" w:cs="Times New Roman"/>
                <w:sz w:val="24"/>
                <w:szCs w:val="24"/>
              </w:rPr>
              <w:t>Mean (SD)</w:t>
            </w:r>
          </w:p>
        </w:tc>
        <w:tc>
          <w:tcPr>
            <w:tcW w:w="1098" w:type="pct"/>
            <w:tcPrChange w:id="741" w:author="Mohammad Nayeem Hasan" w:date="2022-11-24T15:34:00Z">
              <w:tcPr>
                <w:tcW w:w="514" w:type="pct"/>
              </w:tcPr>
            </w:tcPrChange>
          </w:tcPr>
          <w:p w14:paraId="3E41D66C" w14:textId="4FB0595A" w:rsidR="007659D3" w:rsidRPr="00186BD2" w:rsidRDefault="007659D3">
            <w:pPr>
              <w:spacing w:line="276" w:lineRule="auto"/>
              <w:rPr>
                <w:rFonts w:ascii="Times New Roman" w:hAnsi="Times New Roman" w:cs="Times New Roman"/>
                <w:sz w:val="24"/>
                <w:szCs w:val="24"/>
              </w:rPr>
              <w:pPrChange w:id="742" w:author="Mohammad Nayeem Hasan" w:date="2022-11-03T22:34:00Z">
                <w:pPr>
                  <w:jc w:val="center"/>
                </w:pPr>
              </w:pPrChange>
            </w:pPr>
            <w:r w:rsidRPr="00186BD2">
              <w:rPr>
                <w:rFonts w:ascii="Times New Roman" w:hAnsi="Times New Roman" w:cs="Times New Roman"/>
                <w:sz w:val="24"/>
                <w:szCs w:val="24"/>
              </w:rPr>
              <w:t>Maximum</w:t>
            </w:r>
          </w:p>
        </w:tc>
        <w:tc>
          <w:tcPr>
            <w:tcW w:w="844" w:type="pct"/>
            <w:tcPrChange w:id="743" w:author="Mohammad Nayeem Hasan" w:date="2022-11-24T15:34:00Z">
              <w:tcPr>
                <w:tcW w:w="403" w:type="pct"/>
              </w:tcPr>
            </w:tcPrChange>
          </w:tcPr>
          <w:p w14:paraId="0D117891" w14:textId="1BF2F615" w:rsidR="007659D3" w:rsidRPr="00186BD2" w:rsidRDefault="007659D3">
            <w:pPr>
              <w:spacing w:line="276" w:lineRule="auto"/>
              <w:rPr>
                <w:rFonts w:ascii="Times New Roman" w:hAnsi="Times New Roman" w:cs="Times New Roman"/>
                <w:sz w:val="24"/>
                <w:szCs w:val="24"/>
              </w:rPr>
              <w:pPrChange w:id="744" w:author="Mohammad Nayeem Hasan" w:date="2022-11-03T22:34:00Z">
                <w:pPr>
                  <w:jc w:val="center"/>
                </w:pPr>
              </w:pPrChange>
            </w:pPr>
            <w:r w:rsidRPr="00186BD2">
              <w:rPr>
                <w:rFonts w:ascii="Times New Roman" w:hAnsi="Times New Roman" w:cs="Times New Roman"/>
                <w:sz w:val="24"/>
                <w:szCs w:val="24"/>
              </w:rPr>
              <w:t>Total</w:t>
            </w:r>
          </w:p>
        </w:tc>
      </w:tr>
      <w:bookmarkEnd w:id="729"/>
      <w:tr w:rsidR="007659D3" w:rsidRPr="00186BD2" w:rsidDel="00E05263" w14:paraId="0AABA125" w14:textId="6C288232" w:rsidTr="00E05263">
        <w:trPr>
          <w:jc w:val="center"/>
          <w:del w:id="745" w:author="Mohammad Nayeem Hasan" w:date="2022-11-24T15:34:00Z"/>
          <w:trPrChange w:id="746" w:author="Mohammad Nayeem Hasan" w:date="2022-11-24T15:34:00Z">
            <w:trPr>
              <w:gridAfter w:val="0"/>
              <w:jc w:val="center"/>
            </w:trPr>
          </w:trPrChange>
        </w:trPr>
        <w:tc>
          <w:tcPr>
            <w:tcW w:w="845" w:type="pct"/>
            <w:tcPrChange w:id="747" w:author="Mohammad Nayeem Hasan" w:date="2022-11-24T15:34:00Z">
              <w:tcPr>
                <w:tcW w:w="403" w:type="pct"/>
              </w:tcPr>
            </w:tcPrChange>
          </w:tcPr>
          <w:p w14:paraId="46416B5B" w14:textId="3122821D" w:rsidR="007659D3" w:rsidRPr="00186BD2" w:rsidDel="00E05263" w:rsidRDefault="007659D3">
            <w:pPr>
              <w:spacing w:line="276" w:lineRule="auto"/>
              <w:rPr>
                <w:del w:id="748" w:author="Mohammad Nayeem Hasan" w:date="2022-11-24T15:34:00Z"/>
                <w:rFonts w:ascii="Times New Roman" w:hAnsi="Times New Roman" w:cs="Times New Roman"/>
                <w:sz w:val="24"/>
                <w:szCs w:val="24"/>
              </w:rPr>
              <w:pPrChange w:id="749" w:author="Mohammad Nayeem Hasan" w:date="2022-11-03T22:34:00Z">
                <w:pPr>
                  <w:jc w:val="center"/>
                </w:pPr>
              </w:pPrChange>
            </w:pPr>
            <w:del w:id="750" w:author="Mohammad Nayeem Hasan" w:date="2022-11-24T15:34:00Z">
              <w:r w:rsidRPr="00186BD2" w:rsidDel="00E05263">
                <w:rPr>
                  <w:rFonts w:ascii="Times New Roman" w:hAnsi="Times New Roman" w:cs="Times New Roman"/>
                  <w:sz w:val="24"/>
                  <w:szCs w:val="24"/>
                </w:rPr>
                <w:delText>2000</w:delText>
              </w:r>
            </w:del>
          </w:p>
        </w:tc>
        <w:tc>
          <w:tcPr>
            <w:tcW w:w="1062" w:type="pct"/>
            <w:tcPrChange w:id="751" w:author="Mohammad Nayeem Hasan" w:date="2022-11-24T15:34:00Z">
              <w:tcPr>
                <w:tcW w:w="498" w:type="pct"/>
                <w:gridSpan w:val="2"/>
              </w:tcPr>
            </w:tcPrChange>
          </w:tcPr>
          <w:p w14:paraId="56C05AEC" w14:textId="0AE0E4A7" w:rsidR="007659D3" w:rsidRPr="00186BD2" w:rsidDel="00E05263" w:rsidRDefault="007659D3">
            <w:pPr>
              <w:spacing w:line="276" w:lineRule="auto"/>
              <w:rPr>
                <w:del w:id="752" w:author="Mohammad Nayeem Hasan" w:date="2022-11-24T15:34:00Z"/>
                <w:rFonts w:ascii="Times New Roman" w:hAnsi="Times New Roman" w:cs="Times New Roman"/>
                <w:sz w:val="24"/>
                <w:szCs w:val="24"/>
              </w:rPr>
              <w:pPrChange w:id="753" w:author="Mohammad Nayeem Hasan" w:date="2022-11-03T22:34:00Z">
                <w:pPr>
                  <w:jc w:val="center"/>
                </w:pPr>
              </w:pPrChange>
            </w:pPr>
            <w:del w:id="754" w:author="Mohammad Nayeem Hasan" w:date="2022-11-24T15:34:00Z">
              <w:r w:rsidRPr="00186BD2" w:rsidDel="00E05263">
                <w:rPr>
                  <w:rFonts w:ascii="Times New Roman" w:hAnsi="Times New Roman" w:cs="Times New Roman"/>
                  <w:sz w:val="24"/>
                  <w:szCs w:val="24"/>
                </w:rPr>
                <w:delText>0</w:delText>
              </w:r>
            </w:del>
          </w:p>
        </w:tc>
        <w:tc>
          <w:tcPr>
            <w:tcW w:w="1151" w:type="pct"/>
            <w:tcPrChange w:id="755" w:author="Mohammad Nayeem Hasan" w:date="2022-11-24T15:34:00Z">
              <w:tcPr>
                <w:tcW w:w="538" w:type="pct"/>
                <w:gridSpan w:val="2"/>
              </w:tcPr>
            </w:tcPrChange>
          </w:tcPr>
          <w:p w14:paraId="6BBC21E1" w14:textId="40E52C21" w:rsidR="007659D3" w:rsidRPr="00186BD2" w:rsidDel="00E05263" w:rsidRDefault="007659D3">
            <w:pPr>
              <w:spacing w:line="276" w:lineRule="auto"/>
              <w:rPr>
                <w:del w:id="756" w:author="Mohammad Nayeem Hasan" w:date="2022-11-24T15:34:00Z"/>
                <w:rFonts w:ascii="Times New Roman" w:hAnsi="Times New Roman" w:cs="Times New Roman"/>
                <w:sz w:val="24"/>
                <w:szCs w:val="24"/>
              </w:rPr>
              <w:pPrChange w:id="757" w:author="Mohammad Nayeem Hasan" w:date="2022-11-03T22:34:00Z">
                <w:pPr>
                  <w:jc w:val="center"/>
                </w:pPr>
              </w:pPrChange>
            </w:pPr>
            <w:del w:id="758" w:author="Mohammad Nayeem Hasan" w:date="2022-11-24T15:34:00Z">
              <w:r w:rsidRPr="00186BD2" w:rsidDel="00E05263">
                <w:rPr>
                  <w:rFonts w:ascii="Times New Roman" w:hAnsi="Times New Roman" w:cs="Times New Roman"/>
                  <w:sz w:val="24"/>
                  <w:szCs w:val="24"/>
                </w:rPr>
                <w:delText>462.58 (684.63)</w:delText>
              </w:r>
            </w:del>
          </w:p>
        </w:tc>
        <w:tc>
          <w:tcPr>
            <w:tcW w:w="1098" w:type="pct"/>
            <w:tcPrChange w:id="759" w:author="Mohammad Nayeem Hasan" w:date="2022-11-24T15:34:00Z">
              <w:tcPr>
                <w:tcW w:w="514" w:type="pct"/>
              </w:tcPr>
            </w:tcPrChange>
          </w:tcPr>
          <w:p w14:paraId="2B6CA475" w14:textId="0F44D547" w:rsidR="007659D3" w:rsidRPr="00186BD2" w:rsidDel="00E05263" w:rsidRDefault="007659D3">
            <w:pPr>
              <w:spacing w:line="276" w:lineRule="auto"/>
              <w:rPr>
                <w:del w:id="760" w:author="Mohammad Nayeem Hasan" w:date="2022-11-24T15:34:00Z"/>
                <w:rFonts w:ascii="Times New Roman" w:hAnsi="Times New Roman" w:cs="Times New Roman"/>
                <w:sz w:val="24"/>
                <w:szCs w:val="24"/>
              </w:rPr>
              <w:pPrChange w:id="761" w:author="Mohammad Nayeem Hasan" w:date="2022-11-03T22:34:00Z">
                <w:pPr>
                  <w:jc w:val="center"/>
                </w:pPr>
              </w:pPrChange>
            </w:pPr>
            <w:del w:id="762" w:author="Mohammad Nayeem Hasan" w:date="2022-11-24T15:34:00Z">
              <w:r w:rsidRPr="00186BD2" w:rsidDel="00E05263">
                <w:rPr>
                  <w:rFonts w:ascii="Times New Roman" w:hAnsi="Times New Roman" w:cs="Times New Roman"/>
                  <w:sz w:val="24"/>
                  <w:szCs w:val="24"/>
                </w:rPr>
                <w:delText>2290</w:delText>
              </w:r>
            </w:del>
          </w:p>
        </w:tc>
        <w:tc>
          <w:tcPr>
            <w:tcW w:w="844" w:type="pct"/>
            <w:tcPrChange w:id="763" w:author="Mohammad Nayeem Hasan" w:date="2022-11-24T15:34:00Z">
              <w:tcPr>
                <w:tcW w:w="403" w:type="pct"/>
              </w:tcPr>
            </w:tcPrChange>
          </w:tcPr>
          <w:p w14:paraId="412F8F40" w14:textId="20EAD635" w:rsidR="007659D3" w:rsidRPr="00186BD2" w:rsidDel="00E05263" w:rsidRDefault="007659D3">
            <w:pPr>
              <w:spacing w:line="276" w:lineRule="auto"/>
              <w:rPr>
                <w:del w:id="764" w:author="Mohammad Nayeem Hasan" w:date="2022-11-24T15:34:00Z"/>
                <w:rFonts w:ascii="Times New Roman" w:hAnsi="Times New Roman" w:cs="Times New Roman"/>
                <w:sz w:val="24"/>
                <w:szCs w:val="24"/>
              </w:rPr>
              <w:pPrChange w:id="765" w:author="Mohammad Nayeem Hasan" w:date="2022-11-03T22:34:00Z">
                <w:pPr>
                  <w:jc w:val="center"/>
                </w:pPr>
              </w:pPrChange>
            </w:pPr>
            <w:del w:id="766" w:author="Mohammad Nayeem Hasan" w:date="2022-11-24T15:34:00Z">
              <w:r w:rsidRPr="00186BD2" w:rsidDel="00E05263">
                <w:rPr>
                  <w:rFonts w:ascii="Times New Roman" w:hAnsi="Times New Roman" w:cs="Times New Roman"/>
                  <w:sz w:val="24"/>
                  <w:szCs w:val="24"/>
                </w:rPr>
                <w:delText>5551</w:delText>
              </w:r>
            </w:del>
          </w:p>
        </w:tc>
      </w:tr>
      <w:tr w:rsidR="007659D3" w:rsidRPr="00186BD2" w:rsidDel="00E05263" w14:paraId="3098D1A9" w14:textId="65B94B94" w:rsidTr="00E05263">
        <w:trPr>
          <w:jc w:val="center"/>
          <w:del w:id="767" w:author="Mohammad Nayeem Hasan" w:date="2022-11-24T15:34:00Z"/>
          <w:trPrChange w:id="768" w:author="Mohammad Nayeem Hasan" w:date="2022-11-24T15:34:00Z">
            <w:trPr>
              <w:gridAfter w:val="0"/>
              <w:jc w:val="center"/>
            </w:trPr>
          </w:trPrChange>
        </w:trPr>
        <w:tc>
          <w:tcPr>
            <w:tcW w:w="845" w:type="pct"/>
            <w:tcPrChange w:id="769" w:author="Mohammad Nayeem Hasan" w:date="2022-11-24T15:34:00Z">
              <w:tcPr>
                <w:tcW w:w="403" w:type="pct"/>
              </w:tcPr>
            </w:tcPrChange>
          </w:tcPr>
          <w:p w14:paraId="7551B77E" w14:textId="4E78DAED" w:rsidR="007659D3" w:rsidRPr="00186BD2" w:rsidDel="00E05263" w:rsidRDefault="007659D3">
            <w:pPr>
              <w:spacing w:line="276" w:lineRule="auto"/>
              <w:rPr>
                <w:del w:id="770" w:author="Mohammad Nayeem Hasan" w:date="2022-11-24T15:34:00Z"/>
                <w:rFonts w:ascii="Times New Roman" w:hAnsi="Times New Roman" w:cs="Times New Roman"/>
                <w:sz w:val="24"/>
                <w:szCs w:val="24"/>
              </w:rPr>
              <w:pPrChange w:id="771" w:author="Mohammad Nayeem Hasan" w:date="2022-11-03T22:34:00Z">
                <w:pPr>
                  <w:jc w:val="center"/>
                </w:pPr>
              </w:pPrChange>
            </w:pPr>
            <w:del w:id="772" w:author="Mohammad Nayeem Hasan" w:date="2022-11-24T15:34:00Z">
              <w:r w:rsidRPr="00186BD2" w:rsidDel="00E05263">
                <w:rPr>
                  <w:rFonts w:ascii="Times New Roman" w:hAnsi="Times New Roman" w:cs="Times New Roman"/>
                  <w:sz w:val="24"/>
                  <w:szCs w:val="24"/>
                </w:rPr>
                <w:delText>2001</w:delText>
              </w:r>
            </w:del>
          </w:p>
        </w:tc>
        <w:tc>
          <w:tcPr>
            <w:tcW w:w="1062" w:type="pct"/>
            <w:tcPrChange w:id="773" w:author="Mohammad Nayeem Hasan" w:date="2022-11-24T15:34:00Z">
              <w:tcPr>
                <w:tcW w:w="498" w:type="pct"/>
                <w:gridSpan w:val="2"/>
              </w:tcPr>
            </w:tcPrChange>
          </w:tcPr>
          <w:p w14:paraId="5AF95FAC" w14:textId="26545121" w:rsidR="007659D3" w:rsidRPr="00186BD2" w:rsidDel="00E05263" w:rsidRDefault="007659D3">
            <w:pPr>
              <w:spacing w:line="276" w:lineRule="auto"/>
              <w:rPr>
                <w:del w:id="774" w:author="Mohammad Nayeem Hasan" w:date="2022-11-24T15:34:00Z"/>
                <w:rFonts w:ascii="Times New Roman" w:hAnsi="Times New Roman" w:cs="Times New Roman"/>
                <w:sz w:val="24"/>
                <w:szCs w:val="24"/>
              </w:rPr>
              <w:pPrChange w:id="775" w:author="Mohammad Nayeem Hasan" w:date="2022-11-03T22:34:00Z">
                <w:pPr>
                  <w:jc w:val="center"/>
                </w:pPr>
              </w:pPrChange>
            </w:pPr>
            <w:del w:id="776" w:author="Mohammad Nayeem Hasan" w:date="2022-11-24T15:34:00Z">
              <w:r w:rsidRPr="00186BD2" w:rsidDel="00E05263">
                <w:rPr>
                  <w:rFonts w:ascii="Times New Roman" w:hAnsi="Times New Roman" w:cs="Times New Roman"/>
                  <w:sz w:val="24"/>
                  <w:szCs w:val="24"/>
                </w:rPr>
                <w:delText>0</w:delText>
              </w:r>
            </w:del>
          </w:p>
        </w:tc>
        <w:tc>
          <w:tcPr>
            <w:tcW w:w="1151" w:type="pct"/>
            <w:tcPrChange w:id="777" w:author="Mohammad Nayeem Hasan" w:date="2022-11-24T15:34:00Z">
              <w:tcPr>
                <w:tcW w:w="538" w:type="pct"/>
                <w:gridSpan w:val="2"/>
              </w:tcPr>
            </w:tcPrChange>
          </w:tcPr>
          <w:p w14:paraId="1FB2E31A" w14:textId="56708C1E" w:rsidR="007659D3" w:rsidRPr="00186BD2" w:rsidDel="00E05263" w:rsidRDefault="007659D3">
            <w:pPr>
              <w:spacing w:line="276" w:lineRule="auto"/>
              <w:rPr>
                <w:del w:id="778" w:author="Mohammad Nayeem Hasan" w:date="2022-11-24T15:34:00Z"/>
                <w:rFonts w:ascii="Times New Roman" w:hAnsi="Times New Roman" w:cs="Times New Roman"/>
                <w:sz w:val="24"/>
                <w:szCs w:val="24"/>
              </w:rPr>
              <w:pPrChange w:id="779" w:author="Mohammad Nayeem Hasan" w:date="2022-11-03T22:34:00Z">
                <w:pPr>
                  <w:jc w:val="center"/>
                </w:pPr>
              </w:pPrChange>
            </w:pPr>
            <w:del w:id="780" w:author="Mohammad Nayeem Hasan" w:date="2022-11-24T15:34:00Z">
              <w:r w:rsidRPr="00186BD2" w:rsidDel="00E05263">
                <w:rPr>
                  <w:rFonts w:ascii="Times New Roman" w:hAnsi="Times New Roman" w:cs="Times New Roman"/>
                  <w:sz w:val="24"/>
                  <w:szCs w:val="24"/>
                </w:rPr>
                <w:delText>202.5 (255.76)</w:delText>
              </w:r>
            </w:del>
          </w:p>
        </w:tc>
        <w:tc>
          <w:tcPr>
            <w:tcW w:w="1098" w:type="pct"/>
            <w:tcPrChange w:id="781" w:author="Mohammad Nayeem Hasan" w:date="2022-11-24T15:34:00Z">
              <w:tcPr>
                <w:tcW w:w="514" w:type="pct"/>
              </w:tcPr>
            </w:tcPrChange>
          </w:tcPr>
          <w:p w14:paraId="2CBF0DAD" w14:textId="6D54276D" w:rsidR="007659D3" w:rsidRPr="00186BD2" w:rsidDel="00E05263" w:rsidRDefault="007659D3">
            <w:pPr>
              <w:spacing w:line="276" w:lineRule="auto"/>
              <w:rPr>
                <w:del w:id="782" w:author="Mohammad Nayeem Hasan" w:date="2022-11-24T15:34:00Z"/>
                <w:rFonts w:ascii="Times New Roman" w:hAnsi="Times New Roman" w:cs="Times New Roman"/>
                <w:sz w:val="24"/>
                <w:szCs w:val="24"/>
              </w:rPr>
              <w:pPrChange w:id="783" w:author="Mohammad Nayeem Hasan" w:date="2022-11-03T22:34:00Z">
                <w:pPr>
                  <w:jc w:val="center"/>
                </w:pPr>
              </w:pPrChange>
            </w:pPr>
            <w:del w:id="784" w:author="Mohammad Nayeem Hasan" w:date="2022-11-24T15:34:00Z">
              <w:r w:rsidRPr="00186BD2" w:rsidDel="00E05263">
                <w:rPr>
                  <w:rFonts w:ascii="Times New Roman" w:hAnsi="Times New Roman" w:cs="Times New Roman"/>
                  <w:sz w:val="24"/>
                  <w:szCs w:val="24"/>
                </w:rPr>
                <w:delText>655</w:delText>
              </w:r>
            </w:del>
          </w:p>
        </w:tc>
        <w:tc>
          <w:tcPr>
            <w:tcW w:w="844" w:type="pct"/>
            <w:tcPrChange w:id="785" w:author="Mohammad Nayeem Hasan" w:date="2022-11-24T15:34:00Z">
              <w:tcPr>
                <w:tcW w:w="403" w:type="pct"/>
              </w:tcPr>
            </w:tcPrChange>
          </w:tcPr>
          <w:p w14:paraId="3FA5FD88" w14:textId="5BEB1CB6" w:rsidR="007659D3" w:rsidRPr="00186BD2" w:rsidDel="00E05263" w:rsidRDefault="007659D3">
            <w:pPr>
              <w:spacing w:line="276" w:lineRule="auto"/>
              <w:rPr>
                <w:del w:id="786" w:author="Mohammad Nayeem Hasan" w:date="2022-11-24T15:34:00Z"/>
                <w:rFonts w:ascii="Times New Roman" w:hAnsi="Times New Roman" w:cs="Times New Roman"/>
                <w:sz w:val="24"/>
                <w:szCs w:val="24"/>
              </w:rPr>
              <w:pPrChange w:id="787" w:author="Mohammad Nayeem Hasan" w:date="2022-11-03T22:34:00Z">
                <w:pPr>
                  <w:jc w:val="center"/>
                </w:pPr>
              </w:pPrChange>
            </w:pPr>
            <w:del w:id="788" w:author="Mohammad Nayeem Hasan" w:date="2022-11-24T15:34:00Z">
              <w:r w:rsidRPr="00186BD2" w:rsidDel="00E05263">
                <w:rPr>
                  <w:rFonts w:ascii="Times New Roman" w:hAnsi="Times New Roman" w:cs="Times New Roman"/>
                  <w:sz w:val="24"/>
                  <w:szCs w:val="24"/>
                </w:rPr>
                <w:delText>2430</w:delText>
              </w:r>
            </w:del>
          </w:p>
        </w:tc>
      </w:tr>
      <w:tr w:rsidR="007659D3" w:rsidRPr="00186BD2" w:rsidDel="00E05263" w14:paraId="45D93115" w14:textId="00792675" w:rsidTr="00E05263">
        <w:trPr>
          <w:jc w:val="center"/>
          <w:del w:id="789" w:author="Mohammad Nayeem Hasan" w:date="2022-11-24T15:34:00Z"/>
          <w:trPrChange w:id="790" w:author="Mohammad Nayeem Hasan" w:date="2022-11-24T15:34:00Z">
            <w:trPr>
              <w:gridAfter w:val="0"/>
              <w:jc w:val="center"/>
            </w:trPr>
          </w:trPrChange>
        </w:trPr>
        <w:tc>
          <w:tcPr>
            <w:tcW w:w="845" w:type="pct"/>
            <w:tcPrChange w:id="791" w:author="Mohammad Nayeem Hasan" w:date="2022-11-24T15:34:00Z">
              <w:tcPr>
                <w:tcW w:w="403" w:type="pct"/>
              </w:tcPr>
            </w:tcPrChange>
          </w:tcPr>
          <w:p w14:paraId="71B00C12" w14:textId="4ECFFFC9" w:rsidR="007659D3" w:rsidRPr="00186BD2" w:rsidDel="00E05263" w:rsidRDefault="007659D3">
            <w:pPr>
              <w:spacing w:line="276" w:lineRule="auto"/>
              <w:rPr>
                <w:del w:id="792" w:author="Mohammad Nayeem Hasan" w:date="2022-11-24T15:34:00Z"/>
                <w:rFonts w:ascii="Times New Roman" w:hAnsi="Times New Roman" w:cs="Times New Roman"/>
                <w:sz w:val="24"/>
                <w:szCs w:val="24"/>
              </w:rPr>
              <w:pPrChange w:id="793" w:author="Mohammad Nayeem Hasan" w:date="2022-11-03T22:34:00Z">
                <w:pPr>
                  <w:jc w:val="center"/>
                </w:pPr>
              </w:pPrChange>
            </w:pPr>
            <w:del w:id="794" w:author="Mohammad Nayeem Hasan" w:date="2022-11-24T15:34:00Z">
              <w:r w:rsidRPr="00186BD2" w:rsidDel="00E05263">
                <w:rPr>
                  <w:rFonts w:ascii="Times New Roman" w:hAnsi="Times New Roman" w:cs="Times New Roman"/>
                  <w:sz w:val="24"/>
                  <w:szCs w:val="24"/>
                </w:rPr>
                <w:delText>2002</w:delText>
              </w:r>
            </w:del>
          </w:p>
        </w:tc>
        <w:tc>
          <w:tcPr>
            <w:tcW w:w="1062" w:type="pct"/>
            <w:tcPrChange w:id="795" w:author="Mohammad Nayeem Hasan" w:date="2022-11-24T15:34:00Z">
              <w:tcPr>
                <w:tcW w:w="498" w:type="pct"/>
                <w:gridSpan w:val="2"/>
              </w:tcPr>
            </w:tcPrChange>
          </w:tcPr>
          <w:p w14:paraId="09CBF9EA" w14:textId="0A26AFE0" w:rsidR="007659D3" w:rsidRPr="00186BD2" w:rsidDel="00E05263" w:rsidRDefault="007659D3">
            <w:pPr>
              <w:spacing w:line="276" w:lineRule="auto"/>
              <w:rPr>
                <w:del w:id="796" w:author="Mohammad Nayeem Hasan" w:date="2022-11-24T15:34:00Z"/>
                <w:rFonts w:ascii="Times New Roman" w:hAnsi="Times New Roman" w:cs="Times New Roman"/>
                <w:sz w:val="24"/>
                <w:szCs w:val="24"/>
              </w:rPr>
              <w:pPrChange w:id="797" w:author="Mohammad Nayeem Hasan" w:date="2022-11-03T22:34:00Z">
                <w:pPr>
                  <w:jc w:val="center"/>
                </w:pPr>
              </w:pPrChange>
            </w:pPr>
            <w:del w:id="798" w:author="Mohammad Nayeem Hasan" w:date="2022-11-24T15:34:00Z">
              <w:r w:rsidRPr="00186BD2" w:rsidDel="00E05263">
                <w:rPr>
                  <w:rFonts w:ascii="Times New Roman" w:hAnsi="Times New Roman" w:cs="Times New Roman"/>
                  <w:sz w:val="24"/>
                  <w:szCs w:val="24"/>
                </w:rPr>
                <w:delText>0</w:delText>
              </w:r>
            </w:del>
          </w:p>
        </w:tc>
        <w:tc>
          <w:tcPr>
            <w:tcW w:w="1151" w:type="pct"/>
            <w:tcPrChange w:id="799" w:author="Mohammad Nayeem Hasan" w:date="2022-11-24T15:34:00Z">
              <w:tcPr>
                <w:tcW w:w="538" w:type="pct"/>
                <w:gridSpan w:val="2"/>
              </w:tcPr>
            </w:tcPrChange>
          </w:tcPr>
          <w:p w14:paraId="233C4852" w14:textId="7383C265" w:rsidR="007659D3" w:rsidRPr="00186BD2" w:rsidDel="00E05263" w:rsidRDefault="007659D3">
            <w:pPr>
              <w:spacing w:line="276" w:lineRule="auto"/>
              <w:rPr>
                <w:del w:id="800" w:author="Mohammad Nayeem Hasan" w:date="2022-11-24T15:34:00Z"/>
                <w:rFonts w:ascii="Times New Roman" w:hAnsi="Times New Roman" w:cs="Times New Roman"/>
                <w:sz w:val="24"/>
                <w:szCs w:val="24"/>
              </w:rPr>
              <w:pPrChange w:id="801" w:author="Mohammad Nayeem Hasan" w:date="2022-11-03T22:34:00Z">
                <w:pPr>
                  <w:jc w:val="center"/>
                </w:pPr>
              </w:pPrChange>
            </w:pPr>
            <w:del w:id="802" w:author="Mohammad Nayeem Hasan" w:date="2022-11-24T15:34:00Z">
              <w:r w:rsidRPr="00186BD2" w:rsidDel="00E05263">
                <w:rPr>
                  <w:rFonts w:ascii="Times New Roman" w:hAnsi="Times New Roman" w:cs="Times New Roman"/>
                  <w:sz w:val="24"/>
                  <w:szCs w:val="24"/>
                </w:rPr>
                <w:delText>519.33 (1004.11)</w:delText>
              </w:r>
            </w:del>
          </w:p>
        </w:tc>
        <w:tc>
          <w:tcPr>
            <w:tcW w:w="1098" w:type="pct"/>
            <w:tcPrChange w:id="803" w:author="Mohammad Nayeem Hasan" w:date="2022-11-24T15:34:00Z">
              <w:tcPr>
                <w:tcW w:w="514" w:type="pct"/>
              </w:tcPr>
            </w:tcPrChange>
          </w:tcPr>
          <w:p w14:paraId="5AAF46D5" w14:textId="5906C497" w:rsidR="007659D3" w:rsidRPr="00186BD2" w:rsidDel="00E05263" w:rsidRDefault="007659D3">
            <w:pPr>
              <w:spacing w:line="276" w:lineRule="auto"/>
              <w:rPr>
                <w:del w:id="804" w:author="Mohammad Nayeem Hasan" w:date="2022-11-24T15:34:00Z"/>
                <w:rFonts w:ascii="Times New Roman" w:hAnsi="Times New Roman" w:cs="Times New Roman"/>
                <w:sz w:val="24"/>
                <w:szCs w:val="24"/>
              </w:rPr>
              <w:pPrChange w:id="805" w:author="Mohammad Nayeem Hasan" w:date="2022-11-03T22:34:00Z">
                <w:pPr>
                  <w:jc w:val="center"/>
                </w:pPr>
              </w:pPrChange>
            </w:pPr>
            <w:del w:id="806" w:author="Mohammad Nayeem Hasan" w:date="2022-11-24T15:34:00Z">
              <w:r w:rsidRPr="00186BD2" w:rsidDel="00E05263">
                <w:rPr>
                  <w:rFonts w:ascii="Times New Roman" w:hAnsi="Times New Roman" w:cs="Times New Roman"/>
                  <w:sz w:val="24"/>
                  <w:szCs w:val="24"/>
                </w:rPr>
                <w:delText>3281</w:delText>
              </w:r>
            </w:del>
          </w:p>
        </w:tc>
        <w:tc>
          <w:tcPr>
            <w:tcW w:w="844" w:type="pct"/>
            <w:tcPrChange w:id="807" w:author="Mohammad Nayeem Hasan" w:date="2022-11-24T15:34:00Z">
              <w:tcPr>
                <w:tcW w:w="403" w:type="pct"/>
              </w:tcPr>
            </w:tcPrChange>
          </w:tcPr>
          <w:p w14:paraId="2DD64D40" w14:textId="5F7AAE2F" w:rsidR="007659D3" w:rsidRPr="00186BD2" w:rsidDel="00E05263" w:rsidRDefault="007659D3">
            <w:pPr>
              <w:spacing w:line="276" w:lineRule="auto"/>
              <w:rPr>
                <w:del w:id="808" w:author="Mohammad Nayeem Hasan" w:date="2022-11-24T15:34:00Z"/>
                <w:rFonts w:ascii="Times New Roman" w:hAnsi="Times New Roman" w:cs="Times New Roman"/>
                <w:sz w:val="24"/>
                <w:szCs w:val="24"/>
              </w:rPr>
              <w:pPrChange w:id="809" w:author="Mohammad Nayeem Hasan" w:date="2022-11-03T22:34:00Z">
                <w:pPr>
                  <w:jc w:val="center"/>
                </w:pPr>
              </w:pPrChange>
            </w:pPr>
            <w:del w:id="810" w:author="Mohammad Nayeem Hasan" w:date="2022-11-24T15:34:00Z">
              <w:r w:rsidRPr="00186BD2" w:rsidDel="00E05263">
                <w:rPr>
                  <w:rFonts w:ascii="Times New Roman" w:hAnsi="Times New Roman" w:cs="Times New Roman"/>
                  <w:sz w:val="24"/>
                  <w:szCs w:val="24"/>
                </w:rPr>
                <w:delText>6232</w:delText>
              </w:r>
            </w:del>
          </w:p>
        </w:tc>
      </w:tr>
      <w:tr w:rsidR="00790349" w:rsidRPr="00186BD2" w14:paraId="1F7C4D97" w14:textId="77777777" w:rsidTr="00E05263">
        <w:trPr>
          <w:jc w:val="center"/>
          <w:ins w:id="811" w:author="Mohammad Nayeem Hasan [2]" w:date="2023-03-03T22:37:00Z"/>
        </w:trPr>
        <w:tc>
          <w:tcPr>
            <w:tcW w:w="845" w:type="pct"/>
          </w:tcPr>
          <w:p w14:paraId="1754D381" w14:textId="6A918948" w:rsidR="00790349" w:rsidRPr="00186BD2" w:rsidRDefault="00790349">
            <w:pPr>
              <w:spacing w:line="276" w:lineRule="auto"/>
              <w:rPr>
                <w:ins w:id="812" w:author="Mohammad Nayeem Hasan [2]" w:date="2023-03-03T22:37:00Z"/>
                <w:rFonts w:ascii="Times New Roman" w:hAnsi="Times New Roman" w:cs="Times New Roman"/>
                <w:sz w:val="24"/>
                <w:szCs w:val="24"/>
              </w:rPr>
            </w:pPr>
            <w:ins w:id="813" w:author="Mohammad Nayeem Hasan [2]" w:date="2023-03-03T22:38:00Z">
              <w:r>
                <w:rPr>
                  <w:rFonts w:ascii="Times New Roman" w:hAnsi="Times New Roman" w:cs="Times New Roman"/>
                  <w:sz w:val="24"/>
                  <w:szCs w:val="24"/>
                </w:rPr>
                <w:t>2000</w:t>
              </w:r>
            </w:ins>
          </w:p>
        </w:tc>
        <w:tc>
          <w:tcPr>
            <w:tcW w:w="1062" w:type="pct"/>
          </w:tcPr>
          <w:p w14:paraId="2C42B8DB" w14:textId="0E2BF309" w:rsidR="00790349" w:rsidRPr="00186BD2" w:rsidRDefault="00790349">
            <w:pPr>
              <w:spacing w:line="276" w:lineRule="auto"/>
              <w:rPr>
                <w:ins w:id="814" w:author="Mohammad Nayeem Hasan [2]" w:date="2023-03-03T22:37:00Z"/>
                <w:rFonts w:ascii="Times New Roman" w:hAnsi="Times New Roman" w:cs="Times New Roman"/>
                <w:sz w:val="24"/>
                <w:szCs w:val="24"/>
              </w:rPr>
            </w:pPr>
            <w:ins w:id="815" w:author="Mohammad Nayeem Hasan [2]" w:date="2023-03-03T22:38:00Z">
              <w:r>
                <w:rPr>
                  <w:rFonts w:ascii="Times New Roman" w:hAnsi="Times New Roman" w:cs="Times New Roman"/>
                  <w:sz w:val="24"/>
                  <w:szCs w:val="24"/>
                </w:rPr>
                <w:t>0</w:t>
              </w:r>
            </w:ins>
          </w:p>
        </w:tc>
        <w:tc>
          <w:tcPr>
            <w:tcW w:w="1151" w:type="pct"/>
          </w:tcPr>
          <w:p w14:paraId="16BA7DDB" w14:textId="436CB39D" w:rsidR="00790349" w:rsidRPr="00186BD2" w:rsidRDefault="00790349">
            <w:pPr>
              <w:spacing w:line="276" w:lineRule="auto"/>
              <w:rPr>
                <w:ins w:id="816" w:author="Mohammad Nayeem Hasan [2]" w:date="2023-03-03T22:37:00Z"/>
                <w:rFonts w:ascii="Times New Roman" w:hAnsi="Times New Roman" w:cs="Times New Roman"/>
                <w:sz w:val="24"/>
                <w:szCs w:val="24"/>
              </w:rPr>
            </w:pPr>
            <w:ins w:id="817" w:author="Mohammad Nayeem Hasan [2]" w:date="2023-03-03T22:38:00Z">
              <w:r>
                <w:rPr>
                  <w:rFonts w:ascii="Times New Roman" w:hAnsi="Times New Roman" w:cs="Times New Roman"/>
                  <w:sz w:val="24"/>
                  <w:szCs w:val="24"/>
                </w:rPr>
                <w:t>462.58 (684.63)</w:t>
              </w:r>
            </w:ins>
          </w:p>
        </w:tc>
        <w:tc>
          <w:tcPr>
            <w:tcW w:w="1098" w:type="pct"/>
          </w:tcPr>
          <w:p w14:paraId="0B7AFB4D" w14:textId="1A810439" w:rsidR="00790349" w:rsidRPr="00186BD2" w:rsidRDefault="00790349">
            <w:pPr>
              <w:spacing w:line="276" w:lineRule="auto"/>
              <w:rPr>
                <w:ins w:id="818" w:author="Mohammad Nayeem Hasan [2]" w:date="2023-03-03T22:37:00Z"/>
                <w:rFonts w:ascii="Times New Roman" w:hAnsi="Times New Roman" w:cs="Times New Roman"/>
                <w:sz w:val="24"/>
                <w:szCs w:val="24"/>
              </w:rPr>
            </w:pPr>
            <w:ins w:id="819" w:author="Mohammad Nayeem Hasan [2]" w:date="2023-03-03T22:38:00Z">
              <w:r>
                <w:rPr>
                  <w:rFonts w:ascii="Times New Roman" w:hAnsi="Times New Roman" w:cs="Times New Roman"/>
                  <w:sz w:val="24"/>
                  <w:szCs w:val="24"/>
                </w:rPr>
                <w:t>2290</w:t>
              </w:r>
            </w:ins>
          </w:p>
        </w:tc>
        <w:tc>
          <w:tcPr>
            <w:tcW w:w="844" w:type="pct"/>
          </w:tcPr>
          <w:p w14:paraId="08076A0E" w14:textId="6319E660" w:rsidR="00790349" w:rsidRPr="00186BD2" w:rsidRDefault="00790349">
            <w:pPr>
              <w:spacing w:line="276" w:lineRule="auto"/>
              <w:rPr>
                <w:ins w:id="820" w:author="Mohammad Nayeem Hasan [2]" w:date="2023-03-03T22:37:00Z"/>
                <w:rFonts w:ascii="Times New Roman" w:hAnsi="Times New Roman" w:cs="Times New Roman"/>
                <w:sz w:val="24"/>
                <w:szCs w:val="24"/>
              </w:rPr>
            </w:pPr>
            <w:ins w:id="821" w:author="Mohammad Nayeem Hasan [2]" w:date="2023-03-03T22:39:00Z">
              <w:r>
                <w:rPr>
                  <w:rFonts w:ascii="Times New Roman" w:hAnsi="Times New Roman" w:cs="Times New Roman"/>
                  <w:sz w:val="24"/>
                  <w:szCs w:val="24"/>
                </w:rPr>
                <w:t>5551</w:t>
              </w:r>
            </w:ins>
          </w:p>
        </w:tc>
      </w:tr>
      <w:tr w:rsidR="00790349" w:rsidRPr="00186BD2" w14:paraId="0F8DF24E" w14:textId="77777777" w:rsidTr="00E05263">
        <w:trPr>
          <w:jc w:val="center"/>
          <w:ins w:id="822" w:author="Mohammad Nayeem Hasan [2]" w:date="2023-03-03T22:37:00Z"/>
        </w:trPr>
        <w:tc>
          <w:tcPr>
            <w:tcW w:w="845" w:type="pct"/>
          </w:tcPr>
          <w:p w14:paraId="7EB95DA9" w14:textId="538AA574" w:rsidR="00790349" w:rsidRPr="00186BD2" w:rsidRDefault="00790349">
            <w:pPr>
              <w:spacing w:line="276" w:lineRule="auto"/>
              <w:rPr>
                <w:ins w:id="823" w:author="Mohammad Nayeem Hasan [2]" w:date="2023-03-03T22:37:00Z"/>
                <w:rFonts w:ascii="Times New Roman" w:hAnsi="Times New Roman" w:cs="Times New Roman"/>
                <w:sz w:val="24"/>
                <w:szCs w:val="24"/>
              </w:rPr>
            </w:pPr>
            <w:ins w:id="824" w:author="Mohammad Nayeem Hasan [2]" w:date="2023-03-03T22:38:00Z">
              <w:r>
                <w:rPr>
                  <w:rFonts w:ascii="Times New Roman" w:hAnsi="Times New Roman" w:cs="Times New Roman"/>
                  <w:sz w:val="24"/>
                  <w:szCs w:val="24"/>
                </w:rPr>
                <w:t>2001</w:t>
              </w:r>
            </w:ins>
          </w:p>
        </w:tc>
        <w:tc>
          <w:tcPr>
            <w:tcW w:w="1062" w:type="pct"/>
          </w:tcPr>
          <w:p w14:paraId="284B2B5C" w14:textId="00675EB1" w:rsidR="00790349" w:rsidRPr="00186BD2" w:rsidRDefault="00790349">
            <w:pPr>
              <w:spacing w:line="276" w:lineRule="auto"/>
              <w:rPr>
                <w:ins w:id="825" w:author="Mohammad Nayeem Hasan [2]" w:date="2023-03-03T22:37:00Z"/>
                <w:rFonts w:ascii="Times New Roman" w:hAnsi="Times New Roman" w:cs="Times New Roman"/>
                <w:sz w:val="24"/>
                <w:szCs w:val="24"/>
              </w:rPr>
            </w:pPr>
            <w:ins w:id="826" w:author="Mohammad Nayeem Hasan [2]" w:date="2023-03-03T22:40:00Z">
              <w:r>
                <w:rPr>
                  <w:rFonts w:ascii="Times New Roman" w:hAnsi="Times New Roman" w:cs="Times New Roman"/>
                  <w:sz w:val="24"/>
                  <w:szCs w:val="24"/>
                </w:rPr>
                <w:t>0</w:t>
              </w:r>
            </w:ins>
          </w:p>
        </w:tc>
        <w:tc>
          <w:tcPr>
            <w:tcW w:w="1151" w:type="pct"/>
          </w:tcPr>
          <w:p w14:paraId="66CB31C6" w14:textId="65783B01" w:rsidR="00790349" w:rsidRPr="00186BD2" w:rsidRDefault="00790349">
            <w:pPr>
              <w:spacing w:line="276" w:lineRule="auto"/>
              <w:rPr>
                <w:ins w:id="827" w:author="Mohammad Nayeem Hasan [2]" w:date="2023-03-03T22:37:00Z"/>
                <w:rFonts w:ascii="Times New Roman" w:hAnsi="Times New Roman" w:cs="Times New Roman"/>
                <w:sz w:val="24"/>
                <w:szCs w:val="24"/>
              </w:rPr>
            </w:pPr>
            <w:ins w:id="828" w:author="Mohammad Nayeem Hasan [2]" w:date="2023-03-03T22:40:00Z">
              <w:r>
                <w:rPr>
                  <w:rFonts w:ascii="Times New Roman" w:hAnsi="Times New Roman" w:cs="Times New Roman"/>
                  <w:sz w:val="24"/>
                  <w:szCs w:val="24"/>
                </w:rPr>
                <w:t>202.5 (255.76)</w:t>
              </w:r>
            </w:ins>
          </w:p>
        </w:tc>
        <w:tc>
          <w:tcPr>
            <w:tcW w:w="1098" w:type="pct"/>
          </w:tcPr>
          <w:p w14:paraId="1C417277" w14:textId="2FF30BC0" w:rsidR="00790349" w:rsidRPr="00186BD2" w:rsidRDefault="00790349">
            <w:pPr>
              <w:spacing w:line="276" w:lineRule="auto"/>
              <w:rPr>
                <w:ins w:id="829" w:author="Mohammad Nayeem Hasan [2]" w:date="2023-03-03T22:37:00Z"/>
                <w:rFonts w:ascii="Times New Roman" w:hAnsi="Times New Roman" w:cs="Times New Roman"/>
                <w:sz w:val="24"/>
                <w:szCs w:val="24"/>
              </w:rPr>
            </w:pPr>
            <w:ins w:id="830" w:author="Mohammad Nayeem Hasan [2]" w:date="2023-03-03T22:40:00Z">
              <w:r>
                <w:rPr>
                  <w:rFonts w:ascii="Times New Roman" w:hAnsi="Times New Roman" w:cs="Times New Roman"/>
                  <w:sz w:val="24"/>
                  <w:szCs w:val="24"/>
                </w:rPr>
                <w:t>655</w:t>
              </w:r>
            </w:ins>
          </w:p>
        </w:tc>
        <w:tc>
          <w:tcPr>
            <w:tcW w:w="844" w:type="pct"/>
          </w:tcPr>
          <w:p w14:paraId="15D10A89" w14:textId="56CCAC16" w:rsidR="00790349" w:rsidRPr="00186BD2" w:rsidRDefault="00790349">
            <w:pPr>
              <w:spacing w:line="276" w:lineRule="auto"/>
              <w:rPr>
                <w:ins w:id="831" w:author="Mohammad Nayeem Hasan [2]" w:date="2023-03-03T22:37:00Z"/>
                <w:rFonts w:ascii="Times New Roman" w:hAnsi="Times New Roman" w:cs="Times New Roman"/>
                <w:sz w:val="24"/>
                <w:szCs w:val="24"/>
              </w:rPr>
            </w:pPr>
            <w:ins w:id="832" w:author="Mohammad Nayeem Hasan [2]" w:date="2023-03-03T22:39:00Z">
              <w:r>
                <w:rPr>
                  <w:rFonts w:ascii="Times New Roman" w:hAnsi="Times New Roman" w:cs="Times New Roman"/>
                  <w:sz w:val="24"/>
                  <w:szCs w:val="24"/>
                </w:rPr>
                <w:t>2430</w:t>
              </w:r>
            </w:ins>
          </w:p>
        </w:tc>
      </w:tr>
      <w:tr w:rsidR="00790349" w:rsidRPr="00186BD2" w14:paraId="33F2BECD" w14:textId="77777777" w:rsidTr="00E05263">
        <w:trPr>
          <w:jc w:val="center"/>
          <w:ins w:id="833" w:author="Mohammad Nayeem Hasan [2]" w:date="2023-03-03T22:37:00Z"/>
        </w:trPr>
        <w:tc>
          <w:tcPr>
            <w:tcW w:w="845" w:type="pct"/>
          </w:tcPr>
          <w:p w14:paraId="53954738" w14:textId="6CCCA7E8" w:rsidR="00790349" w:rsidRPr="00186BD2" w:rsidRDefault="00790349">
            <w:pPr>
              <w:spacing w:line="276" w:lineRule="auto"/>
              <w:rPr>
                <w:ins w:id="834" w:author="Mohammad Nayeem Hasan [2]" w:date="2023-03-03T22:37:00Z"/>
                <w:rFonts w:ascii="Times New Roman" w:hAnsi="Times New Roman" w:cs="Times New Roman"/>
                <w:sz w:val="24"/>
                <w:szCs w:val="24"/>
              </w:rPr>
            </w:pPr>
            <w:ins w:id="835" w:author="Mohammad Nayeem Hasan [2]" w:date="2023-03-03T22:38:00Z">
              <w:r>
                <w:rPr>
                  <w:rFonts w:ascii="Times New Roman" w:hAnsi="Times New Roman" w:cs="Times New Roman"/>
                  <w:sz w:val="24"/>
                  <w:szCs w:val="24"/>
                </w:rPr>
                <w:t>2002</w:t>
              </w:r>
            </w:ins>
          </w:p>
        </w:tc>
        <w:tc>
          <w:tcPr>
            <w:tcW w:w="1062" w:type="pct"/>
          </w:tcPr>
          <w:p w14:paraId="20DA019E" w14:textId="09B4C36F" w:rsidR="00790349" w:rsidRPr="00186BD2" w:rsidRDefault="00790349">
            <w:pPr>
              <w:spacing w:line="276" w:lineRule="auto"/>
              <w:rPr>
                <w:ins w:id="836" w:author="Mohammad Nayeem Hasan [2]" w:date="2023-03-03T22:37:00Z"/>
                <w:rFonts w:ascii="Times New Roman" w:hAnsi="Times New Roman" w:cs="Times New Roman"/>
                <w:sz w:val="24"/>
                <w:szCs w:val="24"/>
              </w:rPr>
            </w:pPr>
            <w:ins w:id="837" w:author="Mohammad Nayeem Hasan [2]" w:date="2023-03-03T22:41:00Z">
              <w:r>
                <w:rPr>
                  <w:rFonts w:ascii="Times New Roman" w:hAnsi="Times New Roman" w:cs="Times New Roman"/>
                  <w:sz w:val="24"/>
                  <w:szCs w:val="24"/>
                </w:rPr>
                <w:t>0</w:t>
              </w:r>
            </w:ins>
          </w:p>
        </w:tc>
        <w:tc>
          <w:tcPr>
            <w:tcW w:w="1151" w:type="pct"/>
          </w:tcPr>
          <w:p w14:paraId="667CCECE" w14:textId="1A53518B" w:rsidR="00790349" w:rsidRPr="00186BD2" w:rsidRDefault="00790349">
            <w:pPr>
              <w:spacing w:line="276" w:lineRule="auto"/>
              <w:rPr>
                <w:ins w:id="838" w:author="Mohammad Nayeem Hasan [2]" w:date="2023-03-03T22:37:00Z"/>
                <w:rFonts w:ascii="Times New Roman" w:hAnsi="Times New Roman" w:cs="Times New Roman"/>
                <w:sz w:val="24"/>
                <w:szCs w:val="24"/>
              </w:rPr>
            </w:pPr>
            <w:ins w:id="839" w:author="Mohammad Nayeem Hasan [2]" w:date="2023-03-03T22:41:00Z">
              <w:r>
                <w:rPr>
                  <w:rFonts w:ascii="Times New Roman" w:hAnsi="Times New Roman" w:cs="Times New Roman"/>
                  <w:sz w:val="24"/>
                  <w:szCs w:val="24"/>
                </w:rPr>
                <w:t>519.33 (1004.11)</w:t>
              </w:r>
            </w:ins>
          </w:p>
        </w:tc>
        <w:tc>
          <w:tcPr>
            <w:tcW w:w="1098" w:type="pct"/>
          </w:tcPr>
          <w:p w14:paraId="5D16AED1" w14:textId="36910164" w:rsidR="00790349" w:rsidRPr="00186BD2" w:rsidRDefault="00790349">
            <w:pPr>
              <w:spacing w:line="276" w:lineRule="auto"/>
              <w:rPr>
                <w:ins w:id="840" w:author="Mohammad Nayeem Hasan [2]" w:date="2023-03-03T22:37:00Z"/>
                <w:rFonts w:ascii="Times New Roman" w:hAnsi="Times New Roman" w:cs="Times New Roman"/>
                <w:sz w:val="24"/>
                <w:szCs w:val="24"/>
              </w:rPr>
            </w:pPr>
            <w:ins w:id="841" w:author="Mohammad Nayeem Hasan [2]" w:date="2023-03-03T22:41:00Z">
              <w:r>
                <w:rPr>
                  <w:rFonts w:ascii="Times New Roman" w:hAnsi="Times New Roman" w:cs="Times New Roman"/>
                  <w:sz w:val="24"/>
                  <w:szCs w:val="24"/>
                </w:rPr>
                <w:t>3281</w:t>
              </w:r>
            </w:ins>
          </w:p>
        </w:tc>
        <w:tc>
          <w:tcPr>
            <w:tcW w:w="844" w:type="pct"/>
          </w:tcPr>
          <w:p w14:paraId="4A3D7D0A" w14:textId="2AE1B385" w:rsidR="00790349" w:rsidRPr="00186BD2" w:rsidRDefault="00790349">
            <w:pPr>
              <w:spacing w:line="276" w:lineRule="auto"/>
              <w:rPr>
                <w:ins w:id="842" w:author="Mohammad Nayeem Hasan [2]" w:date="2023-03-03T22:37:00Z"/>
                <w:rFonts w:ascii="Times New Roman" w:hAnsi="Times New Roman" w:cs="Times New Roman"/>
                <w:sz w:val="24"/>
                <w:szCs w:val="24"/>
              </w:rPr>
            </w:pPr>
            <w:ins w:id="843" w:author="Mohammad Nayeem Hasan [2]" w:date="2023-03-03T22:39:00Z">
              <w:r>
                <w:rPr>
                  <w:rFonts w:ascii="Times New Roman" w:hAnsi="Times New Roman" w:cs="Times New Roman"/>
                  <w:sz w:val="24"/>
                  <w:szCs w:val="24"/>
                </w:rPr>
                <w:t>6232</w:t>
              </w:r>
            </w:ins>
          </w:p>
        </w:tc>
      </w:tr>
      <w:tr w:rsidR="007659D3" w:rsidRPr="00186BD2" w14:paraId="5A2E21CC" w14:textId="74354851" w:rsidTr="00E05263">
        <w:trPr>
          <w:jc w:val="center"/>
          <w:trPrChange w:id="844" w:author="Mohammad Nayeem Hasan" w:date="2022-11-24T15:34:00Z">
            <w:trPr>
              <w:gridAfter w:val="0"/>
              <w:jc w:val="center"/>
            </w:trPr>
          </w:trPrChange>
        </w:trPr>
        <w:tc>
          <w:tcPr>
            <w:tcW w:w="845" w:type="pct"/>
            <w:tcPrChange w:id="845" w:author="Mohammad Nayeem Hasan" w:date="2022-11-24T15:34:00Z">
              <w:tcPr>
                <w:tcW w:w="403" w:type="pct"/>
              </w:tcPr>
            </w:tcPrChange>
          </w:tcPr>
          <w:p w14:paraId="383CD589" w14:textId="7503E79E" w:rsidR="007659D3" w:rsidRPr="00186BD2" w:rsidRDefault="007659D3">
            <w:pPr>
              <w:spacing w:line="276" w:lineRule="auto"/>
              <w:rPr>
                <w:rFonts w:ascii="Times New Roman" w:hAnsi="Times New Roman" w:cs="Times New Roman"/>
                <w:sz w:val="24"/>
                <w:szCs w:val="24"/>
              </w:rPr>
              <w:pPrChange w:id="846" w:author="Mohammad Nayeem Hasan" w:date="2022-11-03T22:34:00Z">
                <w:pPr>
                  <w:jc w:val="center"/>
                </w:pPr>
              </w:pPrChange>
            </w:pPr>
            <w:r w:rsidRPr="00186BD2">
              <w:rPr>
                <w:rFonts w:ascii="Times New Roman" w:hAnsi="Times New Roman" w:cs="Times New Roman"/>
                <w:sz w:val="24"/>
                <w:szCs w:val="24"/>
              </w:rPr>
              <w:t>2003</w:t>
            </w:r>
          </w:p>
        </w:tc>
        <w:tc>
          <w:tcPr>
            <w:tcW w:w="1062" w:type="pct"/>
            <w:tcPrChange w:id="847" w:author="Mohammad Nayeem Hasan" w:date="2022-11-24T15:34:00Z">
              <w:tcPr>
                <w:tcW w:w="498" w:type="pct"/>
                <w:gridSpan w:val="2"/>
              </w:tcPr>
            </w:tcPrChange>
          </w:tcPr>
          <w:p w14:paraId="10D8B99F" w14:textId="5324BC51" w:rsidR="007659D3" w:rsidRPr="00186BD2" w:rsidRDefault="007659D3">
            <w:pPr>
              <w:spacing w:line="276" w:lineRule="auto"/>
              <w:rPr>
                <w:rFonts w:ascii="Times New Roman" w:hAnsi="Times New Roman" w:cs="Times New Roman"/>
                <w:sz w:val="24"/>
                <w:szCs w:val="24"/>
              </w:rPr>
              <w:pPrChange w:id="848"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849" w:author="Mohammad Nayeem Hasan" w:date="2022-11-24T15:34:00Z">
              <w:tcPr>
                <w:tcW w:w="538" w:type="pct"/>
                <w:gridSpan w:val="2"/>
              </w:tcPr>
            </w:tcPrChange>
          </w:tcPr>
          <w:p w14:paraId="2514E27B" w14:textId="4584A267" w:rsidR="007659D3" w:rsidRPr="00186BD2" w:rsidRDefault="007659D3">
            <w:pPr>
              <w:spacing w:line="276" w:lineRule="auto"/>
              <w:rPr>
                <w:rFonts w:ascii="Times New Roman" w:hAnsi="Times New Roman" w:cs="Times New Roman"/>
                <w:sz w:val="24"/>
                <w:szCs w:val="24"/>
              </w:rPr>
              <w:pPrChange w:id="850" w:author="Mohammad Nayeem Hasan" w:date="2022-11-03T22:34:00Z">
                <w:pPr>
                  <w:jc w:val="center"/>
                </w:pPr>
              </w:pPrChange>
            </w:pPr>
            <w:r w:rsidRPr="00186BD2">
              <w:rPr>
                <w:rFonts w:ascii="Times New Roman" w:hAnsi="Times New Roman" w:cs="Times New Roman"/>
                <w:sz w:val="24"/>
                <w:szCs w:val="24"/>
              </w:rPr>
              <w:t>40.5 (108.19)</w:t>
            </w:r>
          </w:p>
        </w:tc>
        <w:tc>
          <w:tcPr>
            <w:tcW w:w="1098" w:type="pct"/>
            <w:tcPrChange w:id="851" w:author="Mohammad Nayeem Hasan" w:date="2022-11-24T15:34:00Z">
              <w:tcPr>
                <w:tcW w:w="514" w:type="pct"/>
              </w:tcPr>
            </w:tcPrChange>
          </w:tcPr>
          <w:p w14:paraId="2D415051" w14:textId="705B1037" w:rsidR="007659D3" w:rsidRPr="00186BD2" w:rsidRDefault="007659D3">
            <w:pPr>
              <w:spacing w:line="276" w:lineRule="auto"/>
              <w:rPr>
                <w:rFonts w:ascii="Times New Roman" w:hAnsi="Times New Roman" w:cs="Times New Roman"/>
                <w:sz w:val="24"/>
                <w:szCs w:val="24"/>
              </w:rPr>
              <w:pPrChange w:id="852" w:author="Mohammad Nayeem Hasan" w:date="2022-11-03T22:34:00Z">
                <w:pPr>
                  <w:jc w:val="center"/>
                </w:pPr>
              </w:pPrChange>
            </w:pPr>
            <w:r w:rsidRPr="00186BD2">
              <w:rPr>
                <w:rFonts w:ascii="Times New Roman" w:hAnsi="Times New Roman" w:cs="Times New Roman"/>
                <w:sz w:val="24"/>
                <w:szCs w:val="24"/>
              </w:rPr>
              <w:t>372</w:t>
            </w:r>
          </w:p>
        </w:tc>
        <w:tc>
          <w:tcPr>
            <w:tcW w:w="844" w:type="pct"/>
            <w:tcPrChange w:id="853" w:author="Mohammad Nayeem Hasan" w:date="2022-11-24T15:34:00Z">
              <w:tcPr>
                <w:tcW w:w="403" w:type="pct"/>
              </w:tcPr>
            </w:tcPrChange>
          </w:tcPr>
          <w:p w14:paraId="69CEB76D" w14:textId="3616C85B" w:rsidR="007659D3" w:rsidRPr="00186BD2" w:rsidRDefault="007659D3">
            <w:pPr>
              <w:spacing w:line="276" w:lineRule="auto"/>
              <w:rPr>
                <w:rFonts w:ascii="Times New Roman" w:hAnsi="Times New Roman" w:cs="Times New Roman"/>
                <w:sz w:val="24"/>
                <w:szCs w:val="24"/>
              </w:rPr>
              <w:pPrChange w:id="854" w:author="Mohammad Nayeem Hasan" w:date="2022-11-03T22:34:00Z">
                <w:pPr>
                  <w:jc w:val="center"/>
                </w:pPr>
              </w:pPrChange>
            </w:pPr>
            <w:r w:rsidRPr="00186BD2">
              <w:rPr>
                <w:rFonts w:ascii="Times New Roman" w:hAnsi="Times New Roman" w:cs="Times New Roman"/>
                <w:sz w:val="24"/>
                <w:szCs w:val="24"/>
              </w:rPr>
              <w:t>486</w:t>
            </w:r>
          </w:p>
        </w:tc>
      </w:tr>
      <w:tr w:rsidR="007659D3" w:rsidRPr="00186BD2" w14:paraId="79C43ABE" w14:textId="7842CA94" w:rsidTr="00E05263">
        <w:trPr>
          <w:jc w:val="center"/>
          <w:trPrChange w:id="855" w:author="Mohammad Nayeem Hasan" w:date="2022-11-24T15:34:00Z">
            <w:trPr>
              <w:gridAfter w:val="0"/>
              <w:jc w:val="center"/>
            </w:trPr>
          </w:trPrChange>
        </w:trPr>
        <w:tc>
          <w:tcPr>
            <w:tcW w:w="845" w:type="pct"/>
            <w:tcPrChange w:id="856" w:author="Mohammad Nayeem Hasan" w:date="2022-11-24T15:34:00Z">
              <w:tcPr>
                <w:tcW w:w="403" w:type="pct"/>
              </w:tcPr>
            </w:tcPrChange>
          </w:tcPr>
          <w:p w14:paraId="36D37816" w14:textId="02132DFF" w:rsidR="007659D3" w:rsidRPr="00186BD2" w:rsidRDefault="007659D3">
            <w:pPr>
              <w:spacing w:line="276" w:lineRule="auto"/>
              <w:rPr>
                <w:rFonts w:ascii="Times New Roman" w:hAnsi="Times New Roman" w:cs="Times New Roman"/>
                <w:sz w:val="24"/>
                <w:szCs w:val="24"/>
              </w:rPr>
              <w:pPrChange w:id="857" w:author="Mohammad Nayeem Hasan" w:date="2022-11-03T22:34:00Z">
                <w:pPr>
                  <w:jc w:val="center"/>
                </w:pPr>
              </w:pPrChange>
            </w:pPr>
            <w:r w:rsidRPr="00186BD2">
              <w:rPr>
                <w:rFonts w:ascii="Times New Roman" w:hAnsi="Times New Roman" w:cs="Times New Roman"/>
                <w:sz w:val="24"/>
                <w:szCs w:val="24"/>
              </w:rPr>
              <w:lastRenderedPageBreak/>
              <w:t>2004</w:t>
            </w:r>
          </w:p>
        </w:tc>
        <w:tc>
          <w:tcPr>
            <w:tcW w:w="1062" w:type="pct"/>
            <w:tcPrChange w:id="858" w:author="Mohammad Nayeem Hasan" w:date="2022-11-24T15:34:00Z">
              <w:tcPr>
                <w:tcW w:w="498" w:type="pct"/>
                <w:gridSpan w:val="2"/>
              </w:tcPr>
            </w:tcPrChange>
          </w:tcPr>
          <w:p w14:paraId="69B2A9D3" w14:textId="43595148" w:rsidR="007659D3" w:rsidRPr="00186BD2" w:rsidRDefault="007659D3">
            <w:pPr>
              <w:spacing w:line="276" w:lineRule="auto"/>
              <w:rPr>
                <w:rFonts w:ascii="Times New Roman" w:hAnsi="Times New Roman" w:cs="Times New Roman"/>
                <w:sz w:val="24"/>
                <w:szCs w:val="24"/>
              </w:rPr>
              <w:pPrChange w:id="859"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860" w:author="Mohammad Nayeem Hasan" w:date="2022-11-24T15:34:00Z">
              <w:tcPr>
                <w:tcW w:w="538" w:type="pct"/>
                <w:gridSpan w:val="2"/>
              </w:tcPr>
            </w:tcPrChange>
          </w:tcPr>
          <w:p w14:paraId="10CC694F" w14:textId="0784073F" w:rsidR="007659D3" w:rsidRPr="00186BD2" w:rsidRDefault="007659D3">
            <w:pPr>
              <w:spacing w:line="276" w:lineRule="auto"/>
              <w:rPr>
                <w:rFonts w:ascii="Times New Roman" w:hAnsi="Times New Roman" w:cs="Times New Roman"/>
                <w:sz w:val="24"/>
                <w:szCs w:val="24"/>
              </w:rPr>
              <w:pPrChange w:id="861" w:author="Mohammad Nayeem Hasan" w:date="2022-11-03T22:34:00Z">
                <w:pPr>
                  <w:jc w:val="center"/>
                </w:pPr>
              </w:pPrChange>
            </w:pPr>
            <w:r w:rsidRPr="00186BD2">
              <w:rPr>
                <w:rFonts w:ascii="Times New Roman" w:hAnsi="Times New Roman" w:cs="Times New Roman"/>
                <w:sz w:val="24"/>
                <w:szCs w:val="24"/>
              </w:rPr>
              <w:t>327.83 (460.57)</w:t>
            </w:r>
          </w:p>
        </w:tc>
        <w:tc>
          <w:tcPr>
            <w:tcW w:w="1098" w:type="pct"/>
            <w:tcPrChange w:id="862" w:author="Mohammad Nayeem Hasan" w:date="2022-11-24T15:34:00Z">
              <w:tcPr>
                <w:tcW w:w="514" w:type="pct"/>
              </w:tcPr>
            </w:tcPrChange>
          </w:tcPr>
          <w:p w14:paraId="0CF0B2A0" w14:textId="522B3E18" w:rsidR="007659D3" w:rsidRPr="00186BD2" w:rsidRDefault="007659D3">
            <w:pPr>
              <w:spacing w:line="276" w:lineRule="auto"/>
              <w:rPr>
                <w:rFonts w:ascii="Times New Roman" w:hAnsi="Times New Roman" w:cs="Times New Roman"/>
                <w:sz w:val="24"/>
                <w:szCs w:val="24"/>
              </w:rPr>
              <w:pPrChange w:id="863" w:author="Mohammad Nayeem Hasan" w:date="2022-11-03T22:34:00Z">
                <w:pPr>
                  <w:jc w:val="center"/>
                </w:pPr>
              </w:pPrChange>
            </w:pPr>
            <w:r w:rsidRPr="00186BD2">
              <w:rPr>
                <w:rFonts w:ascii="Times New Roman" w:hAnsi="Times New Roman" w:cs="Times New Roman"/>
                <w:sz w:val="24"/>
                <w:szCs w:val="24"/>
              </w:rPr>
              <w:t>1261</w:t>
            </w:r>
          </w:p>
        </w:tc>
        <w:tc>
          <w:tcPr>
            <w:tcW w:w="844" w:type="pct"/>
            <w:tcPrChange w:id="864" w:author="Mohammad Nayeem Hasan" w:date="2022-11-24T15:34:00Z">
              <w:tcPr>
                <w:tcW w:w="403" w:type="pct"/>
              </w:tcPr>
            </w:tcPrChange>
          </w:tcPr>
          <w:p w14:paraId="08FC9899" w14:textId="5590D8AE" w:rsidR="007659D3" w:rsidRPr="00186BD2" w:rsidRDefault="007659D3">
            <w:pPr>
              <w:spacing w:line="276" w:lineRule="auto"/>
              <w:rPr>
                <w:rFonts w:ascii="Times New Roman" w:hAnsi="Times New Roman" w:cs="Times New Roman"/>
                <w:sz w:val="24"/>
                <w:szCs w:val="24"/>
              </w:rPr>
              <w:pPrChange w:id="865" w:author="Mohammad Nayeem Hasan" w:date="2022-11-03T22:34:00Z">
                <w:pPr>
                  <w:jc w:val="center"/>
                </w:pPr>
              </w:pPrChange>
            </w:pPr>
            <w:r w:rsidRPr="00186BD2">
              <w:rPr>
                <w:rFonts w:ascii="Times New Roman" w:hAnsi="Times New Roman" w:cs="Times New Roman"/>
                <w:sz w:val="24"/>
                <w:szCs w:val="24"/>
              </w:rPr>
              <w:t>3934</w:t>
            </w:r>
          </w:p>
        </w:tc>
      </w:tr>
      <w:tr w:rsidR="007659D3" w:rsidRPr="00186BD2" w14:paraId="28672FA9" w14:textId="2284800C" w:rsidTr="00E05263">
        <w:trPr>
          <w:jc w:val="center"/>
          <w:trPrChange w:id="866" w:author="Mohammad Nayeem Hasan" w:date="2022-11-24T15:34:00Z">
            <w:trPr>
              <w:gridAfter w:val="0"/>
              <w:jc w:val="center"/>
            </w:trPr>
          </w:trPrChange>
        </w:trPr>
        <w:tc>
          <w:tcPr>
            <w:tcW w:w="845" w:type="pct"/>
            <w:tcPrChange w:id="867" w:author="Mohammad Nayeem Hasan" w:date="2022-11-24T15:34:00Z">
              <w:tcPr>
                <w:tcW w:w="403" w:type="pct"/>
              </w:tcPr>
            </w:tcPrChange>
          </w:tcPr>
          <w:p w14:paraId="780E818F" w14:textId="3893E69E" w:rsidR="007659D3" w:rsidRPr="00186BD2" w:rsidRDefault="007659D3">
            <w:pPr>
              <w:spacing w:line="276" w:lineRule="auto"/>
              <w:rPr>
                <w:rFonts w:ascii="Times New Roman" w:hAnsi="Times New Roman" w:cs="Times New Roman"/>
                <w:sz w:val="24"/>
                <w:szCs w:val="24"/>
              </w:rPr>
              <w:pPrChange w:id="868" w:author="Mohammad Nayeem Hasan" w:date="2022-11-03T22:34:00Z">
                <w:pPr>
                  <w:jc w:val="center"/>
                </w:pPr>
              </w:pPrChange>
            </w:pPr>
            <w:r w:rsidRPr="00186BD2">
              <w:rPr>
                <w:rFonts w:ascii="Times New Roman" w:hAnsi="Times New Roman" w:cs="Times New Roman"/>
                <w:sz w:val="24"/>
                <w:szCs w:val="24"/>
              </w:rPr>
              <w:t>2005</w:t>
            </w:r>
          </w:p>
        </w:tc>
        <w:tc>
          <w:tcPr>
            <w:tcW w:w="1062" w:type="pct"/>
            <w:tcPrChange w:id="869" w:author="Mohammad Nayeem Hasan" w:date="2022-11-24T15:34:00Z">
              <w:tcPr>
                <w:tcW w:w="498" w:type="pct"/>
                <w:gridSpan w:val="2"/>
              </w:tcPr>
            </w:tcPrChange>
          </w:tcPr>
          <w:p w14:paraId="5F8D3293" w14:textId="54901989" w:rsidR="007659D3" w:rsidRPr="00186BD2" w:rsidRDefault="007659D3">
            <w:pPr>
              <w:spacing w:line="276" w:lineRule="auto"/>
              <w:rPr>
                <w:rFonts w:ascii="Times New Roman" w:hAnsi="Times New Roman" w:cs="Times New Roman"/>
                <w:sz w:val="24"/>
                <w:szCs w:val="24"/>
              </w:rPr>
              <w:pPrChange w:id="870"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871" w:author="Mohammad Nayeem Hasan" w:date="2022-11-24T15:34:00Z">
              <w:tcPr>
                <w:tcW w:w="538" w:type="pct"/>
                <w:gridSpan w:val="2"/>
              </w:tcPr>
            </w:tcPrChange>
          </w:tcPr>
          <w:p w14:paraId="37248D3B" w14:textId="3D15FE0E" w:rsidR="007659D3" w:rsidRPr="00186BD2" w:rsidRDefault="007659D3">
            <w:pPr>
              <w:spacing w:line="276" w:lineRule="auto"/>
              <w:rPr>
                <w:rFonts w:ascii="Times New Roman" w:hAnsi="Times New Roman" w:cs="Times New Roman"/>
                <w:sz w:val="24"/>
                <w:szCs w:val="24"/>
              </w:rPr>
              <w:pPrChange w:id="872" w:author="Mohammad Nayeem Hasan" w:date="2022-11-03T22:34:00Z">
                <w:pPr>
                  <w:jc w:val="center"/>
                </w:pPr>
              </w:pPrChange>
            </w:pPr>
            <w:r w:rsidRPr="00186BD2">
              <w:rPr>
                <w:rFonts w:ascii="Times New Roman" w:hAnsi="Times New Roman" w:cs="Times New Roman"/>
                <w:sz w:val="24"/>
                <w:szCs w:val="24"/>
              </w:rPr>
              <w:t>87.33 (132.56)</w:t>
            </w:r>
          </w:p>
        </w:tc>
        <w:tc>
          <w:tcPr>
            <w:tcW w:w="1098" w:type="pct"/>
            <w:tcPrChange w:id="873" w:author="Mohammad Nayeem Hasan" w:date="2022-11-24T15:34:00Z">
              <w:tcPr>
                <w:tcW w:w="514" w:type="pct"/>
              </w:tcPr>
            </w:tcPrChange>
          </w:tcPr>
          <w:p w14:paraId="104AD2C0" w14:textId="112FFDB6" w:rsidR="007659D3" w:rsidRPr="00186BD2" w:rsidRDefault="007659D3">
            <w:pPr>
              <w:spacing w:line="276" w:lineRule="auto"/>
              <w:rPr>
                <w:rFonts w:ascii="Times New Roman" w:hAnsi="Times New Roman" w:cs="Times New Roman"/>
                <w:sz w:val="24"/>
                <w:szCs w:val="24"/>
              </w:rPr>
              <w:pPrChange w:id="874" w:author="Mohammad Nayeem Hasan" w:date="2022-11-03T22:34:00Z">
                <w:pPr>
                  <w:jc w:val="center"/>
                </w:pPr>
              </w:pPrChange>
            </w:pPr>
            <w:r w:rsidRPr="00186BD2">
              <w:rPr>
                <w:rFonts w:ascii="Times New Roman" w:hAnsi="Times New Roman" w:cs="Times New Roman"/>
                <w:sz w:val="24"/>
                <w:szCs w:val="24"/>
              </w:rPr>
              <w:t>337</w:t>
            </w:r>
          </w:p>
        </w:tc>
        <w:tc>
          <w:tcPr>
            <w:tcW w:w="844" w:type="pct"/>
            <w:tcPrChange w:id="875" w:author="Mohammad Nayeem Hasan" w:date="2022-11-24T15:34:00Z">
              <w:tcPr>
                <w:tcW w:w="403" w:type="pct"/>
              </w:tcPr>
            </w:tcPrChange>
          </w:tcPr>
          <w:p w14:paraId="31B73A0A" w14:textId="64CA43CD" w:rsidR="007659D3" w:rsidRPr="00186BD2" w:rsidRDefault="007659D3">
            <w:pPr>
              <w:spacing w:line="276" w:lineRule="auto"/>
              <w:rPr>
                <w:rFonts w:ascii="Times New Roman" w:hAnsi="Times New Roman" w:cs="Times New Roman"/>
                <w:sz w:val="24"/>
                <w:szCs w:val="24"/>
              </w:rPr>
              <w:pPrChange w:id="876" w:author="Mohammad Nayeem Hasan" w:date="2022-11-03T22:34:00Z">
                <w:pPr>
                  <w:jc w:val="center"/>
                </w:pPr>
              </w:pPrChange>
            </w:pPr>
            <w:r w:rsidRPr="00186BD2">
              <w:rPr>
                <w:rFonts w:ascii="Times New Roman" w:hAnsi="Times New Roman" w:cs="Times New Roman"/>
                <w:sz w:val="24"/>
                <w:szCs w:val="24"/>
              </w:rPr>
              <w:t>1048</w:t>
            </w:r>
          </w:p>
        </w:tc>
      </w:tr>
      <w:tr w:rsidR="007659D3" w:rsidRPr="00186BD2" w14:paraId="06FB7A87" w14:textId="02D0A68C" w:rsidTr="00E05263">
        <w:trPr>
          <w:jc w:val="center"/>
          <w:trPrChange w:id="877" w:author="Mohammad Nayeem Hasan" w:date="2022-11-24T15:34:00Z">
            <w:trPr>
              <w:gridAfter w:val="0"/>
              <w:jc w:val="center"/>
            </w:trPr>
          </w:trPrChange>
        </w:trPr>
        <w:tc>
          <w:tcPr>
            <w:tcW w:w="845" w:type="pct"/>
            <w:tcPrChange w:id="878" w:author="Mohammad Nayeem Hasan" w:date="2022-11-24T15:34:00Z">
              <w:tcPr>
                <w:tcW w:w="403" w:type="pct"/>
              </w:tcPr>
            </w:tcPrChange>
          </w:tcPr>
          <w:p w14:paraId="199C3D77" w14:textId="12E404D6" w:rsidR="007659D3" w:rsidRPr="00186BD2" w:rsidRDefault="007659D3">
            <w:pPr>
              <w:spacing w:line="276" w:lineRule="auto"/>
              <w:rPr>
                <w:rFonts w:ascii="Times New Roman" w:hAnsi="Times New Roman" w:cs="Times New Roman"/>
                <w:sz w:val="24"/>
                <w:szCs w:val="24"/>
              </w:rPr>
              <w:pPrChange w:id="879" w:author="Mohammad Nayeem Hasan" w:date="2022-11-03T22:34:00Z">
                <w:pPr>
                  <w:jc w:val="center"/>
                </w:pPr>
              </w:pPrChange>
            </w:pPr>
            <w:r w:rsidRPr="00186BD2">
              <w:rPr>
                <w:rFonts w:ascii="Times New Roman" w:hAnsi="Times New Roman" w:cs="Times New Roman"/>
                <w:sz w:val="24"/>
                <w:szCs w:val="24"/>
              </w:rPr>
              <w:t>2006</w:t>
            </w:r>
          </w:p>
        </w:tc>
        <w:tc>
          <w:tcPr>
            <w:tcW w:w="1062" w:type="pct"/>
            <w:tcPrChange w:id="880" w:author="Mohammad Nayeem Hasan" w:date="2022-11-24T15:34:00Z">
              <w:tcPr>
                <w:tcW w:w="498" w:type="pct"/>
                <w:gridSpan w:val="2"/>
              </w:tcPr>
            </w:tcPrChange>
          </w:tcPr>
          <w:p w14:paraId="19EEB442" w14:textId="37308991" w:rsidR="007659D3" w:rsidRPr="00186BD2" w:rsidRDefault="007659D3">
            <w:pPr>
              <w:spacing w:line="276" w:lineRule="auto"/>
              <w:rPr>
                <w:rFonts w:ascii="Times New Roman" w:hAnsi="Times New Roman" w:cs="Times New Roman"/>
                <w:sz w:val="24"/>
                <w:szCs w:val="24"/>
              </w:rPr>
              <w:pPrChange w:id="881"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882" w:author="Mohammad Nayeem Hasan" w:date="2022-11-24T15:34:00Z">
              <w:tcPr>
                <w:tcW w:w="538" w:type="pct"/>
                <w:gridSpan w:val="2"/>
              </w:tcPr>
            </w:tcPrChange>
          </w:tcPr>
          <w:p w14:paraId="2FD5C545" w14:textId="277105DA" w:rsidR="007659D3" w:rsidRPr="00186BD2" w:rsidRDefault="007659D3">
            <w:pPr>
              <w:spacing w:line="276" w:lineRule="auto"/>
              <w:rPr>
                <w:rFonts w:ascii="Times New Roman" w:hAnsi="Times New Roman" w:cs="Times New Roman"/>
                <w:sz w:val="24"/>
                <w:szCs w:val="24"/>
              </w:rPr>
              <w:pPrChange w:id="883" w:author="Mohammad Nayeem Hasan" w:date="2022-11-03T22:34:00Z">
                <w:pPr>
                  <w:jc w:val="center"/>
                </w:pPr>
              </w:pPrChange>
            </w:pPr>
            <w:r w:rsidRPr="00186BD2">
              <w:rPr>
                <w:rFonts w:ascii="Times New Roman" w:hAnsi="Times New Roman" w:cs="Times New Roman"/>
                <w:sz w:val="24"/>
                <w:szCs w:val="24"/>
              </w:rPr>
              <w:t>183.33 (314.48)</w:t>
            </w:r>
          </w:p>
        </w:tc>
        <w:tc>
          <w:tcPr>
            <w:tcW w:w="1098" w:type="pct"/>
            <w:tcPrChange w:id="884" w:author="Mohammad Nayeem Hasan" w:date="2022-11-24T15:34:00Z">
              <w:tcPr>
                <w:tcW w:w="514" w:type="pct"/>
              </w:tcPr>
            </w:tcPrChange>
          </w:tcPr>
          <w:p w14:paraId="36FDC31B" w14:textId="78F9AD11" w:rsidR="007659D3" w:rsidRPr="00186BD2" w:rsidRDefault="007659D3">
            <w:pPr>
              <w:spacing w:line="276" w:lineRule="auto"/>
              <w:rPr>
                <w:rFonts w:ascii="Times New Roman" w:hAnsi="Times New Roman" w:cs="Times New Roman"/>
                <w:sz w:val="24"/>
                <w:szCs w:val="24"/>
              </w:rPr>
              <w:pPrChange w:id="885" w:author="Mohammad Nayeem Hasan" w:date="2022-11-03T22:34:00Z">
                <w:pPr>
                  <w:jc w:val="center"/>
                </w:pPr>
              </w:pPrChange>
            </w:pPr>
            <w:r w:rsidRPr="00186BD2">
              <w:rPr>
                <w:rFonts w:ascii="Times New Roman" w:hAnsi="Times New Roman" w:cs="Times New Roman"/>
                <w:sz w:val="24"/>
                <w:szCs w:val="24"/>
              </w:rPr>
              <w:t>972</w:t>
            </w:r>
          </w:p>
        </w:tc>
        <w:tc>
          <w:tcPr>
            <w:tcW w:w="844" w:type="pct"/>
            <w:tcPrChange w:id="886" w:author="Mohammad Nayeem Hasan" w:date="2022-11-24T15:34:00Z">
              <w:tcPr>
                <w:tcW w:w="403" w:type="pct"/>
              </w:tcPr>
            </w:tcPrChange>
          </w:tcPr>
          <w:p w14:paraId="2287F1AB" w14:textId="46B888A2" w:rsidR="007659D3" w:rsidRPr="00186BD2" w:rsidRDefault="007659D3">
            <w:pPr>
              <w:spacing w:line="276" w:lineRule="auto"/>
              <w:rPr>
                <w:rFonts w:ascii="Times New Roman" w:hAnsi="Times New Roman" w:cs="Times New Roman"/>
                <w:sz w:val="24"/>
                <w:szCs w:val="24"/>
              </w:rPr>
              <w:pPrChange w:id="887" w:author="Mohammad Nayeem Hasan" w:date="2022-11-03T22:34:00Z">
                <w:pPr>
                  <w:jc w:val="center"/>
                </w:pPr>
              </w:pPrChange>
            </w:pPr>
            <w:r w:rsidRPr="00186BD2">
              <w:rPr>
                <w:rFonts w:ascii="Times New Roman" w:hAnsi="Times New Roman" w:cs="Times New Roman"/>
                <w:sz w:val="24"/>
                <w:szCs w:val="24"/>
              </w:rPr>
              <w:t>2200</w:t>
            </w:r>
          </w:p>
        </w:tc>
      </w:tr>
      <w:tr w:rsidR="007659D3" w:rsidRPr="00186BD2" w14:paraId="581806CE" w14:textId="11171A95" w:rsidTr="00E05263">
        <w:trPr>
          <w:jc w:val="center"/>
          <w:trPrChange w:id="888" w:author="Mohammad Nayeem Hasan" w:date="2022-11-24T15:34:00Z">
            <w:trPr>
              <w:gridAfter w:val="0"/>
              <w:jc w:val="center"/>
            </w:trPr>
          </w:trPrChange>
        </w:trPr>
        <w:tc>
          <w:tcPr>
            <w:tcW w:w="845" w:type="pct"/>
            <w:tcPrChange w:id="889" w:author="Mohammad Nayeem Hasan" w:date="2022-11-24T15:34:00Z">
              <w:tcPr>
                <w:tcW w:w="403" w:type="pct"/>
              </w:tcPr>
            </w:tcPrChange>
          </w:tcPr>
          <w:p w14:paraId="760F0949" w14:textId="1D502B60" w:rsidR="007659D3" w:rsidRPr="00186BD2" w:rsidRDefault="007659D3">
            <w:pPr>
              <w:spacing w:line="276" w:lineRule="auto"/>
              <w:rPr>
                <w:rFonts w:ascii="Times New Roman" w:hAnsi="Times New Roman" w:cs="Times New Roman"/>
                <w:sz w:val="24"/>
                <w:szCs w:val="24"/>
              </w:rPr>
              <w:pPrChange w:id="890" w:author="Mohammad Nayeem Hasan" w:date="2022-11-03T22:34:00Z">
                <w:pPr>
                  <w:jc w:val="center"/>
                </w:pPr>
              </w:pPrChange>
            </w:pPr>
            <w:r w:rsidRPr="00186BD2">
              <w:rPr>
                <w:rFonts w:ascii="Times New Roman" w:hAnsi="Times New Roman" w:cs="Times New Roman"/>
                <w:sz w:val="24"/>
                <w:szCs w:val="24"/>
              </w:rPr>
              <w:t>2007</w:t>
            </w:r>
          </w:p>
        </w:tc>
        <w:tc>
          <w:tcPr>
            <w:tcW w:w="1062" w:type="pct"/>
            <w:tcPrChange w:id="891" w:author="Mohammad Nayeem Hasan" w:date="2022-11-24T15:34:00Z">
              <w:tcPr>
                <w:tcW w:w="498" w:type="pct"/>
                <w:gridSpan w:val="2"/>
              </w:tcPr>
            </w:tcPrChange>
          </w:tcPr>
          <w:p w14:paraId="39E43725" w14:textId="5C1A4F9F" w:rsidR="007659D3" w:rsidRPr="00186BD2" w:rsidRDefault="007659D3">
            <w:pPr>
              <w:spacing w:line="276" w:lineRule="auto"/>
              <w:rPr>
                <w:rFonts w:ascii="Times New Roman" w:hAnsi="Times New Roman" w:cs="Times New Roman"/>
                <w:sz w:val="24"/>
                <w:szCs w:val="24"/>
              </w:rPr>
              <w:pPrChange w:id="892"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893" w:author="Mohammad Nayeem Hasan" w:date="2022-11-24T15:34:00Z">
              <w:tcPr>
                <w:tcW w:w="538" w:type="pct"/>
                <w:gridSpan w:val="2"/>
              </w:tcPr>
            </w:tcPrChange>
          </w:tcPr>
          <w:p w14:paraId="26F2EBCB" w14:textId="19F9CEEC" w:rsidR="007659D3" w:rsidRPr="00186BD2" w:rsidRDefault="007659D3">
            <w:pPr>
              <w:spacing w:line="276" w:lineRule="auto"/>
              <w:rPr>
                <w:rFonts w:ascii="Times New Roman" w:hAnsi="Times New Roman" w:cs="Times New Roman"/>
                <w:sz w:val="24"/>
                <w:szCs w:val="24"/>
              </w:rPr>
              <w:pPrChange w:id="894" w:author="Mohammad Nayeem Hasan" w:date="2022-11-03T22:34:00Z">
                <w:pPr>
                  <w:jc w:val="center"/>
                </w:pPr>
              </w:pPrChange>
            </w:pPr>
            <w:r w:rsidRPr="00186BD2">
              <w:rPr>
                <w:rFonts w:ascii="Times New Roman" w:hAnsi="Times New Roman" w:cs="Times New Roman"/>
                <w:sz w:val="24"/>
                <w:szCs w:val="24"/>
              </w:rPr>
              <w:t>38.83 (66.92)</w:t>
            </w:r>
          </w:p>
        </w:tc>
        <w:tc>
          <w:tcPr>
            <w:tcW w:w="1098" w:type="pct"/>
            <w:tcPrChange w:id="895" w:author="Mohammad Nayeem Hasan" w:date="2022-11-24T15:34:00Z">
              <w:tcPr>
                <w:tcW w:w="514" w:type="pct"/>
              </w:tcPr>
            </w:tcPrChange>
          </w:tcPr>
          <w:p w14:paraId="504C97D9" w14:textId="25027F60" w:rsidR="007659D3" w:rsidRPr="00186BD2" w:rsidRDefault="007659D3">
            <w:pPr>
              <w:spacing w:line="276" w:lineRule="auto"/>
              <w:rPr>
                <w:rFonts w:ascii="Times New Roman" w:hAnsi="Times New Roman" w:cs="Times New Roman"/>
                <w:sz w:val="24"/>
                <w:szCs w:val="24"/>
              </w:rPr>
              <w:pPrChange w:id="896" w:author="Mohammad Nayeem Hasan" w:date="2022-11-03T22:34:00Z">
                <w:pPr>
                  <w:jc w:val="center"/>
                </w:pPr>
              </w:pPrChange>
            </w:pPr>
            <w:r w:rsidRPr="00186BD2">
              <w:rPr>
                <w:rFonts w:ascii="Times New Roman" w:hAnsi="Times New Roman" w:cs="Times New Roman"/>
                <w:sz w:val="24"/>
                <w:szCs w:val="24"/>
              </w:rPr>
              <w:t>179</w:t>
            </w:r>
          </w:p>
        </w:tc>
        <w:tc>
          <w:tcPr>
            <w:tcW w:w="844" w:type="pct"/>
            <w:tcPrChange w:id="897" w:author="Mohammad Nayeem Hasan" w:date="2022-11-24T15:34:00Z">
              <w:tcPr>
                <w:tcW w:w="403" w:type="pct"/>
              </w:tcPr>
            </w:tcPrChange>
          </w:tcPr>
          <w:p w14:paraId="7577AC4C" w14:textId="2B6EB6BA" w:rsidR="007659D3" w:rsidRPr="00186BD2" w:rsidRDefault="007659D3">
            <w:pPr>
              <w:spacing w:line="276" w:lineRule="auto"/>
              <w:rPr>
                <w:rFonts w:ascii="Times New Roman" w:hAnsi="Times New Roman" w:cs="Times New Roman"/>
                <w:sz w:val="24"/>
                <w:szCs w:val="24"/>
              </w:rPr>
              <w:pPrChange w:id="898" w:author="Mohammad Nayeem Hasan" w:date="2022-11-03T22:34:00Z">
                <w:pPr>
                  <w:jc w:val="center"/>
                </w:pPr>
              </w:pPrChange>
            </w:pPr>
            <w:r w:rsidRPr="00186BD2">
              <w:rPr>
                <w:rFonts w:ascii="Times New Roman" w:hAnsi="Times New Roman" w:cs="Times New Roman"/>
                <w:sz w:val="24"/>
                <w:szCs w:val="24"/>
              </w:rPr>
              <w:t>466</w:t>
            </w:r>
          </w:p>
        </w:tc>
      </w:tr>
      <w:tr w:rsidR="007659D3" w:rsidRPr="00186BD2" w14:paraId="73AAAC74" w14:textId="0B1A2B84" w:rsidTr="00E05263">
        <w:trPr>
          <w:jc w:val="center"/>
          <w:trPrChange w:id="899" w:author="Mohammad Nayeem Hasan" w:date="2022-11-24T15:34:00Z">
            <w:trPr>
              <w:gridAfter w:val="0"/>
              <w:jc w:val="center"/>
            </w:trPr>
          </w:trPrChange>
        </w:trPr>
        <w:tc>
          <w:tcPr>
            <w:tcW w:w="845" w:type="pct"/>
            <w:tcPrChange w:id="900" w:author="Mohammad Nayeem Hasan" w:date="2022-11-24T15:34:00Z">
              <w:tcPr>
                <w:tcW w:w="403" w:type="pct"/>
              </w:tcPr>
            </w:tcPrChange>
          </w:tcPr>
          <w:p w14:paraId="2CC9EDDF" w14:textId="28646C4C" w:rsidR="007659D3" w:rsidRPr="00186BD2" w:rsidRDefault="007659D3">
            <w:pPr>
              <w:spacing w:line="276" w:lineRule="auto"/>
              <w:rPr>
                <w:rFonts w:ascii="Times New Roman" w:hAnsi="Times New Roman" w:cs="Times New Roman"/>
                <w:sz w:val="24"/>
                <w:szCs w:val="24"/>
              </w:rPr>
              <w:pPrChange w:id="901" w:author="Mohammad Nayeem Hasan" w:date="2022-11-03T22:34:00Z">
                <w:pPr>
                  <w:jc w:val="center"/>
                </w:pPr>
              </w:pPrChange>
            </w:pPr>
            <w:r w:rsidRPr="00186BD2">
              <w:rPr>
                <w:rFonts w:ascii="Times New Roman" w:hAnsi="Times New Roman" w:cs="Times New Roman"/>
                <w:sz w:val="24"/>
                <w:szCs w:val="24"/>
              </w:rPr>
              <w:t>2008</w:t>
            </w:r>
          </w:p>
        </w:tc>
        <w:tc>
          <w:tcPr>
            <w:tcW w:w="1062" w:type="pct"/>
            <w:tcPrChange w:id="902" w:author="Mohammad Nayeem Hasan" w:date="2022-11-24T15:34:00Z">
              <w:tcPr>
                <w:tcW w:w="498" w:type="pct"/>
                <w:gridSpan w:val="2"/>
              </w:tcPr>
            </w:tcPrChange>
          </w:tcPr>
          <w:p w14:paraId="59B7401A" w14:textId="786D7FB1" w:rsidR="007659D3" w:rsidRPr="00186BD2" w:rsidRDefault="007659D3">
            <w:pPr>
              <w:spacing w:line="276" w:lineRule="auto"/>
              <w:rPr>
                <w:rFonts w:ascii="Times New Roman" w:hAnsi="Times New Roman" w:cs="Times New Roman"/>
                <w:sz w:val="24"/>
                <w:szCs w:val="24"/>
              </w:rPr>
              <w:pPrChange w:id="903"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04" w:author="Mohammad Nayeem Hasan" w:date="2022-11-24T15:34:00Z">
              <w:tcPr>
                <w:tcW w:w="538" w:type="pct"/>
                <w:gridSpan w:val="2"/>
              </w:tcPr>
            </w:tcPrChange>
          </w:tcPr>
          <w:p w14:paraId="6B8AF871" w14:textId="38D4314C" w:rsidR="007659D3" w:rsidRPr="00186BD2" w:rsidRDefault="007659D3">
            <w:pPr>
              <w:spacing w:line="276" w:lineRule="auto"/>
              <w:rPr>
                <w:rFonts w:ascii="Times New Roman" w:hAnsi="Times New Roman" w:cs="Times New Roman"/>
                <w:sz w:val="24"/>
                <w:szCs w:val="24"/>
              </w:rPr>
              <w:pPrChange w:id="905" w:author="Mohammad Nayeem Hasan" w:date="2022-11-03T22:34:00Z">
                <w:pPr>
                  <w:jc w:val="center"/>
                </w:pPr>
              </w:pPrChange>
            </w:pPr>
            <w:r w:rsidRPr="00186BD2">
              <w:rPr>
                <w:rFonts w:ascii="Times New Roman" w:hAnsi="Times New Roman" w:cs="Times New Roman"/>
                <w:sz w:val="24"/>
                <w:szCs w:val="24"/>
              </w:rPr>
              <w:t>96.08 (161.2)</w:t>
            </w:r>
          </w:p>
        </w:tc>
        <w:tc>
          <w:tcPr>
            <w:tcW w:w="1098" w:type="pct"/>
            <w:tcPrChange w:id="906" w:author="Mohammad Nayeem Hasan" w:date="2022-11-24T15:34:00Z">
              <w:tcPr>
                <w:tcW w:w="514" w:type="pct"/>
              </w:tcPr>
            </w:tcPrChange>
          </w:tcPr>
          <w:p w14:paraId="4D6A005C" w14:textId="26F77892" w:rsidR="007659D3" w:rsidRPr="00186BD2" w:rsidRDefault="007659D3">
            <w:pPr>
              <w:spacing w:line="276" w:lineRule="auto"/>
              <w:rPr>
                <w:rFonts w:ascii="Times New Roman" w:hAnsi="Times New Roman" w:cs="Times New Roman"/>
                <w:sz w:val="24"/>
                <w:szCs w:val="24"/>
              </w:rPr>
              <w:pPrChange w:id="907" w:author="Mohammad Nayeem Hasan" w:date="2022-11-03T22:34:00Z">
                <w:pPr>
                  <w:jc w:val="center"/>
                </w:pPr>
              </w:pPrChange>
            </w:pPr>
            <w:r w:rsidRPr="00186BD2">
              <w:rPr>
                <w:rFonts w:ascii="Times New Roman" w:hAnsi="Times New Roman" w:cs="Times New Roman"/>
                <w:sz w:val="24"/>
                <w:szCs w:val="24"/>
              </w:rPr>
              <w:t>475</w:t>
            </w:r>
          </w:p>
        </w:tc>
        <w:tc>
          <w:tcPr>
            <w:tcW w:w="844" w:type="pct"/>
            <w:tcPrChange w:id="908" w:author="Mohammad Nayeem Hasan" w:date="2022-11-24T15:34:00Z">
              <w:tcPr>
                <w:tcW w:w="403" w:type="pct"/>
              </w:tcPr>
            </w:tcPrChange>
          </w:tcPr>
          <w:p w14:paraId="78BD968D" w14:textId="309D3A2E" w:rsidR="007659D3" w:rsidRPr="00186BD2" w:rsidRDefault="007659D3">
            <w:pPr>
              <w:spacing w:line="276" w:lineRule="auto"/>
              <w:rPr>
                <w:rFonts w:ascii="Times New Roman" w:hAnsi="Times New Roman" w:cs="Times New Roman"/>
                <w:sz w:val="24"/>
                <w:szCs w:val="24"/>
              </w:rPr>
              <w:pPrChange w:id="909" w:author="Mohammad Nayeem Hasan" w:date="2022-11-03T22:34:00Z">
                <w:pPr>
                  <w:jc w:val="center"/>
                </w:pPr>
              </w:pPrChange>
            </w:pPr>
            <w:r w:rsidRPr="00186BD2">
              <w:rPr>
                <w:rFonts w:ascii="Times New Roman" w:hAnsi="Times New Roman" w:cs="Times New Roman"/>
                <w:sz w:val="24"/>
                <w:szCs w:val="24"/>
              </w:rPr>
              <w:t>1153</w:t>
            </w:r>
          </w:p>
        </w:tc>
      </w:tr>
      <w:tr w:rsidR="007659D3" w:rsidRPr="00186BD2" w14:paraId="56C2FCBF" w14:textId="675CB549" w:rsidTr="00E05263">
        <w:trPr>
          <w:jc w:val="center"/>
          <w:trPrChange w:id="910" w:author="Mohammad Nayeem Hasan" w:date="2022-11-24T15:34:00Z">
            <w:trPr>
              <w:gridAfter w:val="0"/>
              <w:jc w:val="center"/>
            </w:trPr>
          </w:trPrChange>
        </w:trPr>
        <w:tc>
          <w:tcPr>
            <w:tcW w:w="845" w:type="pct"/>
            <w:tcPrChange w:id="911" w:author="Mohammad Nayeem Hasan" w:date="2022-11-24T15:34:00Z">
              <w:tcPr>
                <w:tcW w:w="403" w:type="pct"/>
              </w:tcPr>
            </w:tcPrChange>
          </w:tcPr>
          <w:p w14:paraId="75A6D8CC" w14:textId="0B0B816A" w:rsidR="007659D3" w:rsidRPr="00186BD2" w:rsidRDefault="007659D3">
            <w:pPr>
              <w:spacing w:line="276" w:lineRule="auto"/>
              <w:rPr>
                <w:rFonts w:ascii="Times New Roman" w:hAnsi="Times New Roman" w:cs="Times New Roman"/>
                <w:sz w:val="24"/>
                <w:szCs w:val="24"/>
              </w:rPr>
              <w:pPrChange w:id="912" w:author="Mohammad Nayeem Hasan" w:date="2022-11-03T22:34:00Z">
                <w:pPr>
                  <w:jc w:val="center"/>
                </w:pPr>
              </w:pPrChange>
            </w:pPr>
            <w:r w:rsidRPr="00186BD2">
              <w:rPr>
                <w:rFonts w:ascii="Times New Roman" w:hAnsi="Times New Roman" w:cs="Times New Roman"/>
                <w:sz w:val="24"/>
                <w:szCs w:val="24"/>
              </w:rPr>
              <w:t>2009</w:t>
            </w:r>
          </w:p>
        </w:tc>
        <w:tc>
          <w:tcPr>
            <w:tcW w:w="1062" w:type="pct"/>
            <w:tcPrChange w:id="913" w:author="Mohammad Nayeem Hasan" w:date="2022-11-24T15:34:00Z">
              <w:tcPr>
                <w:tcW w:w="498" w:type="pct"/>
                <w:gridSpan w:val="2"/>
              </w:tcPr>
            </w:tcPrChange>
          </w:tcPr>
          <w:p w14:paraId="1CD7F14A" w14:textId="1BC8AFF3" w:rsidR="007659D3" w:rsidRPr="00186BD2" w:rsidRDefault="007659D3">
            <w:pPr>
              <w:spacing w:line="276" w:lineRule="auto"/>
              <w:rPr>
                <w:rFonts w:ascii="Times New Roman" w:hAnsi="Times New Roman" w:cs="Times New Roman"/>
                <w:sz w:val="24"/>
                <w:szCs w:val="24"/>
              </w:rPr>
              <w:pPrChange w:id="914"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15" w:author="Mohammad Nayeem Hasan" w:date="2022-11-24T15:34:00Z">
              <w:tcPr>
                <w:tcW w:w="538" w:type="pct"/>
                <w:gridSpan w:val="2"/>
              </w:tcPr>
            </w:tcPrChange>
          </w:tcPr>
          <w:p w14:paraId="5CE66E13" w14:textId="6ABBE359" w:rsidR="007659D3" w:rsidRPr="00186BD2" w:rsidRDefault="007659D3">
            <w:pPr>
              <w:spacing w:line="276" w:lineRule="auto"/>
              <w:rPr>
                <w:rFonts w:ascii="Times New Roman" w:hAnsi="Times New Roman" w:cs="Times New Roman"/>
                <w:sz w:val="24"/>
                <w:szCs w:val="24"/>
              </w:rPr>
              <w:pPrChange w:id="916" w:author="Mohammad Nayeem Hasan" w:date="2022-11-03T22:34:00Z">
                <w:pPr>
                  <w:jc w:val="center"/>
                </w:pPr>
              </w:pPrChange>
            </w:pPr>
            <w:r w:rsidRPr="00186BD2">
              <w:rPr>
                <w:rFonts w:ascii="Times New Roman" w:hAnsi="Times New Roman" w:cs="Times New Roman"/>
                <w:sz w:val="24"/>
                <w:szCs w:val="24"/>
              </w:rPr>
              <w:t>39.5 (71.66)</w:t>
            </w:r>
          </w:p>
        </w:tc>
        <w:tc>
          <w:tcPr>
            <w:tcW w:w="1098" w:type="pct"/>
            <w:tcPrChange w:id="917" w:author="Mohammad Nayeem Hasan" w:date="2022-11-24T15:34:00Z">
              <w:tcPr>
                <w:tcW w:w="514" w:type="pct"/>
              </w:tcPr>
            </w:tcPrChange>
          </w:tcPr>
          <w:p w14:paraId="0F19B555" w14:textId="1BA4D9B8" w:rsidR="007659D3" w:rsidRPr="00186BD2" w:rsidRDefault="007659D3">
            <w:pPr>
              <w:spacing w:line="276" w:lineRule="auto"/>
              <w:rPr>
                <w:rFonts w:ascii="Times New Roman" w:hAnsi="Times New Roman" w:cs="Times New Roman"/>
                <w:sz w:val="24"/>
                <w:szCs w:val="24"/>
              </w:rPr>
              <w:pPrChange w:id="918" w:author="Mohammad Nayeem Hasan" w:date="2022-11-03T22:34:00Z">
                <w:pPr>
                  <w:jc w:val="center"/>
                </w:pPr>
              </w:pPrChange>
            </w:pPr>
            <w:r w:rsidRPr="00186BD2">
              <w:rPr>
                <w:rFonts w:ascii="Times New Roman" w:hAnsi="Times New Roman" w:cs="Times New Roman"/>
                <w:sz w:val="24"/>
                <w:szCs w:val="24"/>
              </w:rPr>
              <w:t>188</w:t>
            </w:r>
          </w:p>
        </w:tc>
        <w:tc>
          <w:tcPr>
            <w:tcW w:w="844" w:type="pct"/>
            <w:tcPrChange w:id="919" w:author="Mohammad Nayeem Hasan" w:date="2022-11-24T15:34:00Z">
              <w:tcPr>
                <w:tcW w:w="403" w:type="pct"/>
              </w:tcPr>
            </w:tcPrChange>
          </w:tcPr>
          <w:p w14:paraId="33F9A1D4" w14:textId="12DFE5BA" w:rsidR="007659D3" w:rsidRPr="00186BD2" w:rsidRDefault="007659D3">
            <w:pPr>
              <w:spacing w:line="276" w:lineRule="auto"/>
              <w:rPr>
                <w:rFonts w:ascii="Times New Roman" w:hAnsi="Times New Roman" w:cs="Times New Roman"/>
                <w:sz w:val="24"/>
                <w:szCs w:val="24"/>
              </w:rPr>
              <w:pPrChange w:id="920" w:author="Mohammad Nayeem Hasan" w:date="2022-11-03T22:34:00Z">
                <w:pPr>
                  <w:jc w:val="center"/>
                </w:pPr>
              </w:pPrChange>
            </w:pPr>
            <w:r w:rsidRPr="00186BD2">
              <w:rPr>
                <w:rFonts w:ascii="Times New Roman" w:hAnsi="Times New Roman" w:cs="Times New Roman"/>
                <w:sz w:val="24"/>
                <w:szCs w:val="24"/>
              </w:rPr>
              <w:t>474</w:t>
            </w:r>
          </w:p>
        </w:tc>
      </w:tr>
      <w:tr w:rsidR="007659D3" w:rsidRPr="00186BD2" w14:paraId="49981925" w14:textId="216ABFF9" w:rsidTr="00E05263">
        <w:trPr>
          <w:jc w:val="center"/>
          <w:trPrChange w:id="921" w:author="Mohammad Nayeem Hasan" w:date="2022-11-24T15:34:00Z">
            <w:trPr>
              <w:gridAfter w:val="0"/>
              <w:jc w:val="center"/>
            </w:trPr>
          </w:trPrChange>
        </w:trPr>
        <w:tc>
          <w:tcPr>
            <w:tcW w:w="845" w:type="pct"/>
            <w:tcPrChange w:id="922" w:author="Mohammad Nayeem Hasan" w:date="2022-11-24T15:34:00Z">
              <w:tcPr>
                <w:tcW w:w="403" w:type="pct"/>
              </w:tcPr>
            </w:tcPrChange>
          </w:tcPr>
          <w:p w14:paraId="11672214" w14:textId="08AEED20" w:rsidR="007659D3" w:rsidRPr="00186BD2" w:rsidRDefault="007659D3">
            <w:pPr>
              <w:spacing w:line="276" w:lineRule="auto"/>
              <w:rPr>
                <w:rFonts w:ascii="Times New Roman" w:hAnsi="Times New Roman" w:cs="Times New Roman"/>
                <w:sz w:val="24"/>
                <w:szCs w:val="24"/>
              </w:rPr>
              <w:pPrChange w:id="923" w:author="Mohammad Nayeem Hasan" w:date="2022-11-03T22:34:00Z">
                <w:pPr>
                  <w:jc w:val="center"/>
                </w:pPr>
              </w:pPrChange>
            </w:pPr>
            <w:r w:rsidRPr="00186BD2">
              <w:rPr>
                <w:rFonts w:ascii="Times New Roman" w:hAnsi="Times New Roman" w:cs="Times New Roman"/>
                <w:sz w:val="24"/>
                <w:szCs w:val="24"/>
              </w:rPr>
              <w:t>2010</w:t>
            </w:r>
          </w:p>
        </w:tc>
        <w:tc>
          <w:tcPr>
            <w:tcW w:w="1062" w:type="pct"/>
            <w:tcPrChange w:id="924" w:author="Mohammad Nayeem Hasan" w:date="2022-11-24T15:34:00Z">
              <w:tcPr>
                <w:tcW w:w="498" w:type="pct"/>
                <w:gridSpan w:val="2"/>
              </w:tcPr>
            </w:tcPrChange>
          </w:tcPr>
          <w:p w14:paraId="3C9301F4" w14:textId="7D12C07C" w:rsidR="007659D3" w:rsidRPr="00186BD2" w:rsidRDefault="007659D3">
            <w:pPr>
              <w:spacing w:line="276" w:lineRule="auto"/>
              <w:rPr>
                <w:rFonts w:ascii="Times New Roman" w:hAnsi="Times New Roman" w:cs="Times New Roman"/>
                <w:sz w:val="24"/>
                <w:szCs w:val="24"/>
              </w:rPr>
              <w:pPrChange w:id="925"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26" w:author="Mohammad Nayeem Hasan" w:date="2022-11-24T15:34:00Z">
              <w:tcPr>
                <w:tcW w:w="538" w:type="pct"/>
                <w:gridSpan w:val="2"/>
              </w:tcPr>
            </w:tcPrChange>
          </w:tcPr>
          <w:p w14:paraId="25D843CD" w14:textId="3B28EFAE" w:rsidR="007659D3" w:rsidRPr="00186BD2" w:rsidRDefault="007659D3">
            <w:pPr>
              <w:spacing w:line="276" w:lineRule="auto"/>
              <w:rPr>
                <w:rFonts w:ascii="Times New Roman" w:hAnsi="Times New Roman" w:cs="Times New Roman"/>
                <w:sz w:val="24"/>
                <w:szCs w:val="24"/>
              </w:rPr>
              <w:pPrChange w:id="927" w:author="Mohammad Nayeem Hasan" w:date="2022-11-03T22:34:00Z">
                <w:pPr>
                  <w:jc w:val="center"/>
                </w:pPr>
              </w:pPrChange>
            </w:pPr>
            <w:r w:rsidRPr="00186BD2">
              <w:rPr>
                <w:rFonts w:ascii="Times New Roman" w:hAnsi="Times New Roman" w:cs="Times New Roman"/>
                <w:sz w:val="24"/>
                <w:szCs w:val="24"/>
              </w:rPr>
              <w:t>34.08 (66.38)</w:t>
            </w:r>
          </w:p>
        </w:tc>
        <w:tc>
          <w:tcPr>
            <w:tcW w:w="1098" w:type="pct"/>
            <w:tcPrChange w:id="928" w:author="Mohammad Nayeem Hasan" w:date="2022-11-24T15:34:00Z">
              <w:tcPr>
                <w:tcW w:w="514" w:type="pct"/>
              </w:tcPr>
            </w:tcPrChange>
          </w:tcPr>
          <w:p w14:paraId="74ADCE2F" w14:textId="6AF4A87A" w:rsidR="007659D3" w:rsidRPr="00186BD2" w:rsidRDefault="007659D3">
            <w:pPr>
              <w:spacing w:line="276" w:lineRule="auto"/>
              <w:rPr>
                <w:rFonts w:ascii="Times New Roman" w:hAnsi="Times New Roman" w:cs="Times New Roman"/>
                <w:sz w:val="24"/>
                <w:szCs w:val="24"/>
              </w:rPr>
              <w:pPrChange w:id="929" w:author="Mohammad Nayeem Hasan" w:date="2022-11-03T22:34:00Z">
                <w:pPr>
                  <w:jc w:val="center"/>
                </w:pPr>
              </w:pPrChange>
            </w:pPr>
            <w:r w:rsidRPr="00186BD2">
              <w:rPr>
                <w:rFonts w:ascii="Times New Roman" w:hAnsi="Times New Roman" w:cs="Times New Roman"/>
                <w:sz w:val="24"/>
                <w:szCs w:val="24"/>
              </w:rPr>
              <w:t>183</w:t>
            </w:r>
          </w:p>
        </w:tc>
        <w:tc>
          <w:tcPr>
            <w:tcW w:w="844" w:type="pct"/>
            <w:tcPrChange w:id="930" w:author="Mohammad Nayeem Hasan" w:date="2022-11-24T15:34:00Z">
              <w:tcPr>
                <w:tcW w:w="403" w:type="pct"/>
              </w:tcPr>
            </w:tcPrChange>
          </w:tcPr>
          <w:p w14:paraId="52859FCF" w14:textId="483EBEF6" w:rsidR="007659D3" w:rsidRPr="00186BD2" w:rsidRDefault="007659D3">
            <w:pPr>
              <w:spacing w:line="276" w:lineRule="auto"/>
              <w:rPr>
                <w:rFonts w:ascii="Times New Roman" w:hAnsi="Times New Roman" w:cs="Times New Roman"/>
                <w:sz w:val="24"/>
                <w:szCs w:val="24"/>
              </w:rPr>
              <w:pPrChange w:id="931" w:author="Mohammad Nayeem Hasan" w:date="2022-11-03T22:34:00Z">
                <w:pPr>
                  <w:jc w:val="center"/>
                </w:pPr>
              </w:pPrChange>
            </w:pPr>
            <w:r w:rsidRPr="00186BD2">
              <w:rPr>
                <w:rFonts w:ascii="Times New Roman" w:hAnsi="Times New Roman" w:cs="Times New Roman"/>
                <w:sz w:val="24"/>
                <w:szCs w:val="24"/>
              </w:rPr>
              <w:t>409</w:t>
            </w:r>
          </w:p>
        </w:tc>
      </w:tr>
      <w:tr w:rsidR="007659D3" w:rsidRPr="00186BD2" w14:paraId="001D1F36" w14:textId="774A1D5A" w:rsidTr="00E05263">
        <w:trPr>
          <w:jc w:val="center"/>
          <w:trPrChange w:id="932" w:author="Mohammad Nayeem Hasan" w:date="2022-11-24T15:34:00Z">
            <w:trPr>
              <w:gridAfter w:val="0"/>
              <w:jc w:val="center"/>
            </w:trPr>
          </w:trPrChange>
        </w:trPr>
        <w:tc>
          <w:tcPr>
            <w:tcW w:w="845" w:type="pct"/>
            <w:tcPrChange w:id="933" w:author="Mohammad Nayeem Hasan" w:date="2022-11-24T15:34:00Z">
              <w:tcPr>
                <w:tcW w:w="403" w:type="pct"/>
              </w:tcPr>
            </w:tcPrChange>
          </w:tcPr>
          <w:p w14:paraId="6B097ACD" w14:textId="3BC46E3A" w:rsidR="007659D3" w:rsidRPr="00186BD2" w:rsidRDefault="007659D3">
            <w:pPr>
              <w:spacing w:line="276" w:lineRule="auto"/>
              <w:rPr>
                <w:rFonts w:ascii="Times New Roman" w:hAnsi="Times New Roman" w:cs="Times New Roman"/>
                <w:sz w:val="24"/>
                <w:szCs w:val="24"/>
              </w:rPr>
              <w:pPrChange w:id="934" w:author="Mohammad Nayeem Hasan" w:date="2022-11-03T22:34:00Z">
                <w:pPr>
                  <w:jc w:val="center"/>
                </w:pPr>
              </w:pPrChange>
            </w:pPr>
            <w:r w:rsidRPr="00186BD2">
              <w:rPr>
                <w:rFonts w:ascii="Times New Roman" w:hAnsi="Times New Roman" w:cs="Times New Roman"/>
                <w:sz w:val="24"/>
                <w:szCs w:val="24"/>
              </w:rPr>
              <w:t>2011</w:t>
            </w:r>
          </w:p>
        </w:tc>
        <w:tc>
          <w:tcPr>
            <w:tcW w:w="1062" w:type="pct"/>
            <w:tcPrChange w:id="935" w:author="Mohammad Nayeem Hasan" w:date="2022-11-24T15:34:00Z">
              <w:tcPr>
                <w:tcW w:w="498" w:type="pct"/>
                <w:gridSpan w:val="2"/>
              </w:tcPr>
            </w:tcPrChange>
          </w:tcPr>
          <w:p w14:paraId="65B90CEC" w14:textId="536F52A0" w:rsidR="007659D3" w:rsidRPr="00186BD2" w:rsidRDefault="007659D3">
            <w:pPr>
              <w:spacing w:line="276" w:lineRule="auto"/>
              <w:rPr>
                <w:rFonts w:ascii="Times New Roman" w:hAnsi="Times New Roman" w:cs="Times New Roman"/>
                <w:sz w:val="24"/>
                <w:szCs w:val="24"/>
              </w:rPr>
              <w:pPrChange w:id="936"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37" w:author="Mohammad Nayeem Hasan" w:date="2022-11-24T15:34:00Z">
              <w:tcPr>
                <w:tcW w:w="538" w:type="pct"/>
                <w:gridSpan w:val="2"/>
              </w:tcPr>
            </w:tcPrChange>
          </w:tcPr>
          <w:p w14:paraId="1555F04D" w14:textId="518B81DD" w:rsidR="007659D3" w:rsidRPr="00186BD2" w:rsidRDefault="007659D3">
            <w:pPr>
              <w:spacing w:line="276" w:lineRule="auto"/>
              <w:rPr>
                <w:rFonts w:ascii="Times New Roman" w:hAnsi="Times New Roman" w:cs="Times New Roman"/>
                <w:sz w:val="24"/>
                <w:szCs w:val="24"/>
              </w:rPr>
              <w:pPrChange w:id="938" w:author="Mohammad Nayeem Hasan" w:date="2022-11-03T22:34:00Z">
                <w:pPr>
                  <w:jc w:val="center"/>
                </w:pPr>
              </w:pPrChange>
            </w:pPr>
            <w:r w:rsidRPr="00186BD2">
              <w:rPr>
                <w:rFonts w:ascii="Times New Roman" w:hAnsi="Times New Roman" w:cs="Times New Roman"/>
                <w:sz w:val="24"/>
                <w:szCs w:val="24"/>
              </w:rPr>
              <w:t>113.25 (200.89)</w:t>
            </w:r>
          </w:p>
        </w:tc>
        <w:tc>
          <w:tcPr>
            <w:tcW w:w="1098" w:type="pct"/>
            <w:tcPrChange w:id="939" w:author="Mohammad Nayeem Hasan" w:date="2022-11-24T15:34:00Z">
              <w:tcPr>
                <w:tcW w:w="514" w:type="pct"/>
              </w:tcPr>
            </w:tcPrChange>
          </w:tcPr>
          <w:p w14:paraId="1CF068F5" w14:textId="35C925DF" w:rsidR="007659D3" w:rsidRPr="00186BD2" w:rsidRDefault="007659D3">
            <w:pPr>
              <w:spacing w:line="276" w:lineRule="auto"/>
              <w:rPr>
                <w:rFonts w:ascii="Times New Roman" w:hAnsi="Times New Roman" w:cs="Times New Roman"/>
                <w:sz w:val="24"/>
                <w:szCs w:val="24"/>
              </w:rPr>
              <w:pPrChange w:id="940" w:author="Mohammad Nayeem Hasan" w:date="2022-11-03T22:34:00Z">
                <w:pPr>
                  <w:jc w:val="center"/>
                </w:pPr>
              </w:pPrChange>
            </w:pPr>
            <w:r w:rsidRPr="00186BD2">
              <w:rPr>
                <w:rFonts w:ascii="Times New Roman" w:hAnsi="Times New Roman" w:cs="Times New Roman"/>
                <w:sz w:val="24"/>
                <w:szCs w:val="24"/>
              </w:rPr>
              <w:t>691</w:t>
            </w:r>
          </w:p>
        </w:tc>
        <w:tc>
          <w:tcPr>
            <w:tcW w:w="844" w:type="pct"/>
            <w:tcPrChange w:id="941" w:author="Mohammad Nayeem Hasan" w:date="2022-11-24T15:34:00Z">
              <w:tcPr>
                <w:tcW w:w="403" w:type="pct"/>
              </w:tcPr>
            </w:tcPrChange>
          </w:tcPr>
          <w:p w14:paraId="10EEF997" w14:textId="1917E43D" w:rsidR="007659D3" w:rsidRPr="00186BD2" w:rsidRDefault="007659D3">
            <w:pPr>
              <w:spacing w:line="276" w:lineRule="auto"/>
              <w:rPr>
                <w:rFonts w:ascii="Times New Roman" w:hAnsi="Times New Roman" w:cs="Times New Roman"/>
                <w:sz w:val="24"/>
                <w:szCs w:val="24"/>
              </w:rPr>
              <w:pPrChange w:id="942" w:author="Mohammad Nayeem Hasan" w:date="2022-11-03T22:34:00Z">
                <w:pPr>
                  <w:jc w:val="center"/>
                </w:pPr>
              </w:pPrChange>
            </w:pPr>
            <w:r w:rsidRPr="00186BD2">
              <w:rPr>
                <w:rFonts w:ascii="Times New Roman" w:hAnsi="Times New Roman" w:cs="Times New Roman"/>
                <w:sz w:val="24"/>
                <w:szCs w:val="24"/>
              </w:rPr>
              <w:t>1359</w:t>
            </w:r>
          </w:p>
        </w:tc>
      </w:tr>
      <w:tr w:rsidR="007659D3" w:rsidRPr="00186BD2" w14:paraId="67586291" w14:textId="6654545A" w:rsidTr="00E05263">
        <w:trPr>
          <w:jc w:val="center"/>
          <w:trPrChange w:id="943" w:author="Mohammad Nayeem Hasan" w:date="2022-11-24T15:34:00Z">
            <w:trPr>
              <w:gridAfter w:val="0"/>
              <w:jc w:val="center"/>
            </w:trPr>
          </w:trPrChange>
        </w:trPr>
        <w:tc>
          <w:tcPr>
            <w:tcW w:w="845" w:type="pct"/>
            <w:tcPrChange w:id="944" w:author="Mohammad Nayeem Hasan" w:date="2022-11-24T15:34:00Z">
              <w:tcPr>
                <w:tcW w:w="403" w:type="pct"/>
              </w:tcPr>
            </w:tcPrChange>
          </w:tcPr>
          <w:p w14:paraId="78431D73" w14:textId="21CFF6A4" w:rsidR="007659D3" w:rsidRPr="00186BD2" w:rsidRDefault="007659D3">
            <w:pPr>
              <w:spacing w:line="276" w:lineRule="auto"/>
              <w:rPr>
                <w:rFonts w:ascii="Times New Roman" w:hAnsi="Times New Roman" w:cs="Times New Roman"/>
                <w:sz w:val="24"/>
                <w:szCs w:val="24"/>
              </w:rPr>
              <w:pPrChange w:id="945" w:author="Mohammad Nayeem Hasan" w:date="2022-11-03T22:34:00Z">
                <w:pPr>
                  <w:jc w:val="center"/>
                </w:pPr>
              </w:pPrChange>
            </w:pPr>
            <w:r w:rsidRPr="00186BD2">
              <w:rPr>
                <w:rFonts w:ascii="Times New Roman" w:hAnsi="Times New Roman" w:cs="Times New Roman"/>
                <w:sz w:val="24"/>
                <w:szCs w:val="24"/>
              </w:rPr>
              <w:t>2012</w:t>
            </w:r>
          </w:p>
        </w:tc>
        <w:tc>
          <w:tcPr>
            <w:tcW w:w="1062" w:type="pct"/>
            <w:tcPrChange w:id="946" w:author="Mohammad Nayeem Hasan" w:date="2022-11-24T15:34:00Z">
              <w:tcPr>
                <w:tcW w:w="498" w:type="pct"/>
                <w:gridSpan w:val="2"/>
              </w:tcPr>
            </w:tcPrChange>
          </w:tcPr>
          <w:p w14:paraId="41CDC5E1" w14:textId="70C1AE72" w:rsidR="007659D3" w:rsidRPr="00186BD2" w:rsidRDefault="007659D3">
            <w:pPr>
              <w:spacing w:line="276" w:lineRule="auto"/>
              <w:rPr>
                <w:rFonts w:ascii="Times New Roman" w:hAnsi="Times New Roman" w:cs="Times New Roman"/>
                <w:sz w:val="24"/>
                <w:szCs w:val="24"/>
              </w:rPr>
              <w:pPrChange w:id="947"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48" w:author="Mohammad Nayeem Hasan" w:date="2022-11-24T15:34:00Z">
              <w:tcPr>
                <w:tcW w:w="538" w:type="pct"/>
                <w:gridSpan w:val="2"/>
              </w:tcPr>
            </w:tcPrChange>
          </w:tcPr>
          <w:p w14:paraId="768E42AC" w14:textId="6D44A9D5" w:rsidR="007659D3" w:rsidRPr="00186BD2" w:rsidRDefault="007659D3">
            <w:pPr>
              <w:spacing w:line="276" w:lineRule="auto"/>
              <w:rPr>
                <w:rFonts w:ascii="Times New Roman" w:hAnsi="Times New Roman" w:cs="Times New Roman"/>
                <w:sz w:val="24"/>
                <w:szCs w:val="24"/>
              </w:rPr>
              <w:pPrChange w:id="949" w:author="Mohammad Nayeem Hasan" w:date="2022-11-03T22:34:00Z">
                <w:pPr>
                  <w:jc w:val="center"/>
                </w:pPr>
              </w:pPrChange>
            </w:pPr>
            <w:r w:rsidRPr="00186BD2">
              <w:rPr>
                <w:rFonts w:ascii="Times New Roman" w:hAnsi="Times New Roman" w:cs="Times New Roman"/>
                <w:sz w:val="24"/>
                <w:szCs w:val="24"/>
              </w:rPr>
              <w:t>55.92 (81.71)</w:t>
            </w:r>
          </w:p>
        </w:tc>
        <w:tc>
          <w:tcPr>
            <w:tcW w:w="1098" w:type="pct"/>
            <w:tcPrChange w:id="950" w:author="Mohammad Nayeem Hasan" w:date="2022-11-24T15:34:00Z">
              <w:tcPr>
                <w:tcW w:w="514" w:type="pct"/>
              </w:tcPr>
            </w:tcPrChange>
          </w:tcPr>
          <w:p w14:paraId="4AA0C3D5" w14:textId="5C86EC42" w:rsidR="007659D3" w:rsidRPr="00186BD2" w:rsidRDefault="007659D3">
            <w:pPr>
              <w:spacing w:line="276" w:lineRule="auto"/>
              <w:rPr>
                <w:rFonts w:ascii="Times New Roman" w:hAnsi="Times New Roman" w:cs="Times New Roman"/>
                <w:sz w:val="24"/>
                <w:szCs w:val="24"/>
              </w:rPr>
              <w:pPrChange w:id="951" w:author="Mohammad Nayeem Hasan" w:date="2022-11-03T22:34:00Z">
                <w:pPr>
                  <w:jc w:val="center"/>
                </w:pPr>
              </w:pPrChange>
            </w:pPr>
            <w:r w:rsidRPr="00186BD2">
              <w:rPr>
                <w:rFonts w:ascii="Times New Roman" w:hAnsi="Times New Roman" w:cs="Times New Roman"/>
                <w:sz w:val="24"/>
                <w:szCs w:val="24"/>
              </w:rPr>
              <w:t>262</w:t>
            </w:r>
          </w:p>
        </w:tc>
        <w:tc>
          <w:tcPr>
            <w:tcW w:w="844" w:type="pct"/>
            <w:tcPrChange w:id="952" w:author="Mohammad Nayeem Hasan" w:date="2022-11-24T15:34:00Z">
              <w:tcPr>
                <w:tcW w:w="403" w:type="pct"/>
              </w:tcPr>
            </w:tcPrChange>
          </w:tcPr>
          <w:p w14:paraId="37700172" w14:textId="0AAF9D8C" w:rsidR="007659D3" w:rsidRPr="00186BD2" w:rsidRDefault="007659D3">
            <w:pPr>
              <w:spacing w:line="276" w:lineRule="auto"/>
              <w:rPr>
                <w:rFonts w:ascii="Times New Roman" w:hAnsi="Times New Roman" w:cs="Times New Roman"/>
                <w:sz w:val="24"/>
                <w:szCs w:val="24"/>
              </w:rPr>
              <w:pPrChange w:id="953" w:author="Mohammad Nayeem Hasan" w:date="2022-11-03T22:34:00Z">
                <w:pPr>
                  <w:jc w:val="center"/>
                </w:pPr>
              </w:pPrChange>
            </w:pPr>
            <w:r w:rsidRPr="00186BD2">
              <w:rPr>
                <w:rFonts w:ascii="Times New Roman" w:hAnsi="Times New Roman" w:cs="Times New Roman"/>
                <w:sz w:val="24"/>
                <w:szCs w:val="24"/>
              </w:rPr>
              <w:t>671</w:t>
            </w:r>
          </w:p>
        </w:tc>
      </w:tr>
      <w:tr w:rsidR="007659D3" w:rsidRPr="00186BD2" w14:paraId="057014F1" w14:textId="2403BC2F" w:rsidTr="00E05263">
        <w:trPr>
          <w:jc w:val="center"/>
          <w:trPrChange w:id="954" w:author="Mohammad Nayeem Hasan" w:date="2022-11-24T15:34:00Z">
            <w:trPr>
              <w:gridAfter w:val="0"/>
              <w:jc w:val="center"/>
            </w:trPr>
          </w:trPrChange>
        </w:trPr>
        <w:tc>
          <w:tcPr>
            <w:tcW w:w="845" w:type="pct"/>
            <w:tcPrChange w:id="955" w:author="Mohammad Nayeem Hasan" w:date="2022-11-24T15:34:00Z">
              <w:tcPr>
                <w:tcW w:w="403" w:type="pct"/>
              </w:tcPr>
            </w:tcPrChange>
          </w:tcPr>
          <w:p w14:paraId="44CA3E8D" w14:textId="1E10E9D1" w:rsidR="007659D3" w:rsidRPr="00186BD2" w:rsidRDefault="007659D3">
            <w:pPr>
              <w:spacing w:line="276" w:lineRule="auto"/>
              <w:rPr>
                <w:rFonts w:ascii="Times New Roman" w:hAnsi="Times New Roman" w:cs="Times New Roman"/>
                <w:sz w:val="24"/>
                <w:szCs w:val="24"/>
              </w:rPr>
              <w:pPrChange w:id="956" w:author="Mohammad Nayeem Hasan" w:date="2022-11-03T22:34:00Z">
                <w:pPr>
                  <w:jc w:val="center"/>
                </w:pPr>
              </w:pPrChange>
            </w:pPr>
            <w:r w:rsidRPr="00186BD2">
              <w:rPr>
                <w:rFonts w:ascii="Times New Roman" w:hAnsi="Times New Roman" w:cs="Times New Roman"/>
                <w:sz w:val="24"/>
                <w:szCs w:val="24"/>
              </w:rPr>
              <w:t>2013</w:t>
            </w:r>
          </w:p>
        </w:tc>
        <w:tc>
          <w:tcPr>
            <w:tcW w:w="1062" w:type="pct"/>
            <w:tcPrChange w:id="957" w:author="Mohammad Nayeem Hasan" w:date="2022-11-24T15:34:00Z">
              <w:tcPr>
                <w:tcW w:w="498" w:type="pct"/>
                <w:gridSpan w:val="2"/>
              </w:tcPr>
            </w:tcPrChange>
          </w:tcPr>
          <w:p w14:paraId="1DCE73F4" w14:textId="514E41F3" w:rsidR="007659D3" w:rsidRPr="00186BD2" w:rsidRDefault="007659D3">
            <w:pPr>
              <w:spacing w:line="276" w:lineRule="auto"/>
              <w:rPr>
                <w:rFonts w:ascii="Times New Roman" w:hAnsi="Times New Roman" w:cs="Times New Roman"/>
                <w:sz w:val="24"/>
                <w:szCs w:val="24"/>
              </w:rPr>
              <w:pPrChange w:id="958"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59" w:author="Mohammad Nayeem Hasan" w:date="2022-11-24T15:34:00Z">
              <w:tcPr>
                <w:tcW w:w="538" w:type="pct"/>
                <w:gridSpan w:val="2"/>
              </w:tcPr>
            </w:tcPrChange>
          </w:tcPr>
          <w:p w14:paraId="6B0E4F91" w14:textId="53698EC2" w:rsidR="007659D3" w:rsidRPr="00186BD2" w:rsidRDefault="007659D3">
            <w:pPr>
              <w:spacing w:line="276" w:lineRule="auto"/>
              <w:rPr>
                <w:rFonts w:ascii="Times New Roman" w:hAnsi="Times New Roman" w:cs="Times New Roman"/>
                <w:sz w:val="24"/>
                <w:szCs w:val="24"/>
              </w:rPr>
              <w:pPrChange w:id="960" w:author="Mohammad Nayeem Hasan" w:date="2022-11-03T22:34:00Z">
                <w:pPr>
                  <w:jc w:val="center"/>
                </w:pPr>
              </w:pPrChange>
            </w:pPr>
            <w:r w:rsidRPr="00186BD2">
              <w:rPr>
                <w:rFonts w:ascii="Times New Roman" w:hAnsi="Times New Roman" w:cs="Times New Roman"/>
                <w:sz w:val="24"/>
                <w:szCs w:val="24"/>
              </w:rPr>
              <w:t>145.75 (177.14)</w:t>
            </w:r>
          </w:p>
        </w:tc>
        <w:tc>
          <w:tcPr>
            <w:tcW w:w="1098" w:type="pct"/>
            <w:tcPrChange w:id="961" w:author="Mohammad Nayeem Hasan" w:date="2022-11-24T15:34:00Z">
              <w:tcPr>
                <w:tcW w:w="514" w:type="pct"/>
              </w:tcPr>
            </w:tcPrChange>
          </w:tcPr>
          <w:p w14:paraId="1F0F6D6E" w14:textId="379DAA4E" w:rsidR="007659D3" w:rsidRPr="00186BD2" w:rsidRDefault="007659D3">
            <w:pPr>
              <w:spacing w:line="276" w:lineRule="auto"/>
              <w:rPr>
                <w:rFonts w:ascii="Times New Roman" w:hAnsi="Times New Roman" w:cs="Times New Roman"/>
                <w:sz w:val="24"/>
                <w:szCs w:val="24"/>
              </w:rPr>
              <w:pPrChange w:id="962" w:author="Mohammad Nayeem Hasan" w:date="2022-11-03T22:34:00Z">
                <w:pPr>
                  <w:jc w:val="center"/>
                </w:pPr>
              </w:pPrChange>
            </w:pPr>
            <w:r w:rsidRPr="00186BD2">
              <w:rPr>
                <w:rFonts w:ascii="Times New Roman" w:hAnsi="Times New Roman" w:cs="Times New Roman"/>
                <w:sz w:val="24"/>
                <w:szCs w:val="24"/>
              </w:rPr>
              <w:t>495</w:t>
            </w:r>
          </w:p>
        </w:tc>
        <w:tc>
          <w:tcPr>
            <w:tcW w:w="844" w:type="pct"/>
            <w:tcPrChange w:id="963" w:author="Mohammad Nayeem Hasan" w:date="2022-11-24T15:34:00Z">
              <w:tcPr>
                <w:tcW w:w="403" w:type="pct"/>
              </w:tcPr>
            </w:tcPrChange>
          </w:tcPr>
          <w:p w14:paraId="5CD36EA5" w14:textId="2F233D05" w:rsidR="007659D3" w:rsidRPr="00186BD2" w:rsidRDefault="007659D3">
            <w:pPr>
              <w:spacing w:line="276" w:lineRule="auto"/>
              <w:rPr>
                <w:rFonts w:ascii="Times New Roman" w:hAnsi="Times New Roman" w:cs="Times New Roman"/>
                <w:sz w:val="24"/>
                <w:szCs w:val="24"/>
              </w:rPr>
              <w:pPrChange w:id="964" w:author="Mohammad Nayeem Hasan" w:date="2022-11-03T22:34:00Z">
                <w:pPr>
                  <w:jc w:val="center"/>
                </w:pPr>
              </w:pPrChange>
            </w:pPr>
            <w:r w:rsidRPr="00186BD2">
              <w:rPr>
                <w:rFonts w:ascii="Times New Roman" w:hAnsi="Times New Roman" w:cs="Times New Roman"/>
                <w:sz w:val="24"/>
                <w:szCs w:val="24"/>
              </w:rPr>
              <w:t>1749</w:t>
            </w:r>
          </w:p>
        </w:tc>
      </w:tr>
      <w:tr w:rsidR="007659D3" w:rsidRPr="00186BD2" w14:paraId="39ADD096" w14:textId="2E088034" w:rsidTr="00E05263">
        <w:trPr>
          <w:jc w:val="center"/>
          <w:trPrChange w:id="965" w:author="Mohammad Nayeem Hasan" w:date="2022-11-24T15:34:00Z">
            <w:trPr>
              <w:gridAfter w:val="0"/>
              <w:jc w:val="center"/>
            </w:trPr>
          </w:trPrChange>
        </w:trPr>
        <w:tc>
          <w:tcPr>
            <w:tcW w:w="845" w:type="pct"/>
            <w:tcPrChange w:id="966" w:author="Mohammad Nayeem Hasan" w:date="2022-11-24T15:34:00Z">
              <w:tcPr>
                <w:tcW w:w="403" w:type="pct"/>
              </w:tcPr>
            </w:tcPrChange>
          </w:tcPr>
          <w:p w14:paraId="0C89BA56" w14:textId="37F7223A" w:rsidR="007659D3" w:rsidRPr="00186BD2" w:rsidRDefault="007659D3">
            <w:pPr>
              <w:spacing w:line="276" w:lineRule="auto"/>
              <w:rPr>
                <w:rFonts w:ascii="Times New Roman" w:hAnsi="Times New Roman" w:cs="Times New Roman"/>
                <w:sz w:val="24"/>
                <w:szCs w:val="24"/>
              </w:rPr>
              <w:pPrChange w:id="967" w:author="Mohammad Nayeem Hasan" w:date="2022-11-03T22:34:00Z">
                <w:pPr>
                  <w:jc w:val="center"/>
                </w:pPr>
              </w:pPrChange>
            </w:pPr>
            <w:r w:rsidRPr="00186BD2">
              <w:rPr>
                <w:rFonts w:ascii="Times New Roman" w:hAnsi="Times New Roman" w:cs="Times New Roman"/>
                <w:sz w:val="24"/>
                <w:szCs w:val="24"/>
              </w:rPr>
              <w:t>2014</w:t>
            </w:r>
          </w:p>
        </w:tc>
        <w:tc>
          <w:tcPr>
            <w:tcW w:w="1062" w:type="pct"/>
            <w:tcPrChange w:id="968" w:author="Mohammad Nayeem Hasan" w:date="2022-11-24T15:34:00Z">
              <w:tcPr>
                <w:tcW w:w="498" w:type="pct"/>
                <w:gridSpan w:val="2"/>
              </w:tcPr>
            </w:tcPrChange>
          </w:tcPr>
          <w:p w14:paraId="1ABE2B91" w14:textId="4244EEE7" w:rsidR="007659D3" w:rsidRPr="00186BD2" w:rsidRDefault="007659D3">
            <w:pPr>
              <w:spacing w:line="276" w:lineRule="auto"/>
              <w:rPr>
                <w:rFonts w:ascii="Times New Roman" w:hAnsi="Times New Roman" w:cs="Times New Roman"/>
                <w:sz w:val="24"/>
                <w:szCs w:val="24"/>
              </w:rPr>
              <w:pPrChange w:id="969"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70" w:author="Mohammad Nayeem Hasan" w:date="2022-11-24T15:34:00Z">
              <w:tcPr>
                <w:tcW w:w="538" w:type="pct"/>
                <w:gridSpan w:val="2"/>
              </w:tcPr>
            </w:tcPrChange>
          </w:tcPr>
          <w:p w14:paraId="10EE1531" w14:textId="65763C9A" w:rsidR="007659D3" w:rsidRPr="00186BD2" w:rsidRDefault="007659D3">
            <w:pPr>
              <w:spacing w:line="276" w:lineRule="auto"/>
              <w:rPr>
                <w:rFonts w:ascii="Times New Roman" w:hAnsi="Times New Roman" w:cs="Times New Roman"/>
                <w:sz w:val="24"/>
                <w:szCs w:val="24"/>
              </w:rPr>
              <w:pPrChange w:id="971" w:author="Mohammad Nayeem Hasan" w:date="2022-11-03T22:34:00Z">
                <w:pPr>
                  <w:jc w:val="center"/>
                </w:pPr>
              </w:pPrChange>
            </w:pPr>
            <w:r w:rsidRPr="00186BD2">
              <w:rPr>
                <w:rFonts w:ascii="Times New Roman" w:hAnsi="Times New Roman" w:cs="Times New Roman"/>
                <w:sz w:val="24"/>
                <w:szCs w:val="24"/>
              </w:rPr>
              <w:t>31.25 (33.27)</w:t>
            </w:r>
          </w:p>
        </w:tc>
        <w:tc>
          <w:tcPr>
            <w:tcW w:w="1098" w:type="pct"/>
            <w:tcPrChange w:id="972" w:author="Mohammad Nayeem Hasan" w:date="2022-11-24T15:34:00Z">
              <w:tcPr>
                <w:tcW w:w="514" w:type="pct"/>
              </w:tcPr>
            </w:tcPrChange>
          </w:tcPr>
          <w:p w14:paraId="18AFAEE7" w14:textId="3AB56C72" w:rsidR="007659D3" w:rsidRPr="00186BD2" w:rsidRDefault="007659D3">
            <w:pPr>
              <w:spacing w:line="276" w:lineRule="auto"/>
              <w:rPr>
                <w:rFonts w:ascii="Times New Roman" w:hAnsi="Times New Roman" w:cs="Times New Roman"/>
                <w:sz w:val="24"/>
                <w:szCs w:val="24"/>
              </w:rPr>
              <w:pPrChange w:id="973" w:author="Mohammad Nayeem Hasan" w:date="2022-11-03T22:34:00Z">
                <w:pPr>
                  <w:jc w:val="center"/>
                </w:pPr>
              </w:pPrChange>
            </w:pPr>
            <w:r w:rsidRPr="00186BD2">
              <w:rPr>
                <w:rFonts w:ascii="Times New Roman" w:hAnsi="Times New Roman" w:cs="Times New Roman"/>
                <w:sz w:val="24"/>
                <w:szCs w:val="24"/>
              </w:rPr>
              <w:t>82</w:t>
            </w:r>
          </w:p>
        </w:tc>
        <w:tc>
          <w:tcPr>
            <w:tcW w:w="844" w:type="pct"/>
            <w:tcPrChange w:id="974" w:author="Mohammad Nayeem Hasan" w:date="2022-11-24T15:34:00Z">
              <w:tcPr>
                <w:tcW w:w="403" w:type="pct"/>
              </w:tcPr>
            </w:tcPrChange>
          </w:tcPr>
          <w:p w14:paraId="1C585B9A" w14:textId="2F98810C" w:rsidR="007659D3" w:rsidRPr="00186BD2" w:rsidRDefault="007659D3">
            <w:pPr>
              <w:spacing w:line="276" w:lineRule="auto"/>
              <w:rPr>
                <w:rFonts w:ascii="Times New Roman" w:hAnsi="Times New Roman" w:cs="Times New Roman"/>
                <w:sz w:val="24"/>
                <w:szCs w:val="24"/>
              </w:rPr>
              <w:pPrChange w:id="975" w:author="Mohammad Nayeem Hasan" w:date="2022-11-03T22:34:00Z">
                <w:pPr>
                  <w:jc w:val="center"/>
                </w:pPr>
              </w:pPrChange>
            </w:pPr>
            <w:r w:rsidRPr="00186BD2">
              <w:rPr>
                <w:rFonts w:ascii="Times New Roman" w:hAnsi="Times New Roman" w:cs="Times New Roman"/>
                <w:sz w:val="24"/>
                <w:szCs w:val="24"/>
              </w:rPr>
              <w:t>375</w:t>
            </w:r>
          </w:p>
        </w:tc>
      </w:tr>
      <w:tr w:rsidR="007659D3" w:rsidRPr="00186BD2" w14:paraId="3EEB7597" w14:textId="6C07B8CB" w:rsidTr="00E05263">
        <w:trPr>
          <w:jc w:val="center"/>
          <w:trPrChange w:id="976" w:author="Mohammad Nayeem Hasan" w:date="2022-11-24T15:34:00Z">
            <w:trPr>
              <w:gridAfter w:val="0"/>
              <w:jc w:val="center"/>
            </w:trPr>
          </w:trPrChange>
        </w:trPr>
        <w:tc>
          <w:tcPr>
            <w:tcW w:w="845" w:type="pct"/>
            <w:tcPrChange w:id="977" w:author="Mohammad Nayeem Hasan" w:date="2022-11-24T15:34:00Z">
              <w:tcPr>
                <w:tcW w:w="403" w:type="pct"/>
              </w:tcPr>
            </w:tcPrChange>
          </w:tcPr>
          <w:p w14:paraId="5C27DC8A" w14:textId="7D0664A0" w:rsidR="007659D3" w:rsidRPr="00186BD2" w:rsidRDefault="007659D3">
            <w:pPr>
              <w:spacing w:line="276" w:lineRule="auto"/>
              <w:rPr>
                <w:rFonts w:ascii="Times New Roman" w:hAnsi="Times New Roman" w:cs="Times New Roman"/>
                <w:sz w:val="24"/>
                <w:szCs w:val="24"/>
              </w:rPr>
              <w:pPrChange w:id="978" w:author="Mohammad Nayeem Hasan" w:date="2022-11-03T22:34:00Z">
                <w:pPr>
                  <w:jc w:val="center"/>
                </w:pPr>
              </w:pPrChange>
            </w:pPr>
            <w:r w:rsidRPr="00186BD2">
              <w:rPr>
                <w:rFonts w:ascii="Times New Roman" w:hAnsi="Times New Roman" w:cs="Times New Roman"/>
                <w:sz w:val="24"/>
                <w:szCs w:val="24"/>
              </w:rPr>
              <w:t>2015</w:t>
            </w:r>
          </w:p>
        </w:tc>
        <w:tc>
          <w:tcPr>
            <w:tcW w:w="1062" w:type="pct"/>
            <w:tcPrChange w:id="979" w:author="Mohammad Nayeem Hasan" w:date="2022-11-24T15:34:00Z">
              <w:tcPr>
                <w:tcW w:w="498" w:type="pct"/>
                <w:gridSpan w:val="2"/>
              </w:tcPr>
            </w:tcPrChange>
          </w:tcPr>
          <w:p w14:paraId="00447001" w14:textId="698DF5C6" w:rsidR="007659D3" w:rsidRPr="00186BD2" w:rsidRDefault="007659D3">
            <w:pPr>
              <w:spacing w:line="276" w:lineRule="auto"/>
              <w:rPr>
                <w:rFonts w:ascii="Times New Roman" w:hAnsi="Times New Roman" w:cs="Times New Roman"/>
                <w:sz w:val="24"/>
                <w:szCs w:val="24"/>
              </w:rPr>
              <w:pPrChange w:id="980"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981" w:author="Mohammad Nayeem Hasan" w:date="2022-11-24T15:34:00Z">
              <w:tcPr>
                <w:tcW w:w="538" w:type="pct"/>
                <w:gridSpan w:val="2"/>
              </w:tcPr>
            </w:tcPrChange>
          </w:tcPr>
          <w:p w14:paraId="2465842D" w14:textId="36B72BD4" w:rsidR="007659D3" w:rsidRPr="00186BD2" w:rsidRDefault="007659D3">
            <w:pPr>
              <w:spacing w:line="276" w:lineRule="auto"/>
              <w:rPr>
                <w:rFonts w:ascii="Times New Roman" w:hAnsi="Times New Roman" w:cs="Times New Roman"/>
                <w:sz w:val="24"/>
                <w:szCs w:val="24"/>
              </w:rPr>
              <w:pPrChange w:id="982" w:author="Mohammad Nayeem Hasan" w:date="2022-11-03T22:34:00Z">
                <w:pPr>
                  <w:jc w:val="center"/>
                </w:pPr>
              </w:pPrChange>
            </w:pPr>
            <w:r w:rsidRPr="00186BD2">
              <w:rPr>
                <w:rFonts w:ascii="Times New Roman" w:hAnsi="Times New Roman" w:cs="Times New Roman"/>
                <w:sz w:val="24"/>
                <w:szCs w:val="24"/>
              </w:rPr>
              <w:t>263.5 (375.09)</w:t>
            </w:r>
          </w:p>
        </w:tc>
        <w:tc>
          <w:tcPr>
            <w:tcW w:w="1098" w:type="pct"/>
            <w:tcPrChange w:id="983" w:author="Mohammad Nayeem Hasan" w:date="2022-11-24T15:34:00Z">
              <w:tcPr>
                <w:tcW w:w="514" w:type="pct"/>
              </w:tcPr>
            </w:tcPrChange>
          </w:tcPr>
          <w:p w14:paraId="658C7B1A" w14:textId="5ABDB634" w:rsidR="007659D3" w:rsidRPr="00186BD2" w:rsidRDefault="007659D3">
            <w:pPr>
              <w:spacing w:line="276" w:lineRule="auto"/>
              <w:rPr>
                <w:rFonts w:ascii="Times New Roman" w:hAnsi="Times New Roman" w:cs="Times New Roman"/>
                <w:sz w:val="24"/>
                <w:szCs w:val="24"/>
              </w:rPr>
              <w:pPrChange w:id="984" w:author="Mohammad Nayeem Hasan" w:date="2022-11-03T22:34:00Z">
                <w:pPr>
                  <w:jc w:val="center"/>
                </w:pPr>
              </w:pPrChange>
            </w:pPr>
            <w:r w:rsidRPr="00186BD2">
              <w:rPr>
                <w:rFonts w:ascii="Times New Roman" w:hAnsi="Times New Roman" w:cs="Times New Roman"/>
                <w:sz w:val="24"/>
                <w:szCs w:val="24"/>
              </w:rPr>
              <w:t>965</w:t>
            </w:r>
          </w:p>
        </w:tc>
        <w:tc>
          <w:tcPr>
            <w:tcW w:w="844" w:type="pct"/>
            <w:tcPrChange w:id="985" w:author="Mohammad Nayeem Hasan" w:date="2022-11-24T15:34:00Z">
              <w:tcPr>
                <w:tcW w:w="403" w:type="pct"/>
              </w:tcPr>
            </w:tcPrChange>
          </w:tcPr>
          <w:p w14:paraId="28517D9D" w14:textId="35173F19" w:rsidR="007659D3" w:rsidRPr="00186BD2" w:rsidRDefault="007659D3">
            <w:pPr>
              <w:spacing w:line="276" w:lineRule="auto"/>
              <w:rPr>
                <w:rFonts w:ascii="Times New Roman" w:hAnsi="Times New Roman" w:cs="Times New Roman"/>
                <w:sz w:val="24"/>
                <w:szCs w:val="24"/>
              </w:rPr>
              <w:pPrChange w:id="986" w:author="Mohammad Nayeem Hasan" w:date="2022-11-03T22:34:00Z">
                <w:pPr>
                  <w:jc w:val="center"/>
                </w:pPr>
              </w:pPrChange>
            </w:pPr>
            <w:r w:rsidRPr="00186BD2">
              <w:rPr>
                <w:rFonts w:ascii="Times New Roman" w:hAnsi="Times New Roman" w:cs="Times New Roman"/>
                <w:sz w:val="24"/>
                <w:szCs w:val="24"/>
              </w:rPr>
              <w:t>3162</w:t>
            </w:r>
          </w:p>
        </w:tc>
      </w:tr>
      <w:tr w:rsidR="007659D3" w:rsidRPr="00186BD2" w14:paraId="78EAECBE" w14:textId="387016A5" w:rsidTr="00E05263">
        <w:trPr>
          <w:jc w:val="center"/>
          <w:trPrChange w:id="987" w:author="Mohammad Nayeem Hasan" w:date="2022-11-24T15:34:00Z">
            <w:trPr>
              <w:gridAfter w:val="0"/>
              <w:jc w:val="center"/>
            </w:trPr>
          </w:trPrChange>
        </w:trPr>
        <w:tc>
          <w:tcPr>
            <w:tcW w:w="845" w:type="pct"/>
            <w:tcPrChange w:id="988" w:author="Mohammad Nayeem Hasan" w:date="2022-11-24T15:34:00Z">
              <w:tcPr>
                <w:tcW w:w="403" w:type="pct"/>
              </w:tcPr>
            </w:tcPrChange>
          </w:tcPr>
          <w:p w14:paraId="6A0AE4C4" w14:textId="725DCA46" w:rsidR="007659D3" w:rsidRPr="00186BD2" w:rsidRDefault="007659D3">
            <w:pPr>
              <w:spacing w:line="276" w:lineRule="auto"/>
              <w:rPr>
                <w:rFonts w:ascii="Times New Roman" w:hAnsi="Times New Roman" w:cs="Times New Roman"/>
                <w:sz w:val="24"/>
                <w:szCs w:val="24"/>
              </w:rPr>
              <w:pPrChange w:id="989" w:author="Mohammad Nayeem Hasan" w:date="2022-11-03T22:34:00Z">
                <w:pPr>
                  <w:jc w:val="center"/>
                </w:pPr>
              </w:pPrChange>
            </w:pPr>
            <w:r w:rsidRPr="00186BD2">
              <w:rPr>
                <w:rFonts w:ascii="Times New Roman" w:hAnsi="Times New Roman" w:cs="Times New Roman"/>
                <w:sz w:val="24"/>
                <w:szCs w:val="24"/>
              </w:rPr>
              <w:t>2016</w:t>
            </w:r>
          </w:p>
        </w:tc>
        <w:tc>
          <w:tcPr>
            <w:tcW w:w="1062" w:type="pct"/>
            <w:tcPrChange w:id="990" w:author="Mohammad Nayeem Hasan" w:date="2022-11-24T15:34:00Z">
              <w:tcPr>
                <w:tcW w:w="498" w:type="pct"/>
                <w:gridSpan w:val="2"/>
              </w:tcPr>
            </w:tcPrChange>
          </w:tcPr>
          <w:p w14:paraId="3EF714E9" w14:textId="031A65F2" w:rsidR="007659D3" w:rsidRPr="00186BD2" w:rsidRDefault="007659D3">
            <w:pPr>
              <w:spacing w:line="276" w:lineRule="auto"/>
              <w:rPr>
                <w:rFonts w:ascii="Times New Roman" w:hAnsi="Times New Roman" w:cs="Times New Roman"/>
                <w:sz w:val="24"/>
                <w:szCs w:val="24"/>
              </w:rPr>
              <w:pPrChange w:id="991" w:author="Mohammad Nayeem Hasan" w:date="2022-11-03T22:34:00Z">
                <w:pPr>
                  <w:jc w:val="center"/>
                </w:pPr>
              </w:pPrChange>
            </w:pPr>
            <w:r w:rsidRPr="00186BD2">
              <w:rPr>
                <w:rFonts w:ascii="Times New Roman" w:hAnsi="Times New Roman" w:cs="Times New Roman"/>
                <w:sz w:val="24"/>
                <w:szCs w:val="24"/>
              </w:rPr>
              <w:t>3</w:t>
            </w:r>
          </w:p>
        </w:tc>
        <w:tc>
          <w:tcPr>
            <w:tcW w:w="1151" w:type="pct"/>
            <w:tcPrChange w:id="992" w:author="Mohammad Nayeem Hasan" w:date="2022-11-24T15:34:00Z">
              <w:tcPr>
                <w:tcW w:w="538" w:type="pct"/>
                <w:gridSpan w:val="2"/>
              </w:tcPr>
            </w:tcPrChange>
          </w:tcPr>
          <w:p w14:paraId="57855807" w14:textId="3BF3C320" w:rsidR="007659D3" w:rsidRPr="00186BD2" w:rsidRDefault="007659D3">
            <w:pPr>
              <w:spacing w:line="276" w:lineRule="auto"/>
              <w:rPr>
                <w:rFonts w:ascii="Times New Roman" w:hAnsi="Times New Roman" w:cs="Times New Roman"/>
                <w:sz w:val="24"/>
                <w:szCs w:val="24"/>
              </w:rPr>
              <w:pPrChange w:id="993" w:author="Mohammad Nayeem Hasan" w:date="2022-11-03T22:34:00Z">
                <w:pPr>
                  <w:jc w:val="center"/>
                </w:pPr>
              </w:pPrChange>
            </w:pPr>
            <w:r w:rsidRPr="00186BD2">
              <w:rPr>
                <w:rFonts w:ascii="Times New Roman" w:hAnsi="Times New Roman" w:cs="Times New Roman"/>
                <w:sz w:val="24"/>
                <w:szCs w:val="24"/>
              </w:rPr>
              <w:t>505 (588.63)</w:t>
            </w:r>
          </w:p>
        </w:tc>
        <w:tc>
          <w:tcPr>
            <w:tcW w:w="1098" w:type="pct"/>
            <w:tcPrChange w:id="994" w:author="Mohammad Nayeem Hasan" w:date="2022-11-24T15:34:00Z">
              <w:tcPr>
                <w:tcW w:w="514" w:type="pct"/>
              </w:tcPr>
            </w:tcPrChange>
          </w:tcPr>
          <w:p w14:paraId="318EFA1B" w14:textId="0E3F5A48" w:rsidR="007659D3" w:rsidRPr="00186BD2" w:rsidRDefault="007659D3">
            <w:pPr>
              <w:spacing w:line="276" w:lineRule="auto"/>
              <w:rPr>
                <w:rFonts w:ascii="Times New Roman" w:hAnsi="Times New Roman" w:cs="Times New Roman"/>
                <w:sz w:val="24"/>
                <w:szCs w:val="24"/>
              </w:rPr>
              <w:pPrChange w:id="995" w:author="Mohammad Nayeem Hasan" w:date="2022-11-03T22:34:00Z">
                <w:pPr>
                  <w:jc w:val="center"/>
                </w:pPr>
              </w:pPrChange>
            </w:pPr>
            <w:r w:rsidRPr="00186BD2">
              <w:rPr>
                <w:rFonts w:ascii="Times New Roman" w:hAnsi="Times New Roman" w:cs="Times New Roman"/>
                <w:sz w:val="24"/>
                <w:szCs w:val="24"/>
              </w:rPr>
              <w:t>1544</w:t>
            </w:r>
          </w:p>
        </w:tc>
        <w:tc>
          <w:tcPr>
            <w:tcW w:w="844" w:type="pct"/>
            <w:tcPrChange w:id="996" w:author="Mohammad Nayeem Hasan" w:date="2022-11-24T15:34:00Z">
              <w:tcPr>
                <w:tcW w:w="403" w:type="pct"/>
              </w:tcPr>
            </w:tcPrChange>
          </w:tcPr>
          <w:p w14:paraId="716AEDBC" w14:textId="09A9176F" w:rsidR="007659D3" w:rsidRPr="00186BD2" w:rsidRDefault="007659D3">
            <w:pPr>
              <w:spacing w:line="276" w:lineRule="auto"/>
              <w:rPr>
                <w:rFonts w:ascii="Times New Roman" w:hAnsi="Times New Roman" w:cs="Times New Roman"/>
                <w:sz w:val="24"/>
                <w:szCs w:val="24"/>
              </w:rPr>
              <w:pPrChange w:id="997" w:author="Mohammad Nayeem Hasan" w:date="2022-11-03T22:34:00Z">
                <w:pPr>
                  <w:jc w:val="center"/>
                </w:pPr>
              </w:pPrChange>
            </w:pPr>
            <w:r w:rsidRPr="00186BD2">
              <w:rPr>
                <w:rFonts w:ascii="Times New Roman" w:hAnsi="Times New Roman" w:cs="Times New Roman"/>
                <w:sz w:val="24"/>
                <w:szCs w:val="24"/>
              </w:rPr>
              <w:t>6060</w:t>
            </w:r>
          </w:p>
        </w:tc>
      </w:tr>
      <w:tr w:rsidR="007659D3" w:rsidRPr="00186BD2" w14:paraId="12B142CF" w14:textId="06EAEB6F" w:rsidTr="00E05263">
        <w:trPr>
          <w:jc w:val="center"/>
          <w:trPrChange w:id="998" w:author="Mohammad Nayeem Hasan" w:date="2022-11-24T15:34:00Z">
            <w:trPr>
              <w:gridAfter w:val="0"/>
              <w:jc w:val="center"/>
            </w:trPr>
          </w:trPrChange>
        </w:trPr>
        <w:tc>
          <w:tcPr>
            <w:tcW w:w="845" w:type="pct"/>
            <w:tcPrChange w:id="999" w:author="Mohammad Nayeem Hasan" w:date="2022-11-24T15:34:00Z">
              <w:tcPr>
                <w:tcW w:w="403" w:type="pct"/>
              </w:tcPr>
            </w:tcPrChange>
          </w:tcPr>
          <w:p w14:paraId="67893766" w14:textId="4417796F" w:rsidR="007659D3" w:rsidRPr="00186BD2" w:rsidRDefault="007659D3">
            <w:pPr>
              <w:spacing w:line="276" w:lineRule="auto"/>
              <w:rPr>
                <w:rFonts w:ascii="Times New Roman" w:hAnsi="Times New Roman" w:cs="Times New Roman"/>
                <w:sz w:val="24"/>
                <w:szCs w:val="24"/>
              </w:rPr>
              <w:pPrChange w:id="1000" w:author="Mohammad Nayeem Hasan" w:date="2022-11-03T22:34:00Z">
                <w:pPr>
                  <w:jc w:val="center"/>
                </w:pPr>
              </w:pPrChange>
            </w:pPr>
            <w:r w:rsidRPr="00186BD2">
              <w:rPr>
                <w:rFonts w:ascii="Times New Roman" w:hAnsi="Times New Roman" w:cs="Times New Roman"/>
                <w:sz w:val="24"/>
                <w:szCs w:val="24"/>
              </w:rPr>
              <w:t>2017</w:t>
            </w:r>
          </w:p>
        </w:tc>
        <w:tc>
          <w:tcPr>
            <w:tcW w:w="1062" w:type="pct"/>
            <w:tcPrChange w:id="1001" w:author="Mohammad Nayeem Hasan" w:date="2022-11-24T15:34:00Z">
              <w:tcPr>
                <w:tcW w:w="498" w:type="pct"/>
                <w:gridSpan w:val="2"/>
              </w:tcPr>
            </w:tcPrChange>
          </w:tcPr>
          <w:p w14:paraId="161F1FFF" w14:textId="29868359" w:rsidR="007659D3" w:rsidRPr="00186BD2" w:rsidRDefault="007659D3">
            <w:pPr>
              <w:spacing w:line="276" w:lineRule="auto"/>
              <w:rPr>
                <w:rFonts w:ascii="Times New Roman" w:hAnsi="Times New Roman" w:cs="Times New Roman"/>
                <w:sz w:val="24"/>
                <w:szCs w:val="24"/>
              </w:rPr>
              <w:pPrChange w:id="1002" w:author="Mohammad Nayeem Hasan" w:date="2022-11-03T22:34:00Z">
                <w:pPr>
                  <w:jc w:val="center"/>
                </w:pPr>
              </w:pPrChange>
            </w:pPr>
            <w:r w:rsidRPr="00186BD2">
              <w:rPr>
                <w:rFonts w:ascii="Times New Roman" w:hAnsi="Times New Roman" w:cs="Times New Roman"/>
                <w:sz w:val="24"/>
                <w:szCs w:val="24"/>
              </w:rPr>
              <w:t>36</w:t>
            </w:r>
          </w:p>
        </w:tc>
        <w:tc>
          <w:tcPr>
            <w:tcW w:w="1151" w:type="pct"/>
            <w:tcPrChange w:id="1003" w:author="Mohammad Nayeem Hasan" w:date="2022-11-24T15:34:00Z">
              <w:tcPr>
                <w:tcW w:w="538" w:type="pct"/>
                <w:gridSpan w:val="2"/>
              </w:tcPr>
            </w:tcPrChange>
          </w:tcPr>
          <w:p w14:paraId="03E3AB9E" w14:textId="658877D2" w:rsidR="007659D3" w:rsidRPr="00186BD2" w:rsidRDefault="007659D3">
            <w:pPr>
              <w:spacing w:line="276" w:lineRule="auto"/>
              <w:rPr>
                <w:rFonts w:ascii="Times New Roman" w:hAnsi="Times New Roman" w:cs="Times New Roman"/>
                <w:sz w:val="24"/>
                <w:szCs w:val="24"/>
              </w:rPr>
              <w:pPrChange w:id="1004" w:author="Mohammad Nayeem Hasan" w:date="2022-11-03T22:34:00Z">
                <w:pPr>
                  <w:jc w:val="center"/>
                </w:pPr>
              </w:pPrChange>
            </w:pPr>
            <w:r w:rsidRPr="00186BD2">
              <w:rPr>
                <w:rFonts w:ascii="Times New Roman" w:hAnsi="Times New Roman" w:cs="Times New Roman"/>
                <w:sz w:val="24"/>
                <w:szCs w:val="24"/>
              </w:rPr>
              <w:t>230.75 (165.27)</w:t>
            </w:r>
          </w:p>
        </w:tc>
        <w:tc>
          <w:tcPr>
            <w:tcW w:w="1098" w:type="pct"/>
            <w:tcPrChange w:id="1005" w:author="Mohammad Nayeem Hasan" w:date="2022-11-24T15:34:00Z">
              <w:tcPr>
                <w:tcW w:w="514" w:type="pct"/>
              </w:tcPr>
            </w:tcPrChange>
          </w:tcPr>
          <w:p w14:paraId="503B7EC0" w14:textId="5FB4AFEC" w:rsidR="007659D3" w:rsidRPr="00186BD2" w:rsidRDefault="007659D3">
            <w:pPr>
              <w:spacing w:line="276" w:lineRule="auto"/>
              <w:rPr>
                <w:rFonts w:ascii="Times New Roman" w:hAnsi="Times New Roman" w:cs="Times New Roman"/>
                <w:sz w:val="24"/>
                <w:szCs w:val="24"/>
              </w:rPr>
              <w:pPrChange w:id="1006" w:author="Mohammad Nayeem Hasan" w:date="2022-11-03T22:34:00Z">
                <w:pPr>
                  <w:jc w:val="center"/>
                </w:pPr>
              </w:pPrChange>
            </w:pPr>
            <w:r w:rsidRPr="00186BD2">
              <w:rPr>
                <w:rFonts w:ascii="Times New Roman" w:hAnsi="Times New Roman" w:cs="Times New Roman"/>
                <w:sz w:val="24"/>
                <w:szCs w:val="24"/>
              </w:rPr>
              <w:t>512</w:t>
            </w:r>
          </w:p>
        </w:tc>
        <w:tc>
          <w:tcPr>
            <w:tcW w:w="844" w:type="pct"/>
            <w:tcPrChange w:id="1007" w:author="Mohammad Nayeem Hasan" w:date="2022-11-24T15:34:00Z">
              <w:tcPr>
                <w:tcW w:w="403" w:type="pct"/>
              </w:tcPr>
            </w:tcPrChange>
          </w:tcPr>
          <w:p w14:paraId="64E66420" w14:textId="502A359D" w:rsidR="007659D3" w:rsidRPr="00186BD2" w:rsidRDefault="007659D3">
            <w:pPr>
              <w:spacing w:line="276" w:lineRule="auto"/>
              <w:rPr>
                <w:rFonts w:ascii="Times New Roman" w:hAnsi="Times New Roman" w:cs="Times New Roman"/>
                <w:sz w:val="24"/>
                <w:szCs w:val="24"/>
              </w:rPr>
              <w:pPrChange w:id="1008" w:author="Mohammad Nayeem Hasan" w:date="2022-11-03T22:34:00Z">
                <w:pPr>
                  <w:jc w:val="center"/>
                </w:pPr>
              </w:pPrChange>
            </w:pPr>
            <w:r w:rsidRPr="00186BD2">
              <w:rPr>
                <w:rFonts w:ascii="Times New Roman" w:hAnsi="Times New Roman" w:cs="Times New Roman"/>
                <w:sz w:val="24"/>
                <w:szCs w:val="24"/>
              </w:rPr>
              <w:t>2769</w:t>
            </w:r>
          </w:p>
        </w:tc>
      </w:tr>
      <w:tr w:rsidR="007659D3" w:rsidRPr="00186BD2" w14:paraId="6C42D704" w14:textId="02FE272A" w:rsidTr="00E05263">
        <w:trPr>
          <w:jc w:val="center"/>
          <w:trPrChange w:id="1009" w:author="Mohammad Nayeem Hasan" w:date="2022-11-24T15:34:00Z">
            <w:trPr>
              <w:gridAfter w:val="0"/>
              <w:jc w:val="center"/>
            </w:trPr>
          </w:trPrChange>
        </w:trPr>
        <w:tc>
          <w:tcPr>
            <w:tcW w:w="845" w:type="pct"/>
            <w:tcPrChange w:id="1010" w:author="Mohammad Nayeem Hasan" w:date="2022-11-24T15:34:00Z">
              <w:tcPr>
                <w:tcW w:w="403" w:type="pct"/>
              </w:tcPr>
            </w:tcPrChange>
          </w:tcPr>
          <w:p w14:paraId="355CA8EF" w14:textId="7A7B6AC3" w:rsidR="007659D3" w:rsidRPr="00186BD2" w:rsidRDefault="007659D3">
            <w:pPr>
              <w:spacing w:line="276" w:lineRule="auto"/>
              <w:rPr>
                <w:rFonts w:ascii="Times New Roman" w:hAnsi="Times New Roman" w:cs="Times New Roman"/>
                <w:sz w:val="24"/>
                <w:szCs w:val="24"/>
              </w:rPr>
              <w:pPrChange w:id="1011" w:author="Mohammad Nayeem Hasan" w:date="2022-11-03T22:34:00Z">
                <w:pPr>
                  <w:jc w:val="center"/>
                </w:pPr>
              </w:pPrChange>
            </w:pPr>
            <w:r w:rsidRPr="00186BD2">
              <w:rPr>
                <w:rFonts w:ascii="Times New Roman" w:hAnsi="Times New Roman" w:cs="Times New Roman"/>
                <w:sz w:val="24"/>
                <w:szCs w:val="24"/>
              </w:rPr>
              <w:t>2018</w:t>
            </w:r>
          </w:p>
        </w:tc>
        <w:tc>
          <w:tcPr>
            <w:tcW w:w="1062" w:type="pct"/>
            <w:tcPrChange w:id="1012" w:author="Mohammad Nayeem Hasan" w:date="2022-11-24T15:34:00Z">
              <w:tcPr>
                <w:tcW w:w="498" w:type="pct"/>
                <w:gridSpan w:val="2"/>
              </w:tcPr>
            </w:tcPrChange>
          </w:tcPr>
          <w:p w14:paraId="3EC9B955" w14:textId="786D49CE" w:rsidR="007659D3" w:rsidRPr="00186BD2" w:rsidRDefault="007659D3">
            <w:pPr>
              <w:spacing w:line="276" w:lineRule="auto"/>
              <w:rPr>
                <w:rFonts w:ascii="Times New Roman" w:hAnsi="Times New Roman" w:cs="Times New Roman"/>
                <w:sz w:val="24"/>
                <w:szCs w:val="24"/>
              </w:rPr>
              <w:pPrChange w:id="1013" w:author="Mohammad Nayeem Hasan" w:date="2022-11-03T22:34:00Z">
                <w:pPr>
                  <w:jc w:val="center"/>
                </w:pPr>
              </w:pPrChange>
            </w:pPr>
            <w:r w:rsidRPr="00186BD2">
              <w:rPr>
                <w:rFonts w:ascii="Times New Roman" w:hAnsi="Times New Roman" w:cs="Times New Roman"/>
                <w:sz w:val="24"/>
                <w:szCs w:val="24"/>
              </w:rPr>
              <w:t>7</w:t>
            </w:r>
          </w:p>
        </w:tc>
        <w:tc>
          <w:tcPr>
            <w:tcW w:w="1151" w:type="pct"/>
            <w:tcPrChange w:id="1014" w:author="Mohammad Nayeem Hasan" w:date="2022-11-24T15:34:00Z">
              <w:tcPr>
                <w:tcW w:w="538" w:type="pct"/>
                <w:gridSpan w:val="2"/>
              </w:tcPr>
            </w:tcPrChange>
          </w:tcPr>
          <w:p w14:paraId="006A26A0" w14:textId="25650FDD" w:rsidR="007659D3" w:rsidRPr="00186BD2" w:rsidRDefault="007659D3">
            <w:pPr>
              <w:spacing w:line="276" w:lineRule="auto"/>
              <w:rPr>
                <w:rFonts w:ascii="Times New Roman" w:hAnsi="Times New Roman" w:cs="Times New Roman"/>
                <w:sz w:val="24"/>
                <w:szCs w:val="24"/>
              </w:rPr>
              <w:pPrChange w:id="1015" w:author="Mohammad Nayeem Hasan" w:date="2022-11-03T22:34:00Z">
                <w:pPr>
                  <w:jc w:val="center"/>
                </w:pPr>
              </w:pPrChange>
            </w:pPr>
            <w:r w:rsidRPr="00186BD2">
              <w:rPr>
                <w:rFonts w:ascii="Times New Roman" w:hAnsi="Times New Roman" w:cs="Times New Roman"/>
                <w:sz w:val="24"/>
                <w:szCs w:val="24"/>
              </w:rPr>
              <w:t>845.67 (1064.1)</w:t>
            </w:r>
          </w:p>
        </w:tc>
        <w:tc>
          <w:tcPr>
            <w:tcW w:w="1098" w:type="pct"/>
            <w:tcPrChange w:id="1016" w:author="Mohammad Nayeem Hasan" w:date="2022-11-24T15:34:00Z">
              <w:tcPr>
                <w:tcW w:w="514" w:type="pct"/>
              </w:tcPr>
            </w:tcPrChange>
          </w:tcPr>
          <w:p w14:paraId="03586AF8" w14:textId="63AA2276" w:rsidR="007659D3" w:rsidRPr="00186BD2" w:rsidRDefault="007659D3">
            <w:pPr>
              <w:spacing w:line="276" w:lineRule="auto"/>
              <w:rPr>
                <w:rFonts w:ascii="Times New Roman" w:hAnsi="Times New Roman" w:cs="Times New Roman"/>
                <w:sz w:val="24"/>
                <w:szCs w:val="24"/>
              </w:rPr>
              <w:pPrChange w:id="1017" w:author="Mohammad Nayeem Hasan" w:date="2022-11-03T22:34:00Z">
                <w:pPr>
                  <w:jc w:val="center"/>
                </w:pPr>
              </w:pPrChange>
            </w:pPr>
            <w:r w:rsidRPr="00186BD2">
              <w:rPr>
                <w:rFonts w:ascii="Times New Roman" w:hAnsi="Times New Roman" w:cs="Times New Roman"/>
                <w:sz w:val="24"/>
                <w:szCs w:val="24"/>
              </w:rPr>
              <w:t>3087</w:t>
            </w:r>
          </w:p>
        </w:tc>
        <w:tc>
          <w:tcPr>
            <w:tcW w:w="844" w:type="pct"/>
            <w:tcPrChange w:id="1018" w:author="Mohammad Nayeem Hasan" w:date="2022-11-24T15:34:00Z">
              <w:tcPr>
                <w:tcW w:w="403" w:type="pct"/>
              </w:tcPr>
            </w:tcPrChange>
          </w:tcPr>
          <w:p w14:paraId="00A64364" w14:textId="24EC8600" w:rsidR="007659D3" w:rsidRPr="00186BD2" w:rsidRDefault="007659D3">
            <w:pPr>
              <w:spacing w:line="276" w:lineRule="auto"/>
              <w:rPr>
                <w:rFonts w:ascii="Times New Roman" w:hAnsi="Times New Roman" w:cs="Times New Roman"/>
                <w:sz w:val="24"/>
                <w:szCs w:val="24"/>
              </w:rPr>
              <w:pPrChange w:id="1019" w:author="Mohammad Nayeem Hasan" w:date="2022-11-03T22:34:00Z">
                <w:pPr>
                  <w:jc w:val="center"/>
                </w:pPr>
              </w:pPrChange>
            </w:pPr>
            <w:r w:rsidRPr="00186BD2">
              <w:rPr>
                <w:rFonts w:ascii="Times New Roman" w:hAnsi="Times New Roman" w:cs="Times New Roman"/>
                <w:sz w:val="24"/>
                <w:szCs w:val="24"/>
              </w:rPr>
              <w:t>10148</w:t>
            </w:r>
          </w:p>
        </w:tc>
      </w:tr>
      <w:tr w:rsidR="007659D3" w:rsidRPr="00186BD2" w14:paraId="7E49093A" w14:textId="592ED68E" w:rsidTr="00E05263">
        <w:trPr>
          <w:jc w:val="center"/>
          <w:trPrChange w:id="1020" w:author="Mohammad Nayeem Hasan" w:date="2022-11-24T15:34:00Z">
            <w:trPr>
              <w:gridAfter w:val="0"/>
              <w:jc w:val="center"/>
            </w:trPr>
          </w:trPrChange>
        </w:trPr>
        <w:tc>
          <w:tcPr>
            <w:tcW w:w="845" w:type="pct"/>
            <w:tcPrChange w:id="1021" w:author="Mohammad Nayeem Hasan" w:date="2022-11-24T15:34:00Z">
              <w:tcPr>
                <w:tcW w:w="403" w:type="pct"/>
              </w:tcPr>
            </w:tcPrChange>
          </w:tcPr>
          <w:p w14:paraId="5B3F969C" w14:textId="5431BB1C" w:rsidR="007659D3" w:rsidRPr="00186BD2" w:rsidRDefault="007659D3">
            <w:pPr>
              <w:spacing w:line="276" w:lineRule="auto"/>
              <w:rPr>
                <w:rFonts w:ascii="Times New Roman" w:hAnsi="Times New Roman" w:cs="Times New Roman"/>
                <w:sz w:val="24"/>
                <w:szCs w:val="24"/>
              </w:rPr>
              <w:pPrChange w:id="1022" w:author="Mohammad Nayeem Hasan" w:date="2022-11-03T22:34:00Z">
                <w:pPr>
                  <w:jc w:val="center"/>
                </w:pPr>
              </w:pPrChange>
            </w:pPr>
            <w:r w:rsidRPr="00186BD2">
              <w:rPr>
                <w:rFonts w:ascii="Times New Roman" w:hAnsi="Times New Roman" w:cs="Times New Roman"/>
                <w:sz w:val="24"/>
                <w:szCs w:val="24"/>
              </w:rPr>
              <w:t>2019</w:t>
            </w:r>
          </w:p>
        </w:tc>
        <w:tc>
          <w:tcPr>
            <w:tcW w:w="1062" w:type="pct"/>
            <w:tcPrChange w:id="1023" w:author="Mohammad Nayeem Hasan" w:date="2022-11-24T15:34:00Z">
              <w:tcPr>
                <w:tcW w:w="498" w:type="pct"/>
                <w:gridSpan w:val="2"/>
              </w:tcPr>
            </w:tcPrChange>
          </w:tcPr>
          <w:p w14:paraId="3181B6B7" w14:textId="251E98B5" w:rsidR="007659D3" w:rsidRPr="00186BD2" w:rsidRDefault="007659D3">
            <w:pPr>
              <w:spacing w:line="276" w:lineRule="auto"/>
              <w:rPr>
                <w:rFonts w:ascii="Times New Roman" w:hAnsi="Times New Roman" w:cs="Times New Roman"/>
                <w:sz w:val="24"/>
                <w:szCs w:val="24"/>
              </w:rPr>
              <w:pPrChange w:id="1024" w:author="Mohammad Nayeem Hasan" w:date="2022-11-03T22:34:00Z">
                <w:pPr>
                  <w:jc w:val="center"/>
                </w:pPr>
              </w:pPrChange>
            </w:pPr>
            <w:r w:rsidRPr="00186BD2">
              <w:rPr>
                <w:rFonts w:ascii="Times New Roman" w:hAnsi="Times New Roman" w:cs="Times New Roman"/>
                <w:sz w:val="24"/>
                <w:szCs w:val="24"/>
              </w:rPr>
              <w:t>17</w:t>
            </w:r>
          </w:p>
        </w:tc>
        <w:tc>
          <w:tcPr>
            <w:tcW w:w="1151" w:type="pct"/>
            <w:tcPrChange w:id="1025" w:author="Mohammad Nayeem Hasan" w:date="2022-11-24T15:34:00Z">
              <w:tcPr>
                <w:tcW w:w="538" w:type="pct"/>
                <w:gridSpan w:val="2"/>
              </w:tcPr>
            </w:tcPrChange>
          </w:tcPr>
          <w:p w14:paraId="5C0A355A" w14:textId="1E9F8040" w:rsidR="007659D3" w:rsidRPr="00186BD2" w:rsidRDefault="007659D3">
            <w:pPr>
              <w:spacing w:line="276" w:lineRule="auto"/>
              <w:rPr>
                <w:rFonts w:ascii="Times New Roman" w:hAnsi="Times New Roman" w:cs="Times New Roman"/>
                <w:sz w:val="24"/>
                <w:szCs w:val="24"/>
              </w:rPr>
              <w:pPrChange w:id="1026" w:author="Mohammad Nayeem Hasan" w:date="2022-11-03T22:34:00Z">
                <w:pPr>
                  <w:jc w:val="center"/>
                </w:pPr>
              </w:pPrChange>
            </w:pPr>
            <w:r w:rsidRPr="00186BD2">
              <w:rPr>
                <w:rFonts w:ascii="Times New Roman" w:hAnsi="Times New Roman" w:cs="Times New Roman"/>
                <w:sz w:val="24"/>
                <w:szCs w:val="24"/>
              </w:rPr>
              <w:t>8446.17 (15226.54)</w:t>
            </w:r>
          </w:p>
        </w:tc>
        <w:tc>
          <w:tcPr>
            <w:tcW w:w="1098" w:type="pct"/>
            <w:tcPrChange w:id="1027" w:author="Mohammad Nayeem Hasan" w:date="2022-11-24T15:34:00Z">
              <w:tcPr>
                <w:tcW w:w="514" w:type="pct"/>
              </w:tcPr>
            </w:tcPrChange>
          </w:tcPr>
          <w:p w14:paraId="0EADA94C" w14:textId="68F8DECE" w:rsidR="007659D3" w:rsidRPr="00186BD2" w:rsidRDefault="007659D3">
            <w:pPr>
              <w:spacing w:line="276" w:lineRule="auto"/>
              <w:rPr>
                <w:rFonts w:ascii="Times New Roman" w:hAnsi="Times New Roman" w:cs="Times New Roman"/>
                <w:sz w:val="24"/>
                <w:szCs w:val="24"/>
              </w:rPr>
              <w:pPrChange w:id="1028" w:author="Mohammad Nayeem Hasan" w:date="2022-11-03T22:34:00Z">
                <w:pPr>
                  <w:jc w:val="center"/>
                </w:pPr>
              </w:pPrChange>
            </w:pPr>
            <w:r w:rsidRPr="00186BD2">
              <w:rPr>
                <w:rFonts w:ascii="Times New Roman" w:hAnsi="Times New Roman" w:cs="Times New Roman"/>
                <w:sz w:val="24"/>
                <w:szCs w:val="24"/>
              </w:rPr>
              <w:t>52636</w:t>
            </w:r>
          </w:p>
        </w:tc>
        <w:tc>
          <w:tcPr>
            <w:tcW w:w="844" w:type="pct"/>
            <w:tcPrChange w:id="1029" w:author="Mohammad Nayeem Hasan" w:date="2022-11-24T15:34:00Z">
              <w:tcPr>
                <w:tcW w:w="403" w:type="pct"/>
              </w:tcPr>
            </w:tcPrChange>
          </w:tcPr>
          <w:p w14:paraId="4F7ADB68" w14:textId="747A2DFA" w:rsidR="007659D3" w:rsidRPr="00186BD2" w:rsidRDefault="007659D3">
            <w:pPr>
              <w:spacing w:line="276" w:lineRule="auto"/>
              <w:rPr>
                <w:rFonts w:ascii="Times New Roman" w:hAnsi="Times New Roman" w:cs="Times New Roman"/>
                <w:sz w:val="24"/>
                <w:szCs w:val="24"/>
              </w:rPr>
              <w:pPrChange w:id="1030" w:author="Mohammad Nayeem Hasan" w:date="2022-11-03T22:34:00Z">
                <w:pPr>
                  <w:jc w:val="center"/>
                </w:pPr>
              </w:pPrChange>
            </w:pPr>
            <w:r w:rsidRPr="00186BD2">
              <w:rPr>
                <w:rFonts w:ascii="Times New Roman" w:hAnsi="Times New Roman" w:cs="Times New Roman"/>
                <w:sz w:val="24"/>
                <w:szCs w:val="24"/>
              </w:rPr>
              <w:t>101354</w:t>
            </w:r>
          </w:p>
        </w:tc>
      </w:tr>
      <w:tr w:rsidR="007659D3" w:rsidRPr="00186BD2" w14:paraId="4B502648" w14:textId="4CC557E8" w:rsidTr="00E05263">
        <w:trPr>
          <w:jc w:val="center"/>
          <w:trPrChange w:id="1031" w:author="Mohammad Nayeem Hasan" w:date="2022-11-24T15:34:00Z">
            <w:trPr>
              <w:gridAfter w:val="0"/>
              <w:jc w:val="center"/>
            </w:trPr>
          </w:trPrChange>
        </w:trPr>
        <w:tc>
          <w:tcPr>
            <w:tcW w:w="845" w:type="pct"/>
            <w:tcPrChange w:id="1032" w:author="Mohammad Nayeem Hasan" w:date="2022-11-24T15:34:00Z">
              <w:tcPr>
                <w:tcW w:w="403" w:type="pct"/>
              </w:tcPr>
            </w:tcPrChange>
          </w:tcPr>
          <w:p w14:paraId="52F3F96B" w14:textId="6FEAE3FC" w:rsidR="007659D3" w:rsidRPr="00186BD2" w:rsidRDefault="007659D3">
            <w:pPr>
              <w:spacing w:line="276" w:lineRule="auto"/>
              <w:rPr>
                <w:rFonts w:ascii="Times New Roman" w:hAnsi="Times New Roman" w:cs="Times New Roman"/>
                <w:sz w:val="24"/>
                <w:szCs w:val="24"/>
              </w:rPr>
              <w:pPrChange w:id="1033" w:author="Mohammad Nayeem Hasan" w:date="2022-11-03T22:34:00Z">
                <w:pPr>
                  <w:jc w:val="center"/>
                </w:pPr>
              </w:pPrChange>
            </w:pPr>
            <w:r w:rsidRPr="00186BD2">
              <w:rPr>
                <w:rFonts w:ascii="Times New Roman" w:hAnsi="Times New Roman" w:cs="Times New Roman"/>
                <w:sz w:val="24"/>
                <w:szCs w:val="24"/>
              </w:rPr>
              <w:t>2020</w:t>
            </w:r>
          </w:p>
        </w:tc>
        <w:tc>
          <w:tcPr>
            <w:tcW w:w="1062" w:type="pct"/>
            <w:tcPrChange w:id="1034" w:author="Mohammad Nayeem Hasan" w:date="2022-11-24T15:34:00Z">
              <w:tcPr>
                <w:tcW w:w="498" w:type="pct"/>
                <w:gridSpan w:val="2"/>
              </w:tcPr>
            </w:tcPrChange>
          </w:tcPr>
          <w:p w14:paraId="74B467BE" w14:textId="7C2B275B" w:rsidR="007659D3" w:rsidRPr="00186BD2" w:rsidRDefault="007659D3">
            <w:pPr>
              <w:spacing w:line="276" w:lineRule="auto"/>
              <w:rPr>
                <w:rFonts w:ascii="Times New Roman" w:hAnsi="Times New Roman" w:cs="Times New Roman"/>
                <w:sz w:val="24"/>
                <w:szCs w:val="24"/>
              </w:rPr>
              <w:pPrChange w:id="1035" w:author="Mohammad Nayeem Hasan" w:date="2022-11-03T22:34:00Z">
                <w:pPr>
                  <w:jc w:val="center"/>
                </w:pPr>
              </w:pPrChange>
            </w:pPr>
            <w:r w:rsidRPr="00186BD2">
              <w:rPr>
                <w:rFonts w:ascii="Times New Roman" w:hAnsi="Times New Roman" w:cs="Times New Roman"/>
                <w:sz w:val="24"/>
                <w:szCs w:val="24"/>
              </w:rPr>
              <w:t>10</w:t>
            </w:r>
          </w:p>
        </w:tc>
        <w:tc>
          <w:tcPr>
            <w:tcW w:w="1151" w:type="pct"/>
            <w:tcPrChange w:id="1036" w:author="Mohammad Nayeem Hasan" w:date="2022-11-24T15:34:00Z">
              <w:tcPr>
                <w:tcW w:w="538" w:type="pct"/>
                <w:gridSpan w:val="2"/>
              </w:tcPr>
            </w:tcPrChange>
          </w:tcPr>
          <w:p w14:paraId="49D54D60" w14:textId="45B8F04B" w:rsidR="007659D3" w:rsidRPr="00186BD2" w:rsidRDefault="007659D3">
            <w:pPr>
              <w:spacing w:line="276" w:lineRule="auto"/>
              <w:rPr>
                <w:rFonts w:ascii="Times New Roman" w:hAnsi="Times New Roman" w:cs="Times New Roman"/>
                <w:sz w:val="24"/>
                <w:szCs w:val="24"/>
              </w:rPr>
              <w:pPrChange w:id="1037" w:author="Mohammad Nayeem Hasan" w:date="2022-11-03T22:34:00Z">
                <w:pPr>
                  <w:jc w:val="center"/>
                </w:pPr>
              </w:pPrChange>
            </w:pPr>
            <w:r w:rsidRPr="00186BD2">
              <w:rPr>
                <w:rFonts w:ascii="Times New Roman" w:hAnsi="Times New Roman" w:cs="Times New Roman"/>
                <w:sz w:val="24"/>
                <w:szCs w:val="24"/>
              </w:rPr>
              <w:t>117.08 (155.13)</w:t>
            </w:r>
          </w:p>
        </w:tc>
        <w:tc>
          <w:tcPr>
            <w:tcW w:w="1098" w:type="pct"/>
            <w:tcPrChange w:id="1038" w:author="Mohammad Nayeem Hasan" w:date="2022-11-24T15:34:00Z">
              <w:tcPr>
                <w:tcW w:w="514" w:type="pct"/>
              </w:tcPr>
            </w:tcPrChange>
          </w:tcPr>
          <w:p w14:paraId="17062D8D" w14:textId="5AF82ABC" w:rsidR="007659D3" w:rsidRPr="00186BD2" w:rsidRDefault="007659D3">
            <w:pPr>
              <w:spacing w:line="276" w:lineRule="auto"/>
              <w:rPr>
                <w:rFonts w:ascii="Times New Roman" w:hAnsi="Times New Roman" w:cs="Times New Roman"/>
                <w:sz w:val="24"/>
                <w:szCs w:val="24"/>
              </w:rPr>
              <w:pPrChange w:id="1039" w:author="Mohammad Nayeem Hasan" w:date="2022-11-03T22:34:00Z">
                <w:pPr>
                  <w:jc w:val="center"/>
                </w:pPr>
              </w:pPrChange>
            </w:pPr>
            <w:r w:rsidRPr="00186BD2">
              <w:rPr>
                <w:rFonts w:ascii="Times New Roman" w:hAnsi="Times New Roman" w:cs="Times New Roman"/>
                <w:sz w:val="24"/>
                <w:szCs w:val="24"/>
              </w:rPr>
              <w:t>546</w:t>
            </w:r>
          </w:p>
        </w:tc>
        <w:tc>
          <w:tcPr>
            <w:tcW w:w="844" w:type="pct"/>
            <w:tcPrChange w:id="1040" w:author="Mohammad Nayeem Hasan" w:date="2022-11-24T15:34:00Z">
              <w:tcPr>
                <w:tcW w:w="403" w:type="pct"/>
              </w:tcPr>
            </w:tcPrChange>
          </w:tcPr>
          <w:p w14:paraId="2B6CE0AC" w14:textId="4D32D0B6" w:rsidR="007659D3" w:rsidRPr="00186BD2" w:rsidRDefault="007659D3">
            <w:pPr>
              <w:spacing w:line="276" w:lineRule="auto"/>
              <w:rPr>
                <w:rFonts w:ascii="Times New Roman" w:hAnsi="Times New Roman" w:cs="Times New Roman"/>
                <w:sz w:val="24"/>
                <w:szCs w:val="24"/>
              </w:rPr>
              <w:pPrChange w:id="1041" w:author="Mohammad Nayeem Hasan" w:date="2022-11-03T22:34:00Z">
                <w:pPr>
                  <w:jc w:val="center"/>
                </w:pPr>
              </w:pPrChange>
            </w:pPr>
            <w:r w:rsidRPr="00186BD2">
              <w:rPr>
                <w:rFonts w:ascii="Times New Roman" w:hAnsi="Times New Roman" w:cs="Times New Roman"/>
                <w:sz w:val="24"/>
                <w:szCs w:val="24"/>
              </w:rPr>
              <w:t>1405</w:t>
            </w:r>
          </w:p>
        </w:tc>
      </w:tr>
      <w:tr w:rsidR="007659D3" w:rsidRPr="00186BD2" w14:paraId="7966B7DB" w14:textId="6C773D85" w:rsidTr="00E05263">
        <w:trPr>
          <w:jc w:val="center"/>
          <w:trPrChange w:id="1042" w:author="Mohammad Nayeem Hasan" w:date="2022-11-24T15:34:00Z">
            <w:trPr>
              <w:gridAfter w:val="0"/>
              <w:jc w:val="center"/>
            </w:trPr>
          </w:trPrChange>
        </w:trPr>
        <w:tc>
          <w:tcPr>
            <w:tcW w:w="845" w:type="pct"/>
            <w:tcPrChange w:id="1043" w:author="Mohammad Nayeem Hasan" w:date="2022-11-24T15:34:00Z">
              <w:tcPr>
                <w:tcW w:w="403" w:type="pct"/>
              </w:tcPr>
            </w:tcPrChange>
          </w:tcPr>
          <w:p w14:paraId="57297035" w14:textId="7896C044" w:rsidR="007659D3" w:rsidRPr="00186BD2" w:rsidRDefault="007659D3">
            <w:pPr>
              <w:spacing w:line="276" w:lineRule="auto"/>
              <w:rPr>
                <w:rFonts w:ascii="Times New Roman" w:hAnsi="Times New Roman" w:cs="Times New Roman"/>
                <w:sz w:val="24"/>
                <w:szCs w:val="24"/>
              </w:rPr>
              <w:pPrChange w:id="1044" w:author="Mohammad Nayeem Hasan" w:date="2022-11-03T22:34:00Z">
                <w:pPr>
                  <w:jc w:val="center"/>
                </w:pPr>
              </w:pPrChange>
            </w:pPr>
            <w:r w:rsidRPr="00186BD2">
              <w:rPr>
                <w:rFonts w:ascii="Times New Roman" w:hAnsi="Times New Roman" w:cs="Times New Roman"/>
                <w:sz w:val="24"/>
                <w:szCs w:val="24"/>
              </w:rPr>
              <w:t>2021</w:t>
            </w:r>
          </w:p>
        </w:tc>
        <w:tc>
          <w:tcPr>
            <w:tcW w:w="1062" w:type="pct"/>
            <w:tcPrChange w:id="1045" w:author="Mohammad Nayeem Hasan" w:date="2022-11-24T15:34:00Z">
              <w:tcPr>
                <w:tcW w:w="498" w:type="pct"/>
                <w:gridSpan w:val="2"/>
              </w:tcPr>
            </w:tcPrChange>
          </w:tcPr>
          <w:p w14:paraId="6BC27C4B" w14:textId="5832EE39" w:rsidR="007659D3" w:rsidRPr="00186BD2" w:rsidRDefault="007659D3">
            <w:pPr>
              <w:spacing w:line="276" w:lineRule="auto"/>
              <w:rPr>
                <w:rFonts w:ascii="Times New Roman" w:hAnsi="Times New Roman" w:cs="Times New Roman"/>
                <w:sz w:val="24"/>
                <w:szCs w:val="24"/>
              </w:rPr>
              <w:pPrChange w:id="1046" w:author="Mohammad Nayeem Hasan" w:date="2022-11-03T22:34:00Z">
                <w:pPr>
                  <w:jc w:val="center"/>
                </w:pPr>
              </w:pPrChange>
            </w:pPr>
            <w:r w:rsidRPr="00186BD2">
              <w:rPr>
                <w:rFonts w:ascii="Times New Roman" w:hAnsi="Times New Roman" w:cs="Times New Roman"/>
                <w:sz w:val="24"/>
                <w:szCs w:val="24"/>
              </w:rPr>
              <w:t>3</w:t>
            </w:r>
          </w:p>
        </w:tc>
        <w:tc>
          <w:tcPr>
            <w:tcW w:w="1151" w:type="pct"/>
            <w:tcPrChange w:id="1047" w:author="Mohammad Nayeem Hasan" w:date="2022-11-24T15:34:00Z">
              <w:tcPr>
                <w:tcW w:w="538" w:type="pct"/>
                <w:gridSpan w:val="2"/>
              </w:tcPr>
            </w:tcPrChange>
          </w:tcPr>
          <w:p w14:paraId="3D290157" w14:textId="212E47C0" w:rsidR="007659D3" w:rsidRPr="00186BD2" w:rsidRDefault="007659D3">
            <w:pPr>
              <w:spacing w:line="276" w:lineRule="auto"/>
              <w:rPr>
                <w:rFonts w:ascii="Times New Roman" w:hAnsi="Times New Roman" w:cs="Times New Roman"/>
                <w:sz w:val="24"/>
                <w:szCs w:val="24"/>
              </w:rPr>
              <w:pPrChange w:id="1048" w:author="Mohammad Nayeem Hasan" w:date="2022-11-03T22:34:00Z">
                <w:pPr>
                  <w:jc w:val="center"/>
                </w:pPr>
              </w:pPrChange>
            </w:pPr>
            <w:r w:rsidRPr="00186BD2">
              <w:rPr>
                <w:rFonts w:ascii="Times New Roman" w:hAnsi="Times New Roman" w:cs="Times New Roman"/>
                <w:sz w:val="24"/>
                <w:szCs w:val="24"/>
              </w:rPr>
              <w:t>2369.08 (3054.99)</w:t>
            </w:r>
          </w:p>
        </w:tc>
        <w:tc>
          <w:tcPr>
            <w:tcW w:w="1098" w:type="pct"/>
            <w:tcPrChange w:id="1049" w:author="Mohammad Nayeem Hasan" w:date="2022-11-24T15:34:00Z">
              <w:tcPr>
                <w:tcW w:w="514" w:type="pct"/>
              </w:tcPr>
            </w:tcPrChange>
          </w:tcPr>
          <w:p w14:paraId="6925429D" w14:textId="743B1F75" w:rsidR="007659D3" w:rsidRPr="00186BD2" w:rsidRDefault="007659D3">
            <w:pPr>
              <w:spacing w:line="276" w:lineRule="auto"/>
              <w:rPr>
                <w:rFonts w:ascii="Times New Roman" w:hAnsi="Times New Roman" w:cs="Times New Roman"/>
                <w:sz w:val="24"/>
                <w:szCs w:val="24"/>
              </w:rPr>
              <w:pPrChange w:id="1050" w:author="Mohammad Nayeem Hasan" w:date="2022-11-03T22:34:00Z">
                <w:pPr>
                  <w:jc w:val="center"/>
                </w:pPr>
              </w:pPrChange>
            </w:pPr>
            <w:r w:rsidRPr="00186BD2">
              <w:rPr>
                <w:rFonts w:ascii="Times New Roman" w:hAnsi="Times New Roman" w:cs="Times New Roman"/>
                <w:sz w:val="24"/>
                <w:szCs w:val="24"/>
              </w:rPr>
              <w:t>7841</w:t>
            </w:r>
          </w:p>
        </w:tc>
        <w:tc>
          <w:tcPr>
            <w:tcW w:w="844" w:type="pct"/>
            <w:tcPrChange w:id="1051" w:author="Mohammad Nayeem Hasan" w:date="2022-11-24T15:34:00Z">
              <w:tcPr>
                <w:tcW w:w="403" w:type="pct"/>
              </w:tcPr>
            </w:tcPrChange>
          </w:tcPr>
          <w:p w14:paraId="4AE322AC" w14:textId="20117108" w:rsidR="007659D3" w:rsidRPr="00186BD2" w:rsidRDefault="007659D3">
            <w:pPr>
              <w:spacing w:line="276" w:lineRule="auto"/>
              <w:rPr>
                <w:rFonts w:ascii="Times New Roman" w:hAnsi="Times New Roman" w:cs="Times New Roman"/>
                <w:sz w:val="24"/>
                <w:szCs w:val="24"/>
              </w:rPr>
              <w:pPrChange w:id="1052" w:author="Mohammad Nayeem Hasan" w:date="2022-11-03T22:34:00Z">
                <w:pPr>
                  <w:jc w:val="center"/>
                </w:pPr>
              </w:pPrChange>
            </w:pPr>
            <w:r w:rsidRPr="00186BD2">
              <w:rPr>
                <w:rFonts w:ascii="Times New Roman" w:hAnsi="Times New Roman" w:cs="Times New Roman"/>
                <w:sz w:val="24"/>
                <w:szCs w:val="24"/>
              </w:rPr>
              <w:t>28429</w:t>
            </w:r>
          </w:p>
        </w:tc>
      </w:tr>
      <w:tr w:rsidR="007659D3" w:rsidRPr="00186BD2" w14:paraId="1B3670E5" w14:textId="0BC2F5B5" w:rsidTr="00E05263">
        <w:trPr>
          <w:jc w:val="center"/>
          <w:trPrChange w:id="1053" w:author="Mohammad Nayeem Hasan" w:date="2022-11-24T15:34:00Z">
            <w:trPr>
              <w:gridAfter w:val="0"/>
              <w:jc w:val="center"/>
            </w:trPr>
          </w:trPrChange>
        </w:trPr>
        <w:tc>
          <w:tcPr>
            <w:tcW w:w="845" w:type="pct"/>
            <w:tcPrChange w:id="1054" w:author="Mohammad Nayeem Hasan" w:date="2022-11-24T15:34:00Z">
              <w:tcPr>
                <w:tcW w:w="403" w:type="pct"/>
              </w:tcPr>
            </w:tcPrChange>
          </w:tcPr>
          <w:p w14:paraId="74A83B87" w14:textId="45203EFE" w:rsidR="007659D3" w:rsidRPr="00186BD2" w:rsidRDefault="007659D3">
            <w:pPr>
              <w:spacing w:line="276" w:lineRule="auto"/>
              <w:rPr>
                <w:rFonts w:ascii="Times New Roman" w:hAnsi="Times New Roman" w:cs="Times New Roman"/>
                <w:sz w:val="24"/>
                <w:szCs w:val="24"/>
              </w:rPr>
              <w:pPrChange w:id="1055" w:author="Mohammad Nayeem Hasan" w:date="2022-11-03T22:34:00Z">
                <w:pPr>
                  <w:jc w:val="center"/>
                </w:pPr>
              </w:pPrChange>
            </w:pPr>
            <w:r w:rsidRPr="00186BD2">
              <w:rPr>
                <w:rFonts w:ascii="Times New Roman" w:hAnsi="Times New Roman" w:cs="Times New Roman"/>
                <w:sz w:val="24"/>
                <w:szCs w:val="24"/>
              </w:rPr>
              <w:t>2022</w:t>
            </w:r>
          </w:p>
        </w:tc>
        <w:tc>
          <w:tcPr>
            <w:tcW w:w="1062" w:type="pct"/>
            <w:tcPrChange w:id="1056" w:author="Mohammad Nayeem Hasan" w:date="2022-11-24T15:34:00Z">
              <w:tcPr>
                <w:tcW w:w="498" w:type="pct"/>
                <w:gridSpan w:val="2"/>
              </w:tcPr>
            </w:tcPrChange>
          </w:tcPr>
          <w:p w14:paraId="75009B42" w14:textId="597CB9BB" w:rsidR="007659D3" w:rsidRPr="00186BD2" w:rsidRDefault="007659D3">
            <w:pPr>
              <w:spacing w:line="276" w:lineRule="auto"/>
              <w:rPr>
                <w:rFonts w:ascii="Times New Roman" w:hAnsi="Times New Roman" w:cs="Times New Roman"/>
                <w:sz w:val="24"/>
                <w:szCs w:val="24"/>
              </w:rPr>
              <w:pPrChange w:id="1057" w:author="Mohammad Nayeem Hasan" w:date="2022-11-03T22:34:00Z">
                <w:pPr>
                  <w:jc w:val="center"/>
                </w:pPr>
              </w:pPrChange>
            </w:pPr>
            <w:r w:rsidRPr="00186BD2">
              <w:rPr>
                <w:rFonts w:ascii="Times New Roman" w:hAnsi="Times New Roman" w:cs="Times New Roman"/>
                <w:sz w:val="24"/>
                <w:szCs w:val="24"/>
              </w:rPr>
              <w:t>20</w:t>
            </w:r>
          </w:p>
        </w:tc>
        <w:tc>
          <w:tcPr>
            <w:tcW w:w="1151" w:type="pct"/>
            <w:tcPrChange w:id="1058" w:author="Mohammad Nayeem Hasan" w:date="2022-11-24T15:34:00Z">
              <w:tcPr>
                <w:tcW w:w="538" w:type="pct"/>
                <w:gridSpan w:val="2"/>
              </w:tcPr>
            </w:tcPrChange>
          </w:tcPr>
          <w:p w14:paraId="4A0BE127" w14:textId="2751205B" w:rsidR="007659D3" w:rsidRPr="00186BD2" w:rsidRDefault="00990B0B">
            <w:pPr>
              <w:spacing w:line="276" w:lineRule="auto"/>
              <w:rPr>
                <w:rFonts w:ascii="Times New Roman" w:hAnsi="Times New Roman" w:cs="Times New Roman"/>
                <w:sz w:val="24"/>
                <w:szCs w:val="24"/>
              </w:rPr>
              <w:pPrChange w:id="1059" w:author="Mohammad Nayeem Hasan" w:date="2022-11-03T22:34:00Z">
                <w:pPr>
                  <w:jc w:val="center"/>
                </w:pPr>
              </w:pPrChange>
            </w:pPr>
            <w:ins w:id="1060" w:author="Mohammad Nayeem Hasan [2]" w:date="2023-03-01T20:30:00Z">
              <w:r>
                <w:rPr>
                  <w:rFonts w:ascii="Times New Roman" w:hAnsi="Times New Roman" w:cs="Times New Roman"/>
                  <w:sz w:val="24"/>
                  <w:szCs w:val="24"/>
                </w:rPr>
                <w:t>5198.5</w:t>
              </w:r>
            </w:ins>
            <w:ins w:id="1061" w:author="Mohammad Nayeem Hasan" w:date="2022-11-24T15:34:00Z">
              <w:del w:id="1062" w:author="Mohammad Nayeem Hasan [2]" w:date="2023-03-01T20:30:00Z">
                <w:r w:rsidR="00E05263" w:rsidDel="00990B0B">
                  <w:rPr>
                    <w:rFonts w:ascii="Times New Roman" w:hAnsi="Times New Roman" w:cs="Times New Roman"/>
                    <w:sz w:val="24"/>
                    <w:szCs w:val="24"/>
                  </w:rPr>
                  <w:delText>380</w:delText>
                </w:r>
              </w:del>
            </w:ins>
            <w:del w:id="1063" w:author="Mohammad Nayeem Hasan" w:date="2022-11-24T15:34:00Z">
              <w:r w:rsidR="007659D3" w:rsidRPr="00186BD2" w:rsidDel="00E05263">
                <w:rPr>
                  <w:rFonts w:ascii="Times New Roman" w:hAnsi="Times New Roman" w:cs="Times New Roman"/>
                  <w:sz w:val="24"/>
                  <w:szCs w:val="24"/>
                </w:rPr>
                <w:delText>1788</w:delText>
              </w:r>
            </w:del>
            <w:r w:rsidR="007659D3" w:rsidRPr="00186BD2">
              <w:rPr>
                <w:rFonts w:ascii="Times New Roman" w:hAnsi="Times New Roman" w:cs="Times New Roman"/>
                <w:sz w:val="24"/>
                <w:szCs w:val="24"/>
              </w:rPr>
              <w:t xml:space="preserve"> (</w:t>
            </w:r>
            <w:ins w:id="1064" w:author="Mohammad Nayeem Hasan" w:date="2022-11-24T15:35:00Z">
              <w:del w:id="1065" w:author="Mohammad Nayeem Hasan [2]" w:date="2023-03-01T20:31:00Z">
                <w:r w:rsidR="00E05263" w:rsidDel="00990B0B">
                  <w:rPr>
                    <w:rFonts w:ascii="Times New Roman" w:hAnsi="Times New Roman" w:cs="Times New Roman"/>
                    <w:sz w:val="24"/>
                    <w:szCs w:val="24"/>
                  </w:rPr>
                  <w:delText>583.69</w:delText>
                </w:r>
              </w:del>
            </w:ins>
            <w:ins w:id="1066" w:author="Mohammad Nayeem Hasan [2]" w:date="2023-03-01T20:31:00Z">
              <w:r>
                <w:rPr>
                  <w:rFonts w:ascii="Times New Roman" w:hAnsi="Times New Roman" w:cs="Times New Roman"/>
                  <w:sz w:val="24"/>
                  <w:szCs w:val="24"/>
                </w:rPr>
                <w:t>7801.19</w:t>
              </w:r>
            </w:ins>
            <w:del w:id="1067" w:author="Mohammad Nayeem Hasan" w:date="2022-11-24T15:35:00Z">
              <w:r w:rsidR="007659D3" w:rsidRPr="00186BD2" w:rsidDel="00E05263">
                <w:rPr>
                  <w:rFonts w:ascii="Times New Roman" w:hAnsi="Times New Roman" w:cs="Times New Roman"/>
                  <w:sz w:val="24"/>
                  <w:szCs w:val="24"/>
                </w:rPr>
                <w:delText>3257</w:delText>
              </w:r>
            </w:del>
            <w:del w:id="1068" w:author="Mohammad Nayeem Hasan" w:date="2022-11-24T15:34:00Z">
              <w:r w:rsidR="007659D3" w:rsidRPr="00186BD2" w:rsidDel="00E05263">
                <w:rPr>
                  <w:rFonts w:ascii="Times New Roman" w:hAnsi="Times New Roman" w:cs="Times New Roman"/>
                  <w:sz w:val="24"/>
                  <w:szCs w:val="24"/>
                </w:rPr>
                <w:delText>.83</w:delText>
              </w:r>
            </w:del>
            <w:r w:rsidR="007659D3" w:rsidRPr="00186BD2">
              <w:rPr>
                <w:rFonts w:ascii="Times New Roman" w:hAnsi="Times New Roman" w:cs="Times New Roman"/>
                <w:sz w:val="24"/>
                <w:szCs w:val="24"/>
              </w:rPr>
              <w:t>)</w:t>
            </w:r>
          </w:p>
        </w:tc>
        <w:tc>
          <w:tcPr>
            <w:tcW w:w="1098" w:type="pct"/>
            <w:tcPrChange w:id="1069" w:author="Mohammad Nayeem Hasan" w:date="2022-11-24T15:34:00Z">
              <w:tcPr>
                <w:tcW w:w="514" w:type="pct"/>
              </w:tcPr>
            </w:tcPrChange>
          </w:tcPr>
          <w:p w14:paraId="44C9680A" w14:textId="769413E2" w:rsidR="007659D3" w:rsidRPr="00186BD2" w:rsidRDefault="007659D3">
            <w:pPr>
              <w:spacing w:line="276" w:lineRule="auto"/>
              <w:rPr>
                <w:rFonts w:ascii="Times New Roman" w:hAnsi="Times New Roman" w:cs="Times New Roman"/>
                <w:sz w:val="24"/>
                <w:szCs w:val="24"/>
              </w:rPr>
              <w:pPrChange w:id="1070" w:author="Mohammad Nayeem Hasan" w:date="2022-11-03T22:34:00Z">
                <w:pPr>
                  <w:jc w:val="center"/>
                </w:pPr>
              </w:pPrChange>
            </w:pPr>
            <w:del w:id="1071" w:author="Mohammad Nayeem Hasan" w:date="2022-11-24T15:34:00Z">
              <w:r w:rsidRPr="00186BD2" w:rsidDel="00E05263">
                <w:rPr>
                  <w:rFonts w:ascii="Times New Roman" w:hAnsi="Times New Roman" w:cs="Times New Roman"/>
                  <w:sz w:val="24"/>
                  <w:szCs w:val="24"/>
                </w:rPr>
                <w:delText>991</w:delText>
              </w:r>
            </w:del>
            <w:ins w:id="1072" w:author="Mohammad Nayeem Hasan [2]" w:date="2023-03-01T20:31:00Z">
              <w:r w:rsidR="00990B0B">
                <w:rPr>
                  <w:rFonts w:ascii="Times New Roman" w:hAnsi="Times New Roman" w:cs="Times New Roman"/>
                  <w:sz w:val="24"/>
                  <w:szCs w:val="24"/>
                </w:rPr>
                <w:t>21932</w:t>
              </w:r>
            </w:ins>
            <w:del w:id="1073" w:author="Mohammad Nayeem Hasan" w:date="2022-11-24T15:34:00Z">
              <w:r w:rsidRPr="00186BD2" w:rsidDel="00E05263">
                <w:rPr>
                  <w:rFonts w:ascii="Times New Roman" w:hAnsi="Times New Roman" w:cs="Times New Roman"/>
                  <w:sz w:val="24"/>
                  <w:szCs w:val="24"/>
                </w:rPr>
                <w:delText>1</w:delText>
              </w:r>
            </w:del>
            <w:ins w:id="1074" w:author="Mohammad Nayeem Hasan" w:date="2022-11-24T15:34:00Z">
              <w:del w:id="1075" w:author="Mohammad Nayeem Hasan [2]" w:date="2023-03-01T20:31:00Z">
                <w:r w:rsidR="00E05263" w:rsidDel="00990B0B">
                  <w:rPr>
                    <w:rFonts w:ascii="Times New Roman" w:hAnsi="Times New Roman" w:cs="Times New Roman"/>
                    <w:sz w:val="24"/>
                    <w:szCs w:val="24"/>
                  </w:rPr>
                  <w:delText>1551</w:delText>
                </w:r>
              </w:del>
            </w:ins>
          </w:p>
        </w:tc>
        <w:tc>
          <w:tcPr>
            <w:tcW w:w="844" w:type="pct"/>
            <w:tcPrChange w:id="1076" w:author="Mohammad Nayeem Hasan" w:date="2022-11-24T15:34:00Z">
              <w:tcPr>
                <w:tcW w:w="403" w:type="pct"/>
              </w:tcPr>
            </w:tcPrChange>
          </w:tcPr>
          <w:p w14:paraId="0FE381B9" w14:textId="6B113A40" w:rsidR="007659D3" w:rsidRPr="00186BD2" w:rsidRDefault="007659D3">
            <w:pPr>
              <w:spacing w:line="276" w:lineRule="auto"/>
              <w:rPr>
                <w:rFonts w:ascii="Times New Roman" w:hAnsi="Times New Roman" w:cs="Times New Roman"/>
                <w:sz w:val="24"/>
                <w:szCs w:val="24"/>
              </w:rPr>
              <w:pPrChange w:id="1077" w:author="Mohammad Nayeem Hasan" w:date="2022-11-03T22:34:00Z">
                <w:pPr>
                  <w:jc w:val="center"/>
                </w:pPr>
              </w:pPrChange>
            </w:pPr>
            <w:del w:id="1078" w:author="Mohammad Nayeem Hasan" w:date="2022-11-24T21:49:00Z">
              <w:r w:rsidRPr="00186BD2" w:rsidDel="008C6CEE">
                <w:rPr>
                  <w:rFonts w:ascii="Times New Roman" w:hAnsi="Times New Roman" w:cs="Times New Roman"/>
                  <w:sz w:val="24"/>
                  <w:szCs w:val="24"/>
                </w:rPr>
                <w:delText>16092</w:delText>
              </w:r>
            </w:del>
            <w:ins w:id="1079" w:author="Mohammad Nayeem Hasan" w:date="2022-11-24T21:50:00Z">
              <w:del w:id="1080" w:author="Mohammad Nayeem Hasan [2]" w:date="2023-03-01T20:33:00Z">
                <w:r w:rsidR="008C6CEE" w:rsidDel="000F797B">
                  <w:rPr>
                    <w:rFonts w:ascii="Times New Roman" w:hAnsi="Times New Roman" w:cs="Times New Roman"/>
                    <w:sz w:val="24"/>
                    <w:szCs w:val="24"/>
                  </w:rPr>
                  <w:delText>2660</w:delText>
                </w:r>
              </w:del>
            </w:ins>
            <w:ins w:id="1081" w:author="Mohammad Nayeem Hasan [2]" w:date="2023-03-01T20:33:00Z">
              <w:r w:rsidR="000F797B">
                <w:rPr>
                  <w:rFonts w:ascii="Times New Roman" w:hAnsi="Times New Roman" w:cs="Times New Roman"/>
                  <w:sz w:val="24"/>
                  <w:szCs w:val="24"/>
                </w:rPr>
                <w:t>62522</w:t>
              </w:r>
            </w:ins>
          </w:p>
        </w:tc>
      </w:tr>
      <w:tr w:rsidR="007659D3" w:rsidRPr="00186BD2" w14:paraId="403CBB23" w14:textId="598A7951" w:rsidTr="00E05263">
        <w:trPr>
          <w:jc w:val="center"/>
          <w:trPrChange w:id="1082" w:author="Mohammad Nayeem Hasan" w:date="2022-11-24T15:34:00Z">
            <w:trPr>
              <w:gridAfter w:val="0"/>
              <w:jc w:val="center"/>
            </w:trPr>
          </w:trPrChange>
        </w:trPr>
        <w:tc>
          <w:tcPr>
            <w:tcW w:w="845" w:type="pct"/>
            <w:tcPrChange w:id="1083" w:author="Mohammad Nayeem Hasan" w:date="2022-11-24T15:34:00Z">
              <w:tcPr>
                <w:tcW w:w="403" w:type="pct"/>
              </w:tcPr>
            </w:tcPrChange>
          </w:tcPr>
          <w:p w14:paraId="6D6333F4" w14:textId="230B1AF7" w:rsidR="007659D3" w:rsidRPr="00186BD2" w:rsidRDefault="007659D3">
            <w:pPr>
              <w:spacing w:line="276" w:lineRule="auto"/>
              <w:rPr>
                <w:rFonts w:ascii="Times New Roman" w:hAnsi="Times New Roman" w:cs="Times New Roman"/>
                <w:sz w:val="24"/>
                <w:szCs w:val="24"/>
              </w:rPr>
              <w:pPrChange w:id="1084" w:author="Mohammad Nayeem Hasan" w:date="2022-11-03T22:34:00Z">
                <w:pPr>
                  <w:jc w:val="center"/>
                </w:pPr>
              </w:pPrChange>
            </w:pPr>
            <w:r w:rsidRPr="00186BD2">
              <w:rPr>
                <w:rFonts w:ascii="Times New Roman" w:hAnsi="Times New Roman" w:cs="Times New Roman"/>
                <w:sz w:val="24"/>
                <w:szCs w:val="24"/>
              </w:rPr>
              <w:t>Overall</w:t>
            </w:r>
          </w:p>
        </w:tc>
        <w:tc>
          <w:tcPr>
            <w:tcW w:w="1062" w:type="pct"/>
            <w:tcPrChange w:id="1085" w:author="Mohammad Nayeem Hasan" w:date="2022-11-24T15:34:00Z">
              <w:tcPr>
                <w:tcW w:w="498" w:type="pct"/>
                <w:gridSpan w:val="2"/>
              </w:tcPr>
            </w:tcPrChange>
          </w:tcPr>
          <w:p w14:paraId="11CD033E" w14:textId="20EE1513" w:rsidR="007659D3" w:rsidRPr="00186BD2" w:rsidRDefault="007659D3">
            <w:pPr>
              <w:spacing w:line="276" w:lineRule="auto"/>
              <w:rPr>
                <w:rFonts w:ascii="Times New Roman" w:hAnsi="Times New Roman" w:cs="Times New Roman"/>
                <w:sz w:val="24"/>
                <w:szCs w:val="24"/>
              </w:rPr>
              <w:pPrChange w:id="1086" w:author="Mohammad Nayeem Hasan" w:date="2022-11-03T22:34:00Z">
                <w:pPr>
                  <w:jc w:val="center"/>
                </w:pPr>
              </w:pPrChange>
            </w:pPr>
            <w:r w:rsidRPr="00186BD2">
              <w:rPr>
                <w:rFonts w:ascii="Times New Roman" w:hAnsi="Times New Roman" w:cs="Times New Roman"/>
                <w:sz w:val="24"/>
                <w:szCs w:val="24"/>
              </w:rPr>
              <w:t>0</w:t>
            </w:r>
          </w:p>
        </w:tc>
        <w:tc>
          <w:tcPr>
            <w:tcW w:w="1151" w:type="pct"/>
            <w:tcPrChange w:id="1087" w:author="Mohammad Nayeem Hasan" w:date="2022-11-24T15:34:00Z">
              <w:tcPr>
                <w:tcW w:w="538" w:type="pct"/>
                <w:gridSpan w:val="2"/>
              </w:tcPr>
            </w:tcPrChange>
          </w:tcPr>
          <w:p w14:paraId="01020EB6" w14:textId="4A090E68" w:rsidR="007659D3" w:rsidRPr="00186BD2" w:rsidRDefault="0063352B">
            <w:pPr>
              <w:spacing w:line="276" w:lineRule="auto"/>
              <w:rPr>
                <w:rFonts w:ascii="Times New Roman" w:hAnsi="Times New Roman" w:cs="Times New Roman"/>
                <w:sz w:val="24"/>
                <w:szCs w:val="24"/>
              </w:rPr>
              <w:pPrChange w:id="1088" w:author="Mohammad Nayeem Hasan" w:date="2022-11-03T22:34:00Z">
                <w:pPr>
                  <w:jc w:val="center"/>
                </w:pPr>
              </w:pPrChange>
            </w:pPr>
            <w:ins w:id="1089" w:author="Mohammad Nayeem Hasan [2]" w:date="2023-03-03T22:41:00Z">
              <w:r>
                <w:rPr>
                  <w:rFonts w:ascii="Times New Roman" w:hAnsi="Times New Roman" w:cs="Times New Roman"/>
                  <w:sz w:val="24"/>
                  <w:szCs w:val="24"/>
                </w:rPr>
                <w:t>884.95</w:t>
              </w:r>
            </w:ins>
            <w:del w:id="1090" w:author="Mohammad Nayeem Hasan [2]" w:date="2023-03-01T20:29:00Z">
              <w:r w:rsidR="007659D3" w:rsidRPr="00186BD2" w:rsidDel="00990B0B">
                <w:rPr>
                  <w:rFonts w:ascii="Times New Roman" w:hAnsi="Times New Roman" w:cs="Times New Roman"/>
                  <w:sz w:val="24"/>
                  <w:szCs w:val="24"/>
                </w:rPr>
                <w:delText>72</w:delText>
              </w:r>
            </w:del>
            <w:ins w:id="1091" w:author="Mohammad Nayeem Hasan" w:date="2022-11-24T21:51:00Z">
              <w:del w:id="1092" w:author="Mohammad Nayeem Hasan [2]" w:date="2023-03-01T20:29:00Z">
                <w:r w:rsidR="008C6CEE" w:rsidDel="00990B0B">
                  <w:rPr>
                    <w:rFonts w:ascii="Times New Roman" w:hAnsi="Times New Roman" w:cs="Times New Roman"/>
                    <w:sz w:val="24"/>
                    <w:szCs w:val="24"/>
                  </w:rPr>
                  <w:delText>4.73</w:delText>
                </w:r>
              </w:del>
            </w:ins>
            <w:del w:id="1093" w:author="Mohammad Nayeem Hasan" w:date="2022-11-24T21:51:00Z">
              <w:r w:rsidR="007659D3" w:rsidRPr="00186BD2" w:rsidDel="008C6CEE">
                <w:rPr>
                  <w:rFonts w:ascii="Times New Roman" w:hAnsi="Times New Roman" w:cs="Times New Roman"/>
                  <w:sz w:val="24"/>
                  <w:szCs w:val="24"/>
                </w:rPr>
                <w:delText>5.11</w:delText>
              </w:r>
            </w:del>
            <w:r w:rsidR="007659D3" w:rsidRPr="00186BD2">
              <w:rPr>
                <w:rFonts w:ascii="Times New Roman" w:hAnsi="Times New Roman" w:cs="Times New Roman"/>
                <w:sz w:val="24"/>
                <w:szCs w:val="24"/>
              </w:rPr>
              <w:t xml:space="preserve"> (</w:t>
            </w:r>
            <w:del w:id="1094" w:author="Mohammad Nayeem Hasan [2]" w:date="2023-03-01T20:35:00Z">
              <w:r w:rsidR="007659D3" w:rsidRPr="00186BD2" w:rsidDel="000F797B">
                <w:rPr>
                  <w:rFonts w:ascii="Times New Roman" w:hAnsi="Times New Roman" w:cs="Times New Roman"/>
                  <w:sz w:val="24"/>
                  <w:szCs w:val="24"/>
                </w:rPr>
                <w:delText>3</w:delText>
              </w:r>
            </w:del>
            <w:ins w:id="1095" w:author="Mohammad Nayeem Hasan" w:date="2022-11-24T21:51:00Z">
              <w:del w:id="1096" w:author="Mohammad Nayeem Hasan [2]" w:date="2023-03-01T20:35:00Z">
                <w:r w:rsidR="008C6CEE" w:rsidDel="000F797B">
                  <w:rPr>
                    <w:rFonts w:ascii="Times New Roman" w:hAnsi="Times New Roman" w:cs="Times New Roman"/>
                    <w:sz w:val="24"/>
                    <w:szCs w:val="24"/>
                  </w:rPr>
                  <w:delText>864.79</w:delText>
                </w:r>
              </w:del>
            </w:ins>
            <w:ins w:id="1097" w:author="Mohammad Nayeem Hasan [2]" w:date="2023-03-01T20:35:00Z">
              <w:r w:rsidR="000F797B">
                <w:rPr>
                  <w:rFonts w:ascii="Times New Roman" w:hAnsi="Times New Roman" w:cs="Times New Roman"/>
                  <w:sz w:val="24"/>
                  <w:szCs w:val="24"/>
                </w:rPr>
                <w:t>4</w:t>
              </w:r>
            </w:ins>
            <w:ins w:id="1098" w:author="Mohammad Nayeem Hasan [2]" w:date="2023-03-03T22:41:00Z">
              <w:r>
                <w:rPr>
                  <w:rFonts w:ascii="Times New Roman" w:hAnsi="Times New Roman" w:cs="Times New Roman"/>
                  <w:sz w:val="24"/>
                  <w:szCs w:val="24"/>
                </w:rPr>
                <w:t>007</w:t>
              </w:r>
            </w:ins>
            <w:ins w:id="1099" w:author="Mohammad Nayeem Hasan [2]" w:date="2023-03-03T22:42:00Z">
              <w:r>
                <w:rPr>
                  <w:rFonts w:ascii="Times New Roman" w:hAnsi="Times New Roman" w:cs="Times New Roman"/>
                  <w:sz w:val="24"/>
                  <w:szCs w:val="24"/>
                </w:rPr>
                <w:t>.44</w:t>
              </w:r>
            </w:ins>
            <w:del w:id="1100" w:author="Mohammad Nayeem Hasan" w:date="2022-11-24T21:51:00Z">
              <w:r w:rsidR="007659D3" w:rsidRPr="00186BD2" w:rsidDel="008C6CEE">
                <w:rPr>
                  <w:rFonts w:ascii="Times New Roman" w:hAnsi="Times New Roman" w:cs="Times New Roman"/>
                  <w:sz w:val="24"/>
                  <w:szCs w:val="24"/>
                </w:rPr>
                <w:delText>642.55</w:delText>
              </w:r>
            </w:del>
            <w:r w:rsidR="007659D3" w:rsidRPr="00186BD2">
              <w:rPr>
                <w:rFonts w:ascii="Times New Roman" w:hAnsi="Times New Roman" w:cs="Times New Roman"/>
                <w:sz w:val="24"/>
                <w:szCs w:val="24"/>
              </w:rPr>
              <w:t>)</w:t>
            </w:r>
          </w:p>
        </w:tc>
        <w:tc>
          <w:tcPr>
            <w:tcW w:w="1098" w:type="pct"/>
            <w:tcPrChange w:id="1101" w:author="Mohammad Nayeem Hasan" w:date="2022-11-24T15:34:00Z">
              <w:tcPr>
                <w:tcW w:w="514" w:type="pct"/>
              </w:tcPr>
            </w:tcPrChange>
          </w:tcPr>
          <w:p w14:paraId="46FAFD89" w14:textId="02F73CE5" w:rsidR="007659D3" w:rsidRPr="00186BD2" w:rsidRDefault="007659D3">
            <w:pPr>
              <w:spacing w:line="276" w:lineRule="auto"/>
              <w:rPr>
                <w:rFonts w:ascii="Times New Roman" w:hAnsi="Times New Roman" w:cs="Times New Roman"/>
                <w:sz w:val="24"/>
                <w:szCs w:val="24"/>
              </w:rPr>
              <w:pPrChange w:id="1102" w:author="Mohammad Nayeem Hasan" w:date="2022-11-03T22:34:00Z">
                <w:pPr>
                  <w:jc w:val="center"/>
                </w:pPr>
              </w:pPrChange>
            </w:pPr>
            <w:r w:rsidRPr="00186BD2">
              <w:rPr>
                <w:rFonts w:ascii="Times New Roman" w:hAnsi="Times New Roman" w:cs="Times New Roman"/>
                <w:sz w:val="24"/>
                <w:szCs w:val="24"/>
              </w:rPr>
              <w:t>52636</w:t>
            </w:r>
          </w:p>
        </w:tc>
        <w:tc>
          <w:tcPr>
            <w:tcW w:w="844" w:type="pct"/>
            <w:tcPrChange w:id="1103" w:author="Mohammad Nayeem Hasan" w:date="2022-11-24T15:34:00Z">
              <w:tcPr>
                <w:tcW w:w="403" w:type="pct"/>
              </w:tcPr>
            </w:tcPrChange>
          </w:tcPr>
          <w:p w14:paraId="2770D39C" w14:textId="62049232" w:rsidR="007659D3" w:rsidRPr="00186BD2" w:rsidRDefault="007659D3">
            <w:pPr>
              <w:spacing w:line="276" w:lineRule="auto"/>
              <w:rPr>
                <w:rFonts w:ascii="Times New Roman" w:hAnsi="Times New Roman" w:cs="Times New Roman"/>
                <w:sz w:val="24"/>
                <w:szCs w:val="24"/>
              </w:rPr>
              <w:pPrChange w:id="1104" w:author="Mohammad Nayeem Hasan" w:date="2022-11-03T22:34:00Z">
                <w:pPr>
                  <w:jc w:val="center"/>
                </w:pPr>
              </w:pPrChange>
            </w:pPr>
            <w:del w:id="1105" w:author="Mohammad Nayeem Hasan" w:date="2022-11-24T21:51:00Z">
              <w:r w:rsidRPr="00186BD2" w:rsidDel="008C6CEE">
                <w:rPr>
                  <w:rFonts w:ascii="Times New Roman" w:hAnsi="Times New Roman" w:cs="Times New Roman"/>
                  <w:sz w:val="24"/>
                  <w:szCs w:val="24"/>
                </w:rPr>
                <w:delText>197956</w:delText>
              </w:r>
            </w:del>
            <w:ins w:id="1106" w:author="Mohammad Nayeem Hasan" w:date="2022-11-24T21:51:00Z">
              <w:del w:id="1107" w:author="Mohammad Nayeem Hasan [2]" w:date="2023-03-01T20:33:00Z">
                <w:r w:rsidR="008C6CEE" w:rsidDel="000F797B">
                  <w:rPr>
                    <w:rFonts w:ascii="Times New Roman" w:hAnsi="Times New Roman" w:cs="Times New Roman"/>
                    <w:sz w:val="24"/>
                    <w:szCs w:val="24"/>
                  </w:rPr>
                  <w:delText>170311</w:delText>
                </w:r>
              </w:del>
            </w:ins>
            <w:ins w:id="1108" w:author="Mohammad Nayeem Hasan [2]" w:date="2023-03-01T20:33:00Z">
              <w:r w:rsidR="000F797B">
                <w:rPr>
                  <w:rFonts w:ascii="Times New Roman" w:hAnsi="Times New Roman" w:cs="Times New Roman"/>
                  <w:sz w:val="24"/>
                  <w:szCs w:val="24"/>
                </w:rPr>
                <w:t>2</w:t>
              </w:r>
            </w:ins>
            <w:ins w:id="1109" w:author="Mohammad Nayeem Hasan [2]" w:date="2023-03-01T20:34:00Z">
              <w:r w:rsidR="000F797B">
                <w:rPr>
                  <w:rFonts w:ascii="Times New Roman" w:hAnsi="Times New Roman" w:cs="Times New Roman"/>
                  <w:sz w:val="24"/>
                  <w:szCs w:val="24"/>
                </w:rPr>
                <w:t>44</w:t>
              </w:r>
            </w:ins>
            <w:ins w:id="1110" w:author="Mohammad Nayeem Hasan [2]" w:date="2023-03-03T22:43:00Z">
              <w:r w:rsidR="0063352B">
                <w:rPr>
                  <w:rFonts w:ascii="Times New Roman" w:hAnsi="Times New Roman" w:cs="Times New Roman"/>
                  <w:sz w:val="24"/>
                  <w:szCs w:val="24"/>
                </w:rPr>
                <w:t>246</w:t>
              </w:r>
            </w:ins>
          </w:p>
        </w:tc>
      </w:tr>
    </w:tbl>
    <w:p w14:paraId="1E6DB209" w14:textId="2E48FF9E" w:rsidR="006C6DC6" w:rsidRPr="00186BD2" w:rsidRDefault="006C6DC6">
      <w:pPr>
        <w:spacing w:line="276" w:lineRule="auto"/>
        <w:rPr>
          <w:rFonts w:ascii="Times New Roman" w:hAnsi="Times New Roman" w:cs="Times New Roman"/>
          <w:sz w:val="24"/>
          <w:szCs w:val="24"/>
        </w:rPr>
        <w:pPrChange w:id="1111" w:author="Mohammad Nayeem Hasan" w:date="2022-11-03T22:34:00Z">
          <w:pPr/>
        </w:pPrChange>
      </w:pPr>
    </w:p>
    <w:p w14:paraId="612525FE" w14:textId="77777777" w:rsidR="00A71406" w:rsidRDefault="00A71406">
      <w:pPr>
        <w:rPr>
          <w:ins w:id="1112" w:author="Mohammad Nayeem Hasan" w:date="2022-11-03T22:57:00Z"/>
          <w:rStyle w:val="label"/>
          <w:rFonts w:ascii="Times New Roman" w:hAnsi="Times New Roman" w:cs="Times New Roman"/>
          <w:sz w:val="24"/>
          <w:szCs w:val="24"/>
        </w:rPr>
      </w:pPr>
      <w:ins w:id="1113" w:author="Mohammad Nayeem Hasan" w:date="2022-11-03T22:57:00Z">
        <w:r>
          <w:rPr>
            <w:rStyle w:val="label"/>
            <w:rFonts w:ascii="Times New Roman" w:hAnsi="Times New Roman" w:cs="Times New Roman"/>
            <w:sz w:val="24"/>
            <w:szCs w:val="24"/>
          </w:rPr>
          <w:br w:type="page"/>
        </w:r>
      </w:ins>
    </w:p>
    <w:p w14:paraId="0D956A22" w14:textId="3E1C5CE9" w:rsidR="00290F65" w:rsidRDefault="0049590E" w:rsidP="008D27A3">
      <w:pPr>
        <w:spacing w:line="276" w:lineRule="auto"/>
        <w:rPr>
          <w:ins w:id="1114" w:author="Mohammad Nayeem Hasan" w:date="2022-10-30T19:53:00Z"/>
          <w:rStyle w:val="label"/>
          <w:rFonts w:ascii="Times New Roman" w:hAnsi="Times New Roman" w:cs="Times New Roman"/>
          <w:sz w:val="24"/>
          <w:szCs w:val="24"/>
        </w:rPr>
      </w:pPr>
      <w:ins w:id="1115" w:author="Mohammad Nayeem Hasan" w:date="2022-10-30T19:50:00Z">
        <w:r>
          <w:rPr>
            <w:rStyle w:val="label"/>
            <w:rFonts w:ascii="Times New Roman" w:hAnsi="Times New Roman" w:cs="Times New Roman"/>
            <w:sz w:val="24"/>
            <w:szCs w:val="24"/>
          </w:rPr>
          <w:lastRenderedPageBreak/>
          <w:t xml:space="preserve">Table 2: </w:t>
        </w:r>
      </w:ins>
      <w:ins w:id="1116" w:author="Mohammad Nayeem Hasan" w:date="2022-10-30T19:51:00Z">
        <w:r>
          <w:rPr>
            <w:rFonts w:ascii="Times New Roman" w:hAnsi="Times New Roman" w:cs="Times New Roman"/>
            <w:sz w:val="24"/>
            <w:szCs w:val="24"/>
          </w:rPr>
          <w:t>Paired t-test of the reported dengue</w:t>
        </w:r>
        <w:r w:rsidRPr="00186BD2">
          <w:rPr>
            <w:rFonts w:ascii="Times New Roman" w:hAnsi="Times New Roman" w:cs="Times New Roman"/>
            <w:sz w:val="24"/>
            <w:szCs w:val="24"/>
          </w:rPr>
          <w:t xml:space="preserve"> cases between two </w:t>
        </w:r>
        <w:r>
          <w:rPr>
            <w:rFonts w:ascii="Times New Roman" w:hAnsi="Times New Roman" w:cs="Times New Roman"/>
            <w:sz w:val="24"/>
            <w:szCs w:val="24"/>
          </w:rPr>
          <w:t>decades</w:t>
        </w:r>
        <w:r w:rsidRPr="00186BD2" w:rsidDel="00063026">
          <w:rPr>
            <w:rStyle w:val="label"/>
            <w:rFonts w:ascii="Times New Roman" w:hAnsi="Times New Roman" w:cs="Times New Roman"/>
            <w:sz w:val="24"/>
            <w:szCs w:val="24"/>
          </w:rPr>
          <w:t xml:space="preserve"> </w:t>
        </w:r>
      </w:ins>
      <w:ins w:id="1117" w:author="Haider, Najmul" w:date="2022-10-16T18:05:00Z">
        <w:del w:id="1118" w:author="Mohammad Nayeem Hasan" w:date="2022-10-30T19:50:00Z">
          <w:r w:rsidR="00290F65" w:rsidRPr="00186BD2" w:rsidDel="00063026">
            <w:rPr>
              <w:rStyle w:val="label"/>
              <w:rFonts w:ascii="Times New Roman" w:hAnsi="Times New Roman" w:cs="Times New Roman"/>
              <w:sz w:val="24"/>
              <w:szCs w:val="24"/>
            </w:rPr>
            <w:br w:type="page"/>
          </w:r>
        </w:del>
      </w:ins>
    </w:p>
    <w:tbl>
      <w:tblPr>
        <w:tblStyle w:val="TableGrid"/>
        <w:tblW w:w="5000" w:type="pct"/>
        <w:jc w:val="center"/>
        <w:tblLook w:val="04A0" w:firstRow="1" w:lastRow="0" w:firstColumn="1" w:lastColumn="0" w:noHBand="0" w:noVBand="1"/>
        <w:tblPrChange w:id="1119" w:author="Mohammad Nayeem Hasan" w:date="2022-11-03T16:45:00Z">
          <w:tblPr>
            <w:tblStyle w:val="TableGrid"/>
            <w:tblW w:w="5000" w:type="pct"/>
            <w:jc w:val="center"/>
            <w:tblLook w:val="04A0" w:firstRow="1" w:lastRow="0" w:firstColumn="1" w:lastColumn="0" w:noHBand="0" w:noVBand="1"/>
          </w:tblPr>
        </w:tblPrChange>
      </w:tblPr>
      <w:tblGrid>
        <w:gridCol w:w="4873"/>
        <w:gridCol w:w="4477"/>
        <w:tblGridChange w:id="1120">
          <w:tblGrid>
            <w:gridCol w:w="2638"/>
            <w:gridCol w:w="2424"/>
          </w:tblGrid>
        </w:tblGridChange>
      </w:tblGrid>
      <w:tr w:rsidR="007659D3" w:rsidRPr="00186BD2" w14:paraId="21EE2052" w14:textId="77777777" w:rsidTr="007659D3">
        <w:trPr>
          <w:jc w:val="center"/>
          <w:ins w:id="1121" w:author="Mohammad Nayeem Hasan" w:date="2022-10-30T19:53:00Z"/>
          <w:trPrChange w:id="1122" w:author="Mohammad Nayeem Hasan" w:date="2022-11-03T16:45:00Z">
            <w:trPr>
              <w:jc w:val="center"/>
            </w:trPr>
          </w:trPrChange>
        </w:trPr>
        <w:tc>
          <w:tcPr>
            <w:tcW w:w="2606" w:type="pct"/>
            <w:tcPrChange w:id="1123" w:author="Mohammad Nayeem Hasan" w:date="2022-11-03T16:45:00Z">
              <w:tcPr>
                <w:tcW w:w="1411" w:type="pct"/>
              </w:tcPr>
            </w:tcPrChange>
          </w:tcPr>
          <w:p w14:paraId="042EA37D" w14:textId="77777777" w:rsidR="007659D3" w:rsidRPr="00186BD2" w:rsidRDefault="007659D3">
            <w:pPr>
              <w:spacing w:line="276" w:lineRule="auto"/>
              <w:rPr>
                <w:ins w:id="1124" w:author="Mohammad Nayeem Hasan" w:date="2022-10-30T19:53:00Z"/>
                <w:rFonts w:ascii="Times New Roman" w:hAnsi="Times New Roman" w:cs="Times New Roman"/>
                <w:sz w:val="24"/>
                <w:szCs w:val="24"/>
              </w:rPr>
              <w:pPrChange w:id="1125" w:author="Mohammad Nayeem Hasan" w:date="2022-11-03T22:34:00Z">
                <w:pPr>
                  <w:spacing w:line="276" w:lineRule="auto"/>
                  <w:jc w:val="center"/>
                </w:pPr>
              </w:pPrChange>
            </w:pPr>
          </w:p>
        </w:tc>
        <w:tc>
          <w:tcPr>
            <w:tcW w:w="2394" w:type="pct"/>
            <w:tcPrChange w:id="1126" w:author="Mohammad Nayeem Hasan" w:date="2022-11-03T16:45:00Z">
              <w:tcPr>
                <w:tcW w:w="1296" w:type="pct"/>
              </w:tcPr>
            </w:tcPrChange>
          </w:tcPr>
          <w:p w14:paraId="7372AC2D" w14:textId="4AB2D9BB" w:rsidR="007659D3" w:rsidRPr="00A71406" w:rsidRDefault="007659D3">
            <w:pPr>
              <w:spacing w:line="276" w:lineRule="auto"/>
              <w:rPr>
                <w:ins w:id="1127" w:author="Mohammad Nayeem Hasan" w:date="2022-10-30T19:53:00Z"/>
                <w:rFonts w:ascii="Times New Roman" w:hAnsi="Times New Roman" w:cs="Times New Roman"/>
                <w:b/>
                <w:bCs/>
                <w:sz w:val="24"/>
                <w:szCs w:val="24"/>
                <w:rPrChange w:id="1128" w:author="Mohammad Nayeem Hasan" w:date="2022-11-03T22:57:00Z">
                  <w:rPr>
                    <w:ins w:id="1129" w:author="Mohammad Nayeem Hasan" w:date="2022-10-30T19:53:00Z"/>
                    <w:rFonts w:ascii="Times New Roman" w:hAnsi="Times New Roman" w:cs="Times New Roman"/>
                    <w:sz w:val="24"/>
                    <w:szCs w:val="24"/>
                  </w:rPr>
                </w:rPrChange>
              </w:rPr>
              <w:pPrChange w:id="1130" w:author="Mohammad Nayeem Hasan" w:date="2022-11-03T22:34:00Z">
                <w:pPr>
                  <w:spacing w:line="276" w:lineRule="auto"/>
                  <w:jc w:val="center"/>
                </w:pPr>
              </w:pPrChange>
            </w:pPr>
            <w:ins w:id="1131" w:author="Mohammad Nayeem Hasan" w:date="2022-10-30T19:55:00Z">
              <w:r w:rsidRPr="00A71406">
                <w:rPr>
                  <w:rFonts w:ascii="Times New Roman" w:hAnsi="Times New Roman" w:cs="Times New Roman"/>
                  <w:b/>
                  <w:bCs/>
                  <w:sz w:val="24"/>
                  <w:szCs w:val="24"/>
                  <w:rPrChange w:id="1132" w:author="Mohammad Nayeem Hasan" w:date="2022-11-03T22:57:00Z">
                    <w:rPr>
                      <w:rFonts w:ascii="Times New Roman" w:hAnsi="Times New Roman" w:cs="Times New Roman"/>
                      <w:sz w:val="24"/>
                      <w:szCs w:val="24"/>
                    </w:rPr>
                  </w:rPrChange>
                </w:rPr>
                <w:t xml:space="preserve">Mean </w:t>
              </w:r>
            </w:ins>
            <w:ins w:id="1133" w:author="Mohammad Nayeem Hasan" w:date="2022-10-30T19:58:00Z">
              <w:r w:rsidRPr="00A71406">
                <w:rPr>
                  <w:rFonts w:ascii="Times New Roman" w:hAnsi="Times New Roman" w:cs="Times New Roman"/>
                  <w:b/>
                  <w:bCs/>
                  <w:sz w:val="24"/>
                  <w:szCs w:val="24"/>
                  <w:rPrChange w:id="1134" w:author="Mohammad Nayeem Hasan" w:date="2022-11-03T22:57:00Z">
                    <w:rPr>
                      <w:rFonts w:ascii="Times New Roman" w:hAnsi="Times New Roman" w:cs="Times New Roman"/>
                      <w:sz w:val="24"/>
                      <w:szCs w:val="24"/>
                    </w:rPr>
                  </w:rPrChange>
                </w:rPr>
                <w:t>c</w:t>
              </w:r>
            </w:ins>
            <w:ins w:id="1135" w:author="Mohammad Nayeem Hasan" w:date="2022-10-30T19:55:00Z">
              <w:r w:rsidRPr="00A71406">
                <w:rPr>
                  <w:rFonts w:ascii="Times New Roman" w:hAnsi="Times New Roman" w:cs="Times New Roman"/>
                  <w:b/>
                  <w:bCs/>
                  <w:sz w:val="24"/>
                  <w:szCs w:val="24"/>
                  <w:rPrChange w:id="1136" w:author="Mohammad Nayeem Hasan" w:date="2022-11-03T22:57:00Z">
                    <w:rPr>
                      <w:rFonts w:ascii="Times New Roman" w:hAnsi="Times New Roman" w:cs="Times New Roman"/>
                      <w:sz w:val="24"/>
                      <w:szCs w:val="24"/>
                    </w:rPr>
                  </w:rPrChange>
                </w:rPr>
                <w:t>ases</w:t>
              </w:r>
            </w:ins>
          </w:p>
        </w:tc>
      </w:tr>
      <w:tr w:rsidR="007659D3" w:rsidRPr="00186BD2" w14:paraId="5E6F282B" w14:textId="77777777" w:rsidTr="007659D3">
        <w:trPr>
          <w:jc w:val="center"/>
          <w:ins w:id="1137" w:author="Mohammad Nayeem Hasan" w:date="2022-10-30T19:53:00Z"/>
          <w:trPrChange w:id="1138" w:author="Mohammad Nayeem Hasan" w:date="2022-11-03T16:45:00Z">
            <w:trPr>
              <w:jc w:val="center"/>
            </w:trPr>
          </w:trPrChange>
        </w:trPr>
        <w:tc>
          <w:tcPr>
            <w:tcW w:w="2606" w:type="pct"/>
            <w:tcPrChange w:id="1139" w:author="Mohammad Nayeem Hasan" w:date="2022-11-03T16:45:00Z">
              <w:tcPr>
                <w:tcW w:w="1411" w:type="pct"/>
              </w:tcPr>
            </w:tcPrChange>
          </w:tcPr>
          <w:p w14:paraId="115A87F0" w14:textId="35CD2162" w:rsidR="007659D3" w:rsidRPr="00186BD2" w:rsidRDefault="007659D3">
            <w:pPr>
              <w:spacing w:line="276" w:lineRule="auto"/>
              <w:rPr>
                <w:ins w:id="1140" w:author="Mohammad Nayeem Hasan" w:date="2022-10-30T19:53:00Z"/>
                <w:rFonts w:ascii="Times New Roman" w:hAnsi="Times New Roman" w:cs="Times New Roman"/>
                <w:sz w:val="24"/>
                <w:szCs w:val="24"/>
              </w:rPr>
              <w:pPrChange w:id="1141" w:author="Mohammad Nayeem Hasan" w:date="2022-11-03T22:34:00Z">
                <w:pPr>
                  <w:spacing w:line="276" w:lineRule="auto"/>
                  <w:jc w:val="center"/>
                </w:pPr>
              </w:pPrChange>
            </w:pPr>
            <w:ins w:id="1142" w:author="Mohammad Nayeem Hasan" w:date="2022-10-30T19:55:00Z">
              <w:r>
                <w:rPr>
                  <w:rFonts w:ascii="Times New Roman" w:hAnsi="Times New Roman" w:cs="Times New Roman"/>
                  <w:sz w:val="24"/>
                  <w:szCs w:val="24"/>
                </w:rPr>
                <w:t xml:space="preserve">First Decades </w:t>
              </w:r>
            </w:ins>
          </w:p>
        </w:tc>
        <w:tc>
          <w:tcPr>
            <w:tcW w:w="2394" w:type="pct"/>
            <w:tcPrChange w:id="1143" w:author="Mohammad Nayeem Hasan" w:date="2022-11-03T16:45:00Z">
              <w:tcPr>
                <w:tcW w:w="1296" w:type="pct"/>
              </w:tcPr>
            </w:tcPrChange>
          </w:tcPr>
          <w:p w14:paraId="65B4D692" w14:textId="7A3CFF8E" w:rsidR="007659D3" w:rsidRPr="00186BD2" w:rsidRDefault="00FA34BB">
            <w:pPr>
              <w:spacing w:line="276" w:lineRule="auto"/>
              <w:rPr>
                <w:ins w:id="1144" w:author="Mohammad Nayeem Hasan" w:date="2022-10-30T19:53:00Z"/>
                <w:rFonts w:ascii="Times New Roman" w:hAnsi="Times New Roman" w:cs="Times New Roman"/>
                <w:sz w:val="24"/>
                <w:szCs w:val="24"/>
              </w:rPr>
              <w:pPrChange w:id="1145" w:author="Mohammad Nayeem Hasan" w:date="2022-11-03T22:34:00Z">
                <w:pPr>
                  <w:spacing w:line="276" w:lineRule="auto"/>
                  <w:jc w:val="center"/>
                </w:pPr>
              </w:pPrChange>
            </w:pPr>
            <w:ins w:id="1146" w:author="Mohammad Nayeem Hasan" w:date="2022-11-03T17:18:00Z">
              <w:r>
                <w:rPr>
                  <w:rFonts w:ascii="Times New Roman" w:hAnsi="Times New Roman" w:cs="Times New Roman"/>
                  <w:sz w:val="24"/>
                  <w:szCs w:val="24"/>
                </w:rPr>
                <w:t>1</w:t>
              </w:r>
            </w:ins>
            <w:ins w:id="1147" w:author="Mohammad Nayeem Hasan [2]" w:date="2023-03-03T22:43:00Z">
              <w:r w:rsidR="00DF74EB">
                <w:rPr>
                  <w:rFonts w:ascii="Times New Roman" w:hAnsi="Times New Roman" w:cs="Times New Roman"/>
                  <w:sz w:val="24"/>
                  <w:szCs w:val="24"/>
                </w:rPr>
                <w:t>84.72</w:t>
              </w:r>
            </w:ins>
            <w:ins w:id="1148" w:author="Mohammad Nayeem Hasan" w:date="2022-11-24T21:52:00Z">
              <w:del w:id="1149" w:author="Mohammad Nayeem Hasan [2]" w:date="2023-03-03T22:43:00Z">
                <w:r w:rsidR="008C6CEE" w:rsidDel="00DF74EB">
                  <w:rPr>
                    <w:rFonts w:ascii="Times New Roman" w:hAnsi="Times New Roman" w:cs="Times New Roman"/>
                    <w:sz w:val="24"/>
                    <w:szCs w:val="24"/>
                  </w:rPr>
                  <w:delText>0</w:delText>
                </w:r>
              </w:del>
              <w:del w:id="1150" w:author="Mohammad Nayeem Hasan [2]" w:date="2023-03-01T20:36:00Z">
                <w:r w:rsidR="008C6CEE" w:rsidDel="00980310">
                  <w:rPr>
                    <w:rFonts w:ascii="Times New Roman" w:hAnsi="Times New Roman" w:cs="Times New Roman"/>
                    <w:sz w:val="24"/>
                    <w:szCs w:val="24"/>
                  </w:rPr>
                  <w:delText>5</w:delText>
                </w:r>
              </w:del>
              <w:del w:id="1151" w:author="Mohammad Nayeem Hasan [2]" w:date="2023-03-03T22:43:00Z">
                <w:r w:rsidR="008C6CEE" w:rsidDel="00DF74EB">
                  <w:rPr>
                    <w:rFonts w:ascii="Times New Roman" w:hAnsi="Times New Roman" w:cs="Times New Roman"/>
                    <w:sz w:val="24"/>
                    <w:szCs w:val="24"/>
                  </w:rPr>
                  <w:delText>.</w:delText>
                </w:r>
              </w:del>
              <w:del w:id="1152" w:author="Mohammad Nayeem Hasan [2]" w:date="2023-03-01T20:36:00Z">
                <w:r w:rsidR="008C6CEE" w:rsidDel="00980310">
                  <w:rPr>
                    <w:rFonts w:ascii="Times New Roman" w:hAnsi="Times New Roman" w:cs="Times New Roman"/>
                    <w:sz w:val="24"/>
                    <w:szCs w:val="24"/>
                  </w:rPr>
                  <w:delText>94</w:delText>
                </w:r>
              </w:del>
            </w:ins>
            <w:ins w:id="1153" w:author="Mohammad Nayeem Hasan" w:date="2022-11-03T16:54:00Z">
              <w:r w:rsidR="007659D3">
                <w:rPr>
                  <w:rFonts w:ascii="Times New Roman" w:hAnsi="Times New Roman" w:cs="Times New Roman"/>
                  <w:sz w:val="24"/>
                  <w:szCs w:val="24"/>
                </w:rPr>
                <w:t xml:space="preserve"> (</w:t>
              </w:r>
            </w:ins>
            <w:ins w:id="1154" w:author="Mohammad Nayeem Hasan [2]" w:date="2023-03-03T22:43:00Z">
              <w:r w:rsidR="00DF74EB">
                <w:rPr>
                  <w:rFonts w:ascii="Times New Roman" w:hAnsi="Times New Roman" w:cs="Times New Roman"/>
                  <w:sz w:val="24"/>
                  <w:szCs w:val="24"/>
                </w:rPr>
                <w:t>436.04</w:t>
              </w:r>
            </w:ins>
            <w:ins w:id="1155" w:author="Mohammad Nayeem Hasan" w:date="2022-11-24T21:53:00Z">
              <w:del w:id="1156" w:author="Mohammad Nayeem Hasan [2]" w:date="2023-03-03T22:43:00Z">
                <w:r w:rsidR="008C6CEE" w:rsidDel="00DF74EB">
                  <w:rPr>
                    <w:rFonts w:ascii="Times New Roman" w:hAnsi="Times New Roman" w:cs="Times New Roman"/>
                    <w:sz w:val="24"/>
                    <w:szCs w:val="24"/>
                  </w:rPr>
                  <w:delText>2</w:delText>
                </w:r>
              </w:del>
              <w:del w:id="1157" w:author="Mohammad Nayeem Hasan [2]" w:date="2023-03-01T20:37:00Z">
                <w:r w:rsidR="008C6CEE" w:rsidDel="00980310">
                  <w:rPr>
                    <w:rFonts w:ascii="Times New Roman" w:hAnsi="Times New Roman" w:cs="Times New Roman"/>
                    <w:sz w:val="24"/>
                    <w:szCs w:val="24"/>
                  </w:rPr>
                  <w:delText>31.05</w:delText>
                </w:r>
              </w:del>
            </w:ins>
            <w:ins w:id="1158" w:author="Mohammad Nayeem Hasan" w:date="2022-11-03T16:59:00Z">
              <w:r w:rsidR="00012059">
                <w:rPr>
                  <w:rFonts w:ascii="Times New Roman" w:hAnsi="Times New Roman" w:cs="Times New Roman"/>
                  <w:sz w:val="24"/>
                  <w:szCs w:val="24"/>
                </w:rPr>
                <w:t>)</w:t>
              </w:r>
            </w:ins>
          </w:p>
        </w:tc>
      </w:tr>
      <w:tr w:rsidR="007659D3" w:rsidRPr="00186BD2" w14:paraId="10C1A6FB" w14:textId="77777777" w:rsidTr="007659D3">
        <w:trPr>
          <w:jc w:val="center"/>
          <w:ins w:id="1159" w:author="Mohammad Nayeem Hasan" w:date="2022-10-30T19:53:00Z"/>
          <w:trPrChange w:id="1160" w:author="Mohammad Nayeem Hasan" w:date="2022-11-03T16:45:00Z">
            <w:trPr>
              <w:jc w:val="center"/>
            </w:trPr>
          </w:trPrChange>
        </w:trPr>
        <w:tc>
          <w:tcPr>
            <w:tcW w:w="2606" w:type="pct"/>
            <w:tcPrChange w:id="1161" w:author="Mohammad Nayeem Hasan" w:date="2022-11-03T16:45:00Z">
              <w:tcPr>
                <w:tcW w:w="1411" w:type="pct"/>
              </w:tcPr>
            </w:tcPrChange>
          </w:tcPr>
          <w:p w14:paraId="4FB874E1" w14:textId="03DA5205" w:rsidR="007659D3" w:rsidRPr="00186BD2" w:rsidRDefault="007659D3">
            <w:pPr>
              <w:spacing w:line="276" w:lineRule="auto"/>
              <w:rPr>
                <w:ins w:id="1162" w:author="Mohammad Nayeem Hasan" w:date="2022-10-30T19:53:00Z"/>
                <w:rFonts w:ascii="Times New Roman" w:hAnsi="Times New Roman" w:cs="Times New Roman"/>
                <w:sz w:val="24"/>
                <w:szCs w:val="24"/>
              </w:rPr>
              <w:pPrChange w:id="1163" w:author="Mohammad Nayeem Hasan" w:date="2022-11-03T22:34:00Z">
                <w:pPr>
                  <w:spacing w:line="276" w:lineRule="auto"/>
                  <w:jc w:val="center"/>
                </w:pPr>
              </w:pPrChange>
            </w:pPr>
            <w:ins w:id="1164" w:author="Mohammad Nayeem Hasan" w:date="2022-10-30T19:55:00Z">
              <w:r>
                <w:rPr>
                  <w:rFonts w:ascii="Times New Roman" w:hAnsi="Times New Roman" w:cs="Times New Roman"/>
                  <w:sz w:val="24"/>
                  <w:szCs w:val="24"/>
                </w:rPr>
                <w:t>Se</w:t>
              </w:r>
            </w:ins>
            <w:ins w:id="1165" w:author="Mohammad Nayeem Hasan" w:date="2022-10-30T19:56:00Z">
              <w:r>
                <w:rPr>
                  <w:rFonts w:ascii="Times New Roman" w:hAnsi="Times New Roman" w:cs="Times New Roman"/>
                  <w:sz w:val="24"/>
                  <w:szCs w:val="24"/>
                </w:rPr>
                <w:t>cond Decades</w:t>
              </w:r>
            </w:ins>
          </w:p>
        </w:tc>
        <w:tc>
          <w:tcPr>
            <w:tcW w:w="2394" w:type="pct"/>
            <w:tcPrChange w:id="1166" w:author="Mohammad Nayeem Hasan" w:date="2022-11-03T16:45:00Z">
              <w:tcPr>
                <w:tcW w:w="1296" w:type="pct"/>
              </w:tcPr>
            </w:tcPrChange>
          </w:tcPr>
          <w:p w14:paraId="39CAD53E" w14:textId="26C494F7" w:rsidR="007659D3" w:rsidRPr="00186BD2" w:rsidRDefault="00FA34BB">
            <w:pPr>
              <w:spacing w:line="276" w:lineRule="auto"/>
              <w:rPr>
                <w:ins w:id="1167" w:author="Mohammad Nayeem Hasan" w:date="2022-10-30T19:53:00Z"/>
                <w:rFonts w:ascii="Times New Roman" w:hAnsi="Times New Roman" w:cs="Times New Roman"/>
                <w:sz w:val="24"/>
                <w:szCs w:val="24"/>
              </w:rPr>
              <w:pPrChange w:id="1168" w:author="Mohammad Nayeem Hasan" w:date="2022-11-03T22:34:00Z">
                <w:pPr>
                  <w:spacing w:line="276" w:lineRule="auto"/>
                  <w:jc w:val="center"/>
                </w:pPr>
              </w:pPrChange>
            </w:pPr>
            <w:ins w:id="1169" w:author="Mohammad Nayeem Hasan" w:date="2022-11-03T17:19:00Z">
              <w:del w:id="1170" w:author="Mohammad Nayeem Hasan [2]" w:date="2023-03-01T20:22:00Z">
                <w:r w:rsidDel="00547E9C">
                  <w:rPr>
                    <w:rFonts w:ascii="Times New Roman" w:hAnsi="Times New Roman" w:cs="Times New Roman"/>
                    <w:sz w:val="24"/>
                    <w:szCs w:val="24"/>
                  </w:rPr>
                  <w:delText>1</w:delText>
                </w:r>
              </w:del>
            </w:ins>
            <w:ins w:id="1171" w:author="Mohammad Nayeem Hasan" w:date="2022-11-24T21:53:00Z">
              <w:del w:id="1172" w:author="Mohammad Nayeem Hasan [2]" w:date="2023-03-01T20:22:00Z">
                <w:r w:rsidR="008C6CEE" w:rsidDel="00547E9C">
                  <w:rPr>
                    <w:rFonts w:ascii="Times New Roman" w:hAnsi="Times New Roman" w:cs="Times New Roman"/>
                    <w:sz w:val="24"/>
                    <w:szCs w:val="24"/>
                  </w:rPr>
                  <w:delText>152.09</w:delText>
                </w:r>
              </w:del>
            </w:ins>
            <w:ins w:id="1173" w:author="Mohammad Nayeem Hasan" w:date="2022-11-03T16:54:00Z">
              <w:r w:rsidR="007659D3">
                <w:rPr>
                  <w:rFonts w:ascii="Times New Roman" w:hAnsi="Times New Roman" w:cs="Times New Roman"/>
                  <w:sz w:val="24"/>
                  <w:szCs w:val="24"/>
                </w:rPr>
                <w:t xml:space="preserve"> </w:t>
              </w:r>
            </w:ins>
            <w:ins w:id="1174" w:author="Mohammad Nayeem Hasan [2]" w:date="2023-03-01T20:23:00Z">
              <w:r w:rsidR="00547E9C">
                <w:rPr>
                  <w:rFonts w:ascii="Times New Roman" w:hAnsi="Times New Roman" w:cs="Times New Roman"/>
                  <w:sz w:val="24"/>
                  <w:szCs w:val="24"/>
                </w:rPr>
                <w:t>1</w:t>
              </w:r>
            </w:ins>
            <w:ins w:id="1175" w:author="Mohammad Nayeem Hasan [2]" w:date="2023-03-03T22:44:00Z">
              <w:r w:rsidR="00DF74EB">
                <w:rPr>
                  <w:rFonts w:ascii="Times New Roman" w:hAnsi="Times New Roman" w:cs="Times New Roman"/>
                  <w:sz w:val="24"/>
                  <w:szCs w:val="24"/>
                </w:rPr>
                <w:t>526.83</w:t>
              </w:r>
            </w:ins>
            <w:ins w:id="1176" w:author="Mohammad Nayeem Hasan [2]" w:date="2023-03-01T20:23:00Z">
              <w:r w:rsidR="00547E9C">
                <w:rPr>
                  <w:rFonts w:ascii="Times New Roman" w:hAnsi="Times New Roman" w:cs="Times New Roman"/>
                  <w:sz w:val="24"/>
                  <w:szCs w:val="24"/>
                </w:rPr>
                <w:t xml:space="preserve"> </w:t>
              </w:r>
            </w:ins>
            <w:ins w:id="1177" w:author="Mohammad Nayeem Hasan" w:date="2022-11-03T16:54:00Z">
              <w:r w:rsidR="007659D3">
                <w:rPr>
                  <w:rFonts w:ascii="Times New Roman" w:hAnsi="Times New Roman" w:cs="Times New Roman"/>
                  <w:sz w:val="24"/>
                  <w:szCs w:val="24"/>
                </w:rPr>
                <w:t>(</w:t>
              </w:r>
            </w:ins>
            <w:ins w:id="1178" w:author="Mohammad Nayeem Hasan [2]" w:date="2023-03-01T20:22:00Z">
              <w:r w:rsidR="00547E9C">
                <w:rPr>
                  <w:rFonts w:ascii="Times New Roman" w:hAnsi="Times New Roman" w:cs="Times New Roman"/>
                  <w:sz w:val="24"/>
                  <w:szCs w:val="24"/>
                </w:rPr>
                <w:t>5</w:t>
              </w:r>
            </w:ins>
            <w:ins w:id="1179" w:author="Mohammad Nayeem Hasan [2]" w:date="2023-03-03T22:44:00Z">
              <w:r w:rsidR="00DF74EB">
                <w:rPr>
                  <w:rFonts w:ascii="Times New Roman" w:hAnsi="Times New Roman" w:cs="Times New Roman"/>
                  <w:sz w:val="24"/>
                  <w:szCs w:val="24"/>
                </w:rPr>
                <w:t>462.80</w:t>
              </w:r>
            </w:ins>
            <w:ins w:id="1180" w:author="Mohammad Nayeem Hasan" w:date="2022-11-24T21:53:00Z">
              <w:del w:id="1181" w:author="Mohammad Nayeem Hasan [2]" w:date="2023-03-01T20:22:00Z">
                <w:r w:rsidR="008C6CEE" w:rsidDel="00547E9C">
                  <w:rPr>
                    <w:rFonts w:ascii="Times New Roman" w:hAnsi="Times New Roman" w:cs="Times New Roman"/>
                    <w:sz w:val="24"/>
                    <w:szCs w:val="24"/>
                  </w:rPr>
                  <w:delText>4983.99</w:delText>
                </w:r>
              </w:del>
            </w:ins>
            <w:ins w:id="1182" w:author="Mohammad Nayeem Hasan" w:date="2022-11-03T17:19:00Z">
              <w:r>
                <w:rPr>
                  <w:rFonts w:ascii="Times New Roman" w:hAnsi="Times New Roman" w:cs="Times New Roman"/>
                  <w:sz w:val="24"/>
                  <w:szCs w:val="24"/>
                </w:rPr>
                <w:t>)</w:t>
              </w:r>
            </w:ins>
          </w:p>
        </w:tc>
      </w:tr>
      <w:tr w:rsidR="007659D3" w:rsidRPr="00186BD2" w14:paraId="3794DB97" w14:textId="77777777" w:rsidTr="007659D3">
        <w:trPr>
          <w:jc w:val="center"/>
          <w:ins w:id="1183" w:author="Mohammad Nayeem Hasan" w:date="2022-10-30T20:05:00Z"/>
          <w:trPrChange w:id="1184" w:author="Mohammad Nayeem Hasan" w:date="2022-11-03T16:45:00Z">
            <w:trPr>
              <w:jc w:val="center"/>
            </w:trPr>
          </w:trPrChange>
        </w:trPr>
        <w:tc>
          <w:tcPr>
            <w:tcW w:w="2606" w:type="pct"/>
            <w:tcPrChange w:id="1185" w:author="Mohammad Nayeem Hasan" w:date="2022-11-03T16:45:00Z">
              <w:tcPr>
                <w:tcW w:w="1411" w:type="pct"/>
              </w:tcPr>
            </w:tcPrChange>
          </w:tcPr>
          <w:p w14:paraId="60AA924D" w14:textId="53FD7F74" w:rsidR="007659D3" w:rsidRDefault="007659D3">
            <w:pPr>
              <w:spacing w:line="276" w:lineRule="auto"/>
              <w:rPr>
                <w:ins w:id="1186" w:author="Mohammad Nayeem Hasan" w:date="2022-10-30T20:05:00Z"/>
                <w:rFonts w:ascii="Times New Roman" w:hAnsi="Times New Roman" w:cs="Times New Roman"/>
                <w:sz w:val="24"/>
                <w:szCs w:val="24"/>
              </w:rPr>
              <w:pPrChange w:id="1187" w:author="Mohammad Nayeem Hasan" w:date="2022-11-03T22:34:00Z">
                <w:pPr>
                  <w:spacing w:line="276" w:lineRule="auto"/>
                  <w:jc w:val="center"/>
                </w:pPr>
              </w:pPrChange>
            </w:pPr>
            <w:ins w:id="1188" w:author="Mohammad Nayeem Hasan" w:date="2022-10-30T20:05:00Z">
              <w:r>
                <w:rPr>
                  <w:rFonts w:ascii="Times New Roman" w:hAnsi="Times New Roman" w:cs="Times New Roman"/>
                  <w:sz w:val="24"/>
                  <w:szCs w:val="24"/>
                </w:rPr>
                <w:t>P-value</w:t>
              </w:r>
            </w:ins>
          </w:p>
        </w:tc>
        <w:tc>
          <w:tcPr>
            <w:tcW w:w="2394" w:type="pct"/>
            <w:tcPrChange w:id="1189" w:author="Mohammad Nayeem Hasan" w:date="2022-11-03T16:45:00Z">
              <w:tcPr>
                <w:tcW w:w="1296" w:type="pct"/>
              </w:tcPr>
            </w:tcPrChange>
          </w:tcPr>
          <w:p w14:paraId="0ABB85CB" w14:textId="4F1D93B3" w:rsidR="007659D3" w:rsidRPr="00186BD2" w:rsidRDefault="007659D3">
            <w:pPr>
              <w:spacing w:line="276" w:lineRule="auto"/>
              <w:rPr>
                <w:ins w:id="1190" w:author="Mohammad Nayeem Hasan" w:date="2022-10-30T20:05:00Z"/>
                <w:rFonts w:ascii="Times New Roman" w:hAnsi="Times New Roman" w:cs="Times New Roman"/>
                <w:sz w:val="24"/>
                <w:szCs w:val="24"/>
              </w:rPr>
              <w:pPrChange w:id="1191" w:author="Mohammad Nayeem Hasan" w:date="2022-11-03T22:34:00Z">
                <w:pPr>
                  <w:spacing w:line="276" w:lineRule="auto"/>
                  <w:jc w:val="center"/>
                </w:pPr>
              </w:pPrChange>
            </w:pPr>
            <w:ins w:id="1192" w:author="Mohammad Nayeem Hasan" w:date="2022-10-30T20:37:00Z">
              <w:r>
                <w:rPr>
                  <w:rFonts w:ascii="Times New Roman" w:hAnsi="Times New Roman" w:cs="Times New Roman"/>
                  <w:sz w:val="24"/>
                  <w:szCs w:val="24"/>
                </w:rPr>
                <w:t>0.</w:t>
              </w:r>
            </w:ins>
            <w:ins w:id="1193" w:author="Mohammad Nayeem Hasan" w:date="2022-11-03T17:19:00Z">
              <w:r w:rsidR="00FA34BB">
                <w:rPr>
                  <w:rFonts w:ascii="Times New Roman" w:hAnsi="Times New Roman" w:cs="Times New Roman"/>
                  <w:sz w:val="24"/>
                  <w:szCs w:val="24"/>
                </w:rPr>
                <w:t>0</w:t>
              </w:r>
            </w:ins>
            <w:ins w:id="1194" w:author="Mohammad Nayeem Hasan [2]" w:date="2023-03-03T22:45:00Z">
              <w:r w:rsidR="00DF74EB">
                <w:rPr>
                  <w:rFonts w:ascii="Times New Roman" w:hAnsi="Times New Roman" w:cs="Times New Roman"/>
                  <w:sz w:val="24"/>
                  <w:szCs w:val="24"/>
                </w:rPr>
                <w:t>25</w:t>
              </w:r>
            </w:ins>
            <w:ins w:id="1195" w:author="Mohammad Nayeem Hasan" w:date="2022-11-24T21:55:00Z">
              <w:del w:id="1196" w:author="Mohammad Nayeem Hasan [2]" w:date="2023-03-03T22:45:00Z">
                <w:r w:rsidR="00FE5333" w:rsidDel="00DF74EB">
                  <w:rPr>
                    <w:rFonts w:ascii="Times New Roman" w:hAnsi="Times New Roman" w:cs="Times New Roman"/>
                    <w:sz w:val="24"/>
                    <w:szCs w:val="24"/>
                  </w:rPr>
                  <w:delText>0</w:delText>
                </w:r>
              </w:del>
              <w:del w:id="1197" w:author="Mohammad Nayeem Hasan [2]" w:date="2023-03-01T20:37:00Z">
                <w:r w:rsidR="00FE5333" w:rsidDel="00765B69">
                  <w:rPr>
                    <w:rFonts w:ascii="Times New Roman" w:hAnsi="Times New Roman" w:cs="Times New Roman"/>
                    <w:sz w:val="24"/>
                    <w:szCs w:val="24"/>
                  </w:rPr>
                  <w:delText>3</w:delText>
                </w:r>
              </w:del>
            </w:ins>
          </w:p>
        </w:tc>
      </w:tr>
    </w:tbl>
    <w:p w14:paraId="2A76C989" w14:textId="77777777" w:rsidR="008D67D1" w:rsidRPr="00186BD2" w:rsidRDefault="008D67D1">
      <w:pPr>
        <w:spacing w:line="276" w:lineRule="auto"/>
        <w:rPr>
          <w:ins w:id="1198" w:author="Haider, Najmul" w:date="2022-10-16T18:05:00Z"/>
          <w:rStyle w:val="label"/>
          <w:rFonts w:ascii="Times New Roman" w:hAnsi="Times New Roman" w:cs="Times New Roman"/>
          <w:sz w:val="24"/>
          <w:szCs w:val="24"/>
        </w:rPr>
        <w:pPrChange w:id="1199" w:author="Mohammad Nayeem Hasan" w:date="2022-11-03T22:34:00Z">
          <w:pPr/>
        </w:pPrChange>
      </w:pPr>
    </w:p>
    <w:p w14:paraId="42011BDE" w14:textId="538B215B" w:rsidR="00290F65" w:rsidRPr="00186BD2" w:rsidRDefault="00290F65">
      <w:pPr>
        <w:spacing w:line="276" w:lineRule="auto"/>
        <w:rPr>
          <w:ins w:id="1200" w:author="Haider, Najmul" w:date="2022-10-16T18:07:00Z"/>
          <w:rStyle w:val="label"/>
          <w:rFonts w:ascii="Times New Roman" w:hAnsi="Times New Roman" w:cs="Times New Roman"/>
          <w:sz w:val="24"/>
          <w:szCs w:val="24"/>
        </w:rPr>
        <w:pPrChange w:id="1201" w:author="Mohammad Nayeem Hasan" w:date="2022-11-03T22:34:00Z">
          <w:pPr/>
        </w:pPrChange>
      </w:pPr>
      <w:ins w:id="1202" w:author="Haider, Najmul" w:date="2022-10-16T18:05:00Z">
        <w:r w:rsidRPr="00186BD2">
          <w:rPr>
            <w:rStyle w:val="label"/>
            <w:rFonts w:ascii="Times New Roman" w:hAnsi="Times New Roman" w:cs="Times New Roman"/>
            <w:sz w:val="24"/>
            <w:szCs w:val="24"/>
          </w:rPr>
          <w:t xml:space="preserve">Table </w:t>
        </w:r>
      </w:ins>
      <w:ins w:id="1203" w:author="Mohammad Nayeem Hasan" w:date="2022-10-30T20:06:00Z">
        <w:r w:rsidR="005930DA">
          <w:rPr>
            <w:rStyle w:val="label"/>
            <w:rFonts w:ascii="Times New Roman" w:hAnsi="Times New Roman" w:cs="Times New Roman"/>
            <w:sz w:val="24"/>
            <w:szCs w:val="24"/>
          </w:rPr>
          <w:t>3</w:t>
        </w:r>
      </w:ins>
      <w:ins w:id="1204" w:author="Haider, Najmul" w:date="2022-10-16T18:05:00Z">
        <w:del w:id="1205" w:author="Mohammad Nayeem Hasan" w:date="2022-10-30T20:06:00Z">
          <w:r w:rsidRPr="00186BD2" w:rsidDel="005930DA">
            <w:rPr>
              <w:rStyle w:val="label"/>
              <w:rFonts w:ascii="Times New Roman" w:hAnsi="Times New Roman" w:cs="Times New Roman"/>
              <w:sz w:val="24"/>
              <w:szCs w:val="24"/>
            </w:rPr>
            <w:delText>2</w:delText>
          </w:r>
        </w:del>
        <w:r w:rsidRPr="00186BD2">
          <w:rPr>
            <w:rStyle w:val="label"/>
            <w:rFonts w:ascii="Times New Roman" w:hAnsi="Times New Roman" w:cs="Times New Roman"/>
            <w:sz w:val="24"/>
            <w:szCs w:val="24"/>
          </w:rPr>
          <w:t xml:space="preserve">: Aggregated mean </w:t>
        </w:r>
      </w:ins>
      <w:ins w:id="1206" w:author="Haider, Najmul" w:date="2022-10-16T18:06:00Z">
        <w:r w:rsidRPr="00186BD2">
          <w:rPr>
            <w:rStyle w:val="label"/>
            <w:rFonts w:ascii="Times New Roman" w:hAnsi="Times New Roman" w:cs="Times New Roman"/>
            <w:sz w:val="24"/>
            <w:szCs w:val="24"/>
          </w:rPr>
          <w:t>number</w:t>
        </w:r>
      </w:ins>
      <w:ins w:id="1207" w:author="Haider, Najmul" w:date="2022-10-16T18:05:00Z">
        <w:r w:rsidRPr="00186BD2">
          <w:rPr>
            <w:rStyle w:val="label"/>
            <w:rFonts w:ascii="Times New Roman" w:hAnsi="Times New Roman" w:cs="Times New Roman"/>
            <w:sz w:val="24"/>
            <w:szCs w:val="24"/>
          </w:rPr>
          <w:t xml:space="preserve"> of case</w:t>
        </w:r>
      </w:ins>
      <w:ins w:id="1208" w:author="Haider, Najmul" w:date="2022-10-16T18:06:00Z">
        <w:r w:rsidRPr="00186BD2">
          <w:rPr>
            <w:rStyle w:val="label"/>
            <w:rFonts w:ascii="Times New Roman" w:hAnsi="Times New Roman" w:cs="Times New Roman"/>
            <w:sz w:val="24"/>
            <w:szCs w:val="24"/>
          </w:rPr>
          <w:t>s in each month (Jan- Dec) for the period 2000-2022</w:t>
        </w:r>
      </w:ins>
    </w:p>
    <w:p w14:paraId="6B93611D" w14:textId="61925D4C" w:rsidR="00FA78E0" w:rsidRPr="00346340" w:rsidDel="00346340" w:rsidRDefault="00FA78E0">
      <w:pPr>
        <w:spacing w:line="276" w:lineRule="auto"/>
        <w:rPr>
          <w:ins w:id="1209" w:author="Haider, Najmul" w:date="2022-10-16T18:07:00Z"/>
          <w:del w:id="1210" w:author="Mohammad Nayeem Hasan" w:date="2022-11-03T22:55:00Z"/>
          <w:rStyle w:val="label"/>
          <w:rFonts w:ascii="Times New Roman" w:hAnsi="Times New Roman" w:cs="Times New Roman"/>
          <w:sz w:val="24"/>
          <w:szCs w:val="24"/>
        </w:rPr>
        <w:pPrChange w:id="1211" w:author="Mohammad Nayeem Hasan" w:date="2022-11-03T22:34:00Z">
          <w:pPr/>
        </w:pPrChange>
      </w:pPr>
      <w:ins w:id="1212" w:author="Haider, Najmul" w:date="2022-10-16T18:07:00Z">
        <w:del w:id="1213" w:author="Mohammad Nayeem Hasan" w:date="2022-11-03T22:55:00Z">
          <w:r w:rsidRPr="00346340" w:rsidDel="00346340">
            <w:rPr>
              <w:rStyle w:val="label"/>
              <w:rFonts w:ascii="Times New Roman" w:hAnsi="Times New Roman" w:cs="Times New Roman"/>
              <w:sz w:val="24"/>
              <w:szCs w:val="24"/>
            </w:rPr>
            <w:delText xml:space="preserve">Month wise, highest number of cases were </w:delText>
          </w:r>
        </w:del>
      </w:ins>
      <w:ins w:id="1214" w:author="Haider, Najmul" w:date="2022-10-16T18:08:00Z">
        <w:del w:id="1215" w:author="Mohammad Nayeem Hasan" w:date="2022-11-03T22:55:00Z">
          <w:r w:rsidRPr="00346340" w:rsidDel="00346340">
            <w:rPr>
              <w:rStyle w:val="label"/>
              <w:rFonts w:ascii="Times New Roman" w:hAnsi="Times New Roman" w:cs="Times New Roman"/>
              <w:sz w:val="24"/>
              <w:szCs w:val="24"/>
            </w:rPr>
            <w:delText>detected</w:delText>
          </w:r>
        </w:del>
      </w:ins>
      <w:ins w:id="1216" w:author="Haider, Najmul" w:date="2022-10-16T18:07:00Z">
        <w:del w:id="1217" w:author="Mohammad Nayeem Hasan" w:date="2022-11-03T22:55:00Z">
          <w:r w:rsidRPr="00346340" w:rsidDel="00346340">
            <w:rPr>
              <w:rStyle w:val="label"/>
              <w:rFonts w:ascii="Times New Roman" w:hAnsi="Times New Roman" w:cs="Times New Roman"/>
              <w:sz w:val="24"/>
              <w:szCs w:val="24"/>
            </w:rPr>
            <w:delText xml:space="preserve"> in the months of </w:delText>
          </w:r>
        </w:del>
      </w:ins>
      <w:ins w:id="1218" w:author="Haider, Najmul" w:date="2022-10-16T18:08:00Z">
        <w:del w:id="1219" w:author="Mohammad Nayeem Hasan" w:date="2022-11-03T17:55:00Z">
          <w:r w:rsidRPr="00346340" w:rsidDel="00EF77A9">
            <w:rPr>
              <w:rStyle w:val="label"/>
              <w:rFonts w:ascii="Times New Roman" w:hAnsi="Times New Roman" w:cs="Times New Roman"/>
              <w:sz w:val="24"/>
              <w:szCs w:val="24"/>
            </w:rPr>
            <w:delText>XX</w:delText>
          </w:r>
        </w:del>
        <w:del w:id="1220" w:author="Mohammad Nayeem Hasan" w:date="2022-11-03T22:55:00Z">
          <w:r w:rsidRPr="00346340" w:rsidDel="00346340">
            <w:rPr>
              <w:rStyle w:val="label"/>
              <w:rFonts w:ascii="Times New Roman" w:hAnsi="Times New Roman" w:cs="Times New Roman"/>
              <w:sz w:val="24"/>
              <w:szCs w:val="24"/>
            </w:rPr>
            <w:delText xml:space="preserve"> month with a mean value of </w:delText>
          </w:r>
        </w:del>
        <w:del w:id="1221" w:author="Mohammad Nayeem Hasan" w:date="2022-11-03T17:57:00Z">
          <w:r w:rsidRPr="00346340" w:rsidDel="00EF77A9">
            <w:rPr>
              <w:rStyle w:val="label"/>
              <w:rFonts w:ascii="Times New Roman" w:hAnsi="Times New Roman" w:cs="Times New Roman"/>
              <w:sz w:val="24"/>
              <w:szCs w:val="24"/>
            </w:rPr>
            <w:delText>XXX</w:delText>
          </w:r>
        </w:del>
        <w:del w:id="1222" w:author="Mohammad Nayeem Hasan" w:date="2022-11-03T22:55:00Z">
          <w:r w:rsidRPr="00346340" w:rsidDel="00346340">
            <w:rPr>
              <w:rStyle w:val="label"/>
              <w:rFonts w:ascii="Times New Roman" w:hAnsi="Times New Roman" w:cs="Times New Roman"/>
              <w:sz w:val="24"/>
              <w:szCs w:val="24"/>
            </w:rPr>
            <w:delText xml:space="preserve"> cases </w:delText>
          </w:r>
          <w:r w:rsidRPr="00346340" w:rsidDel="00346340">
            <w:rPr>
              <w:rFonts w:ascii="Times New Roman" w:hAnsi="Times New Roman" w:cs="Times New Roman"/>
              <w:sz w:val="24"/>
              <w:szCs w:val="24"/>
              <w:rPrChange w:id="1223" w:author="Mohammad Nayeem Hasan" w:date="2022-11-03T22:55:00Z">
                <w:rPr>
                  <w:rFonts w:ascii="Times New Roman" w:hAnsi="Times New Roman" w:cs="Times New Roman"/>
                  <w:b/>
                  <w:bCs/>
                  <w:sz w:val="24"/>
                  <w:szCs w:val="24"/>
                </w:rPr>
              </w:rPrChange>
            </w:rPr>
            <w:delText>(</w:delText>
          </w:r>
        </w:del>
        <w:del w:id="1224" w:author="Mohammad Nayeem Hasan" w:date="2022-11-03T21:15:00Z">
          <w:r w:rsidRPr="00346340" w:rsidDel="005D04DD">
            <w:rPr>
              <w:rFonts w:ascii="Times New Roman" w:hAnsi="Times New Roman" w:cs="Times New Roman"/>
              <w:sz w:val="24"/>
              <w:szCs w:val="24"/>
              <w:rPrChange w:id="1225" w:author="Mohammad Nayeem Hasan" w:date="2022-11-03T22:55:00Z">
                <w:rPr>
                  <w:rFonts w:ascii="Times New Roman" w:hAnsi="Times New Roman" w:cs="Times New Roman"/>
                  <w:b/>
                  <w:bCs/>
                  <w:sz w:val="24"/>
                  <w:szCs w:val="24"/>
                </w:rPr>
              </w:rPrChange>
            </w:rPr>
            <w:delText>±SD</w:delText>
          </w:r>
        </w:del>
        <w:del w:id="1226" w:author="Mohammad Nayeem Hasan" w:date="2022-11-03T22:55:00Z">
          <w:r w:rsidRPr="00346340" w:rsidDel="00346340">
            <w:rPr>
              <w:rFonts w:ascii="Times New Roman" w:hAnsi="Times New Roman" w:cs="Times New Roman"/>
              <w:sz w:val="24"/>
              <w:szCs w:val="24"/>
              <w:rPrChange w:id="1227" w:author="Mohammad Nayeem Hasan" w:date="2022-11-03T22:55:00Z">
                <w:rPr>
                  <w:rFonts w:ascii="Times New Roman" w:hAnsi="Times New Roman" w:cs="Times New Roman"/>
                  <w:b/>
                  <w:bCs/>
                  <w:sz w:val="24"/>
                  <w:szCs w:val="24"/>
                </w:rPr>
              </w:rPrChange>
            </w:rPr>
            <w:delText>)</w:delText>
          </w:r>
        </w:del>
      </w:ins>
      <w:ins w:id="1228" w:author="Haider, Najmul" w:date="2022-10-16T18:09:00Z">
        <w:del w:id="1229" w:author="Mohammad Nayeem Hasan" w:date="2022-11-03T21:16:00Z">
          <w:r w:rsidRPr="00346340" w:rsidDel="005D04DD">
            <w:rPr>
              <w:rFonts w:ascii="Times New Roman" w:hAnsi="Times New Roman" w:cs="Times New Roman"/>
              <w:sz w:val="24"/>
              <w:szCs w:val="24"/>
              <w:rPrChange w:id="1230" w:author="Mohammad Nayeem Hasan" w:date="2022-11-03T22:55:00Z">
                <w:rPr>
                  <w:rFonts w:ascii="Times New Roman" w:hAnsi="Times New Roman" w:cs="Times New Roman"/>
                  <w:b/>
                  <w:bCs/>
                  <w:sz w:val="24"/>
                  <w:szCs w:val="24"/>
                </w:rPr>
              </w:rPrChange>
            </w:rPr>
            <w:delText xml:space="preserve"> </w:delText>
          </w:r>
        </w:del>
      </w:ins>
      <w:ins w:id="1231" w:author="Haider, Najmul" w:date="2022-10-16T18:08:00Z">
        <w:del w:id="1232" w:author="Mohammad Nayeem Hasan" w:date="2022-11-03T21:16:00Z">
          <w:r w:rsidRPr="00346340" w:rsidDel="005D04DD">
            <w:rPr>
              <w:rStyle w:val="label"/>
              <w:rFonts w:ascii="Times New Roman" w:hAnsi="Times New Roman" w:cs="Times New Roman"/>
              <w:sz w:val="24"/>
              <w:szCs w:val="24"/>
            </w:rPr>
            <w:delText>and highest number of deaths are recorded in the months of YYYYY with XX cases (</w:delText>
          </w:r>
          <w:r w:rsidRPr="00346340" w:rsidDel="005D04DD">
            <w:rPr>
              <w:rFonts w:ascii="Times New Roman" w:hAnsi="Times New Roman" w:cs="Times New Roman"/>
              <w:sz w:val="24"/>
              <w:szCs w:val="24"/>
              <w:rPrChange w:id="1233" w:author="Mohammad Nayeem Hasan" w:date="2022-11-03T22:55:00Z">
                <w:rPr>
                  <w:rFonts w:ascii="Times New Roman" w:hAnsi="Times New Roman" w:cs="Times New Roman"/>
                  <w:b/>
                  <w:bCs/>
                  <w:sz w:val="24"/>
                  <w:szCs w:val="24"/>
                </w:rPr>
              </w:rPrChange>
            </w:rPr>
            <w:delText>(±SD)</w:delText>
          </w:r>
        </w:del>
      </w:ins>
      <w:ins w:id="1234" w:author="Haider, Najmul" w:date="2022-10-16T18:09:00Z">
        <w:del w:id="1235" w:author="Mohammad Nayeem Hasan" w:date="2022-11-03T22:55:00Z">
          <w:r w:rsidRPr="00346340" w:rsidDel="00346340">
            <w:rPr>
              <w:rFonts w:ascii="Times New Roman" w:hAnsi="Times New Roman" w:cs="Times New Roman"/>
              <w:sz w:val="24"/>
              <w:szCs w:val="24"/>
              <w:rPrChange w:id="1236" w:author="Mohammad Nayeem Hasan" w:date="2022-11-03T22:55:00Z">
                <w:rPr>
                  <w:rFonts w:ascii="Times New Roman" w:hAnsi="Times New Roman" w:cs="Times New Roman"/>
                  <w:b/>
                  <w:bCs/>
                  <w:sz w:val="24"/>
                  <w:szCs w:val="24"/>
                </w:rPr>
              </w:rPrChange>
            </w:rPr>
            <w:delText xml:space="preserve">. </w:delText>
          </w:r>
        </w:del>
      </w:ins>
    </w:p>
    <w:p w14:paraId="2398D659" w14:textId="7E8B47CF" w:rsidR="00FA78E0" w:rsidRPr="00186BD2" w:rsidDel="00346340" w:rsidRDefault="00FA78E0">
      <w:pPr>
        <w:spacing w:line="276" w:lineRule="auto"/>
        <w:rPr>
          <w:ins w:id="1237" w:author="Haider, Najmul" w:date="2022-10-16T18:06:00Z"/>
          <w:del w:id="1238" w:author="Mohammad Nayeem Hasan" w:date="2022-11-03T22:55:00Z"/>
          <w:rStyle w:val="label"/>
          <w:rFonts w:ascii="Times New Roman" w:hAnsi="Times New Roman" w:cs="Times New Roman"/>
          <w:sz w:val="24"/>
          <w:szCs w:val="24"/>
        </w:rPr>
        <w:pPrChange w:id="1239" w:author="Mohammad Nayeem Hasan" w:date="2022-11-03T22:34:00Z">
          <w:pPr/>
        </w:pPrChange>
      </w:pPr>
    </w:p>
    <w:tbl>
      <w:tblPr>
        <w:tblStyle w:val="TableGrid"/>
        <w:tblW w:w="5000" w:type="pct"/>
        <w:tblLayout w:type="fixed"/>
        <w:tblLook w:val="04A0" w:firstRow="1" w:lastRow="0" w:firstColumn="1" w:lastColumn="0" w:noHBand="0" w:noVBand="1"/>
        <w:tblPrChange w:id="1240" w:author="Mohammad Nayeem Hasan" w:date="2022-11-03T16:46:00Z">
          <w:tblPr>
            <w:tblStyle w:val="TableGrid"/>
            <w:tblW w:w="5000" w:type="pct"/>
            <w:tblLayout w:type="fixed"/>
            <w:tblLook w:val="04A0" w:firstRow="1" w:lastRow="0" w:firstColumn="1" w:lastColumn="0" w:noHBand="0" w:noVBand="1"/>
          </w:tblPr>
        </w:tblPrChange>
      </w:tblPr>
      <w:tblGrid>
        <w:gridCol w:w="2222"/>
        <w:gridCol w:w="1941"/>
        <w:gridCol w:w="2971"/>
        <w:gridCol w:w="2216"/>
        <w:tblGridChange w:id="1241">
          <w:tblGrid>
            <w:gridCol w:w="1346"/>
            <w:gridCol w:w="1176"/>
            <w:gridCol w:w="1801"/>
            <w:gridCol w:w="1343"/>
          </w:tblGrid>
        </w:tblGridChange>
      </w:tblGrid>
      <w:tr w:rsidR="007659D3" w:rsidRPr="007A0C5A" w14:paraId="4BA47E1A" w14:textId="77777777" w:rsidTr="007659D3">
        <w:trPr>
          <w:trHeight w:val="404"/>
          <w:ins w:id="1242" w:author="Mohammad Nayeem Hasan" w:date="2022-10-30T22:38:00Z"/>
          <w:trPrChange w:id="1243" w:author="Mohammad Nayeem Hasan" w:date="2022-11-03T16:46:00Z">
            <w:trPr>
              <w:trHeight w:val="404"/>
            </w:trPr>
          </w:trPrChange>
        </w:trPr>
        <w:tc>
          <w:tcPr>
            <w:tcW w:w="1188" w:type="pct"/>
            <w:tcPrChange w:id="1244" w:author="Mohammad Nayeem Hasan" w:date="2022-11-03T16:46:00Z">
              <w:tcPr>
                <w:tcW w:w="720" w:type="pct"/>
              </w:tcPr>
            </w:tcPrChange>
          </w:tcPr>
          <w:p w14:paraId="1ED88F1E" w14:textId="77777777" w:rsidR="007659D3" w:rsidRPr="007A0C5A" w:rsidRDefault="007659D3" w:rsidP="008D27A3">
            <w:pPr>
              <w:spacing w:line="276" w:lineRule="auto"/>
              <w:rPr>
                <w:ins w:id="1245" w:author="Mohammad Nayeem Hasan" w:date="2022-10-30T22:38:00Z"/>
                <w:rStyle w:val="label"/>
                <w:rFonts w:ascii="Times New Roman" w:hAnsi="Times New Roman" w:cs="Times New Roman"/>
                <w:sz w:val="24"/>
                <w:szCs w:val="24"/>
              </w:rPr>
            </w:pPr>
          </w:p>
        </w:tc>
        <w:tc>
          <w:tcPr>
            <w:tcW w:w="3812" w:type="pct"/>
            <w:gridSpan w:val="3"/>
            <w:tcPrChange w:id="1246" w:author="Mohammad Nayeem Hasan" w:date="2022-11-03T16:46:00Z">
              <w:tcPr>
                <w:tcW w:w="2310" w:type="pct"/>
                <w:gridSpan w:val="3"/>
              </w:tcPr>
            </w:tcPrChange>
          </w:tcPr>
          <w:p w14:paraId="37687638" w14:textId="17953443" w:rsidR="007659D3" w:rsidRPr="007A0C5A" w:rsidRDefault="007659D3" w:rsidP="008D27A3">
            <w:pPr>
              <w:spacing w:line="276" w:lineRule="auto"/>
              <w:rPr>
                <w:ins w:id="1247" w:author="Mohammad Nayeem Hasan" w:date="2022-10-30T22:38:00Z"/>
                <w:rFonts w:ascii="Times New Roman" w:hAnsi="Times New Roman" w:cs="Times New Roman"/>
                <w:b/>
                <w:bCs/>
                <w:sz w:val="24"/>
                <w:szCs w:val="24"/>
              </w:rPr>
            </w:pPr>
            <w:ins w:id="1248" w:author="Mohammad Nayeem Hasan" w:date="2022-10-30T22:38:00Z">
              <w:r w:rsidRPr="007A0C5A">
                <w:rPr>
                  <w:rFonts w:ascii="Times New Roman" w:hAnsi="Times New Roman" w:cs="Times New Roman"/>
                  <w:b/>
                  <w:bCs/>
                  <w:sz w:val="24"/>
                  <w:szCs w:val="24"/>
                </w:rPr>
                <w:t>D</w:t>
              </w:r>
              <w:r w:rsidRPr="007A0C5A">
                <w:rPr>
                  <w:rFonts w:ascii="Times New Roman" w:hAnsi="Times New Roman" w:cs="Times New Roman"/>
                  <w:b/>
                  <w:bCs/>
                  <w:sz w:val="24"/>
                  <w:szCs w:val="24"/>
                  <w:rPrChange w:id="1249" w:author="Mohammad Nayeem Hasan" w:date="2022-10-30T22:40:00Z">
                    <w:rPr>
                      <w:b/>
                      <w:bCs/>
                    </w:rPr>
                  </w:rPrChange>
                </w:rPr>
                <w:t>engue Cases</w:t>
              </w:r>
            </w:ins>
          </w:p>
        </w:tc>
      </w:tr>
      <w:tr w:rsidR="007659D3" w:rsidRPr="007A0C5A" w14:paraId="0F062FB7" w14:textId="77777777" w:rsidTr="007659D3">
        <w:trPr>
          <w:ins w:id="1250" w:author="Haider, Najmul" w:date="2022-10-16T18:06:00Z"/>
        </w:trPr>
        <w:tc>
          <w:tcPr>
            <w:tcW w:w="1188" w:type="pct"/>
            <w:tcPrChange w:id="1251" w:author="Mohammad Nayeem Hasan" w:date="2022-11-03T16:46:00Z">
              <w:tcPr>
                <w:tcW w:w="720" w:type="pct"/>
              </w:tcPr>
            </w:tcPrChange>
          </w:tcPr>
          <w:p w14:paraId="11C29660" w14:textId="4D1B8EFD" w:rsidR="007659D3" w:rsidRPr="007A0C5A" w:rsidRDefault="007659D3">
            <w:pPr>
              <w:spacing w:line="276" w:lineRule="auto"/>
              <w:rPr>
                <w:ins w:id="1252" w:author="Haider, Najmul" w:date="2022-10-16T18:06:00Z"/>
                <w:rStyle w:val="label"/>
                <w:rFonts w:ascii="Times New Roman" w:hAnsi="Times New Roman" w:cs="Times New Roman"/>
                <w:sz w:val="24"/>
                <w:szCs w:val="24"/>
              </w:rPr>
              <w:pPrChange w:id="1253" w:author="Mohammad Nayeem Hasan" w:date="2022-11-03T22:34:00Z">
                <w:pPr/>
              </w:pPrChange>
            </w:pPr>
            <w:ins w:id="1254" w:author="Haider, Najmul" w:date="2022-10-16T18:06:00Z">
              <w:r w:rsidRPr="007A0C5A">
                <w:rPr>
                  <w:rStyle w:val="label"/>
                  <w:rFonts w:ascii="Times New Roman" w:hAnsi="Times New Roman" w:cs="Times New Roman"/>
                  <w:sz w:val="24"/>
                  <w:szCs w:val="24"/>
                </w:rPr>
                <w:t xml:space="preserve">Months </w:t>
              </w:r>
            </w:ins>
          </w:p>
        </w:tc>
        <w:tc>
          <w:tcPr>
            <w:tcW w:w="1038" w:type="pct"/>
            <w:tcPrChange w:id="1255" w:author="Mohammad Nayeem Hasan" w:date="2022-11-03T16:46:00Z">
              <w:tcPr>
                <w:tcW w:w="629" w:type="pct"/>
              </w:tcPr>
            </w:tcPrChange>
          </w:tcPr>
          <w:p w14:paraId="2FC9F6CE" w14:textId="5B25FE54" w:rsidR="007659D3" w:rsidRPr="007A0C5A" w:rsidRDefault="007659D3" w:rsidP="008D27A3">
            <w:pPr>
              <w:spacing w:line="276" w:lineRule="auto"/>
              <w:rPr>
                <w:ins w:id="1256" w:author="Mohammad Nayeem Hasan" w:date="2022-10-30T20:52:00Z"/>
                <w:rStyle w:val="label"/>
                <w:rFonts w:ascii="Times New Roman" w:hAnsi="Times New Roman" w:cs="Times New Roman"/>
                <w:sz w:val="24"/>
                <w:szCs w:val="24"/>
              </w:rPr>
            </w:pPr>
            <w:ins w:id="1257" w:author="Mohammad Nayeem Hasan" w:date="2022-10-30T20:52:00Z">
              <w:r w:rsidRPr="007A0C5A">
                <w:rPr>
                  <w:rStyle w:val="label"/>
                  <w:rFonts w:ascii="Times New Roman" w:hAnsi="Times New Roman" w:cs="Times New Roman"/>
                  <w:sz w:val="24"/>
                  <w:szCs w:val="24"/>
                </w:rPr>
                <w:t>M</w:t>
              </w:r>
              <w:r w:rsidRPr="007A0C5A">
                <w:rPr>
                  <w:rStyle w:val="label"/>
                  <w:rFonts w:ascii="Times New Roman" w:hAnsi="Times New Roman" w:cs="Times New Roman"/>
                  <w:sz w:val="24"/>
                  <w:szCs w:val="24"/>
                  <w:rPrChange w:id="1258" w:author="Mohammad Nayeem Hasan" w:date="2022-10-30T22:40:00Z">
                    <w:rPr>
                      <w:rStyle w:val="label"/>
                    </w:rPr>
                  </w:rPrChange>
                </w:rPr>
                <w:t>inimum</w:t>
              </w:r>
            </w:ins>
          </w:p>
        </w:tc>
        <w:tc>
          <w:tcPr>
            <w:tcW w:w="1589" w:type="pct"/>
            <w:tcPrChange w:id="1259" w:author="Mohammad Nayeem Hasan" w:date="2022-11-03T16:46:00Z">
              <w:tcPr>
                <w:tcW w:w="963" w:type="pct"/>
              </w:tcPr>
            </w:tcPrChange>
          </w:tcPr>
          <w:p w14:paraId="710FAC66" w14:textId="61470E2F" w:rsidR="007659D3" w:rsidRPr="007A0C5A" w:rsidRDefault="007659D3">
            <w:pPr>
              <w:spacing w:line="276" w:lineRule="auto"/>
              <w:rPr>
                <w:ins w:id="1260" w:author="Haider, Najmul" w:date="2022-10-16T18:06:00Z"/>
                <w:rStyle w:val="label"/>
                <w:rFonts w:ascii="Times New Roman" w:hAnsi="Times New Roman" w:cs="Times New Roman"/>
                <w:sz w:val="24"/>
                <w:szCs w:val="24"/>
              </w:rPr>
              <w:pPrChange w:id="1261" w:author="Mohammad Nayeem Hasan" w:date="2022-11-03T22:34:00Z">
                <w:pPr/>
              </w:pPrChange>
            </w:pPr>
            <w:ins w:id="1262" w:author="Haider, Najmul" w:date="2022-10-16T18:06:00Z">
              <w:r w:rsidRPr="007A0C5A">
                <w:rPr>
                  <w:rStyle w:val="label"/>
                  <w:rFonts w:ascii="Times New Roman" w:hAnsi="Times New Roman" w:cs="Times New Roman"/>
                  <w:sz w:val="24"/>
                  <w:szCs w:val="24"/>
                </w:rPr>
                <w:t xml:space="preserve">Mean </w:t>
              </w:r>
            </w:ins>
            <w:ins w:id="1263" w:author="Mohammad Nayeem Hasan" w:date="2022-10-30T20:52:00Z">
              <w:r w:rsidRPr="007A0C5A">
                <w:rPr>
                  <w:rStyle w:val="label"/>
                  <w:rFonts w:ascii="Times New Roman" w:hAnsi="Times New Roman" w:cs="Times New Roman"/>
                  <w:sz w:val="24"/>
                  <w:szCs w:val="24"/>
                </w:rPr>
                <w:t>(SD)</w:t>
              </w:r>
            </w:ins>
            <w:ins w:id="1264" w:author="Haider, Najmul" w:date="2022-10-16T18:06:00Z">
              <w:del w:id="1265" w:author="Mohammad Nayeem Hasan" w:date="2022-10-30T20:52:00Z">
                <w:r w:rsidRPr="007A0C5A" w:rsidDel="008452F6">
                  <w:rPr>
                    <w:rStyle w:val="label"/>
                    <w:rFonts w:ascii="Times New Roman" w:hAnsi="Times New Roman" w:cs="Times New Roman"/>
                    <w:sz w:val="24"/>
                    <w:szCs w:val="24"/>
                  </w:rPr>
                  <w:delText xml:space="preserve">cases </w:delText>
                </w:r>
              </w:del>
            </w:ins>
          </w:p>
        </w:tc>
        <w:tc>
          <w:tcPr>
            <w:tcW w:w="1185" w:type="pct"/>
            <w:tcPrChange w:id="1266" w:author="Mohammad Nayeem Hasan" w:date="2022-11-03T16:46:00Z">
              <w:tcPr>
                <w:tcW w:w="718" w:type="pct"/>
              </w:tcPr>
            </w:tcPrChange>
          </w:tcPr>
          <w:p w14:paraId="0155C8DC" w14:textId="3C9DB871" w:rsidR="007659D3" w:rsidRPr="007A0C5A" w:rsidRDefault="007659D3">
            <w:pPr>
              <w:spacing w:line="276" w:lineRule="auto"/>
              <w:rPr>
                <w:ins w:id="1267" w:author="Haider, Najmul" w:date="2022-10-16T18:06:00Z"/>
                <w:rStyle w:val="label"/>
                <w:rFonts w:ascii="Times New Roman" w:hAnsi="Times New Roman" w:cs="Times New Roman"/>
                <w:sz w:val="24"/>
                <w:szCs w:val="24"/>
              </w:rPr>
              <w:pPrChange w:id="1268" w:author="Mohammad Nayeem Hasan" w:date="2022-11-03T22:34:00Z">
                <w:pPr/>
              </w:pPrChange>
            </w:pPr>
            <w:ins w:id="1269" w:author="Mohammad Nayeem Hasan" w:date="2022-10-30T20:52:00Z">
              <w:r w:rsidRPr="007A0C5A">
                <w:rPr>
                  <w:rFonts w:ascii="Times New Roman" w:hAnsi="Times New Roman" w:cs="Times New Roman"/>
                  <w:b/>
                  <w:bCs/>
                  <w:sz w:val="24"/>
                  <w:szCs w:val="24"/>
                </w:rPr>
                <w:t>M</w:t>
              </w:r>
              <w:r w:rsidRPr="007A0C5A">
                <w:rPr>
                  <w:rFonts w:ascii="Times New Roman" w:hAnsi="Times New Roman" w:cs="Times New Roman"/>
                  <w:b/>
                  <w:bCs/>
                  <w:sz w:val="24"/>
                  <w:szCs w:val="24"/>
                  <w:rPrChange w:id="1270" w:author="Mohammad Nayeem Hasan" w:date="2022-10-30T22:40:00Z">
                    <w:rPr>
                      <w:b/>
                      <w:bCs/>
                    </w:rPr>
                  </w:rPrChange>
                </w:rPr>
                <w:t>aximum</w:t>
              </w:r>
            </w:ins>
            <w:ins w:id="1271" w:author="Haider, Najmul" w:date="2022-10-16T18:06:00Z">
              <w:del w:id="1272" w:author="Mohammad Nayeem Hasan" w:date="2022-10-30T20:52:00Z">
                <w:r w:rsidRPr="007A0C5A" w:rsidDel="008452F6">
                  <w:rPr>
                    <w:rFonts w:ascii="Times New Roman" w:hAnsi="Times New Roman" w:cs="Times New Roman"/>
                    <w:b/>
                    <w:bCs/>
                    <w:sz w:val="24"/>
                    <w:szCs w:val="24"/>
                  </w:rPr>
                  <w:delText>(±SD)</w:delText>
                </w:r>
              </w:del>
            </w:ins>
          </w:p>
        </w:tc>
      </w:tr>
      <w:tr w:rsidR="007659D3" w:rsidRPr="007A0C5A" w14:paraId="18457918" w14:textId="77777777" w:rsidTr="007659D3">
        <w:trPr>
          <w:ins w:id="1273" w:author="Haider, Najmul" w:date="2022-10-16T18:06:00Z"/>
        </w:trPr>
        <w:tc>
          <w:tcPr>
            <w:tcW w:w="1188" w:type="pct"/>
            <w:tcPrChange w:id="1274" w:author="Mohammad Nayeem Hasan" w:date="2022-11-03T16:46:00Z">
              <w:tcPr>
                <w:tcW w:w="720" w:type="pct"/>
              </w:tcPr>
            </w:tcPrChange>
          </w:tcPr>
          <w:p w14:paraId="5842E251" w14:textId="70DD0FA4" w:rsidR="007659D3" w:rsidRPr="007A0C5A" w:rsidRDefault="007659D3">
            <w:pPr>
              <w:spacing w:line="276" w:lineRule="auto"/>
              <w:rPr>
                <w:ins w:id="1275" w:author="Haider, Najmul" w:date="2022-10-16T18:06:00Z"/>
                <w:rStyle w:val="label"/>
                <w:rFonts w:ascii="Times New Roman" w:hAnsi="Times New Roman" w:cs="Times New Roman"/>
                <w:sz w:val="24"/>
                <w:szCs w:val="24"/>
              </w:rPr>
              <w:pPrChange w:id="1276" w:author="Mohammad Nayeem Hasan" w:date="2022-11-03T22:34:00Z">
                <w:pPr/>
              </w:pPrChange>
            </w:pPr>
            <w:ins w:id="1277" w:author="Haider, Najmul" w:date="2022-10-16T18:06:00Z">
              <w:r w:rsidRPr="007A0C5A">
                <w:rPr>
                  <w:rStyle w:val="label"/>
                  <w:rFonts w:ascii="Times New Roman" w:hAnsi="Times New Roman" w:cs="Times New Roman"/>
                  <w:sz w:val="24"/>
                  <w:szCs w:val="24"/>
                </w:rPr>
                <w:t xml:space="preserve">Jan </w:t>
              </w:r>
            </w:ins>
          </w:p>
        </w:tc>
        <w:tc>
          <w:tcPr>
            <w:tcW w:w="1038" w:type="pct"/>
            <w:tcPrChange w:id="1278" w:author="Mohammad Nayeem Hasan" w:date="2022-11-03T16:46:00Z">
              <w:tcPr>
                <w:tcW w:w="629" w:type="pct"/>
              </w:tcPr>
            </w:tcPrChange>
          </w:tcPr>
          <w:p w14:paraId="219FBB7D" w14:textId="44E835E3" w:rsidR="007659D3" w:rsidRPr="007A0C5A" w:rsidRDefault="007659D3" w:rsidP="008D27A3">
            <w:pPr>
              <w:spacing w:line="276" w:lineRule="auto"/>
              <w:rPr>
                <w:ins w:id="1279" w:author="Mohammad Nayeem Hasan" w:date="2022-10-30T20:52:00Z"/>
                <w:rStyle w:val="label"/>
                <w:rFonts w:ascii="Times New Roman" w:hAnsi="Times New Roman" w:cs="Times New Roman"/>
                <w:sz w:val="24"/>
                <w:szCs w:val="24"/>
              </w:rPr>
            </w:pPr>
            <w:ins w:id="1280" w:author="Mohammad Nayeem Hasan" w:date="2022-10-30T21:00:00Z">
              <w:r w:rsidRPr="007A0C5A">
                <w:rPr>
                  <w:rStyle w:val="label"/>
                  <w:rFonts w:ascii="Times New Roman" w:hAnsi="Times New Roman" w:cs="Times New Roman"/>
                  <w:sz w:val="24"/>
                  <w:szCs w:val="24"/>
                </w:rPr>
                <w:t>0</w:t>
              </w:r>
            </w:ins>
          </w:p>
        </w:tc>
        <w:tc>
          <w:tcPr>
            <w:tcW w:w="1589" w:type="pct"/>
            <w:tcPrChange w:id="1281" w:author="Mohammad Nayeem Hasan" w:date="2022-11-03T16:46:00Z">
              <w:tcPr>
                <w:tcW w:w="963" w:type="pct"/>
              </w:tcPr>
            </w:tcPrChange>
          </w:tcPr>
          <w:p w14:paraId="18F124FB" w14:textId="61BD1F80" w:rsidR="007659D3" w:rsidRPr="007A0C5A" w:rsidRDefault="00AC1BFC">
            <w:pPr>
              <w:spacing w:line="276" w:lineRule="auto"/>
              <w:rPr>
                <w:ins w:id="1282" w:author="Haider, Najmul" w:date="2022-10-16T18:06:00Z"/>
                <w:rStyle w:val="label"/>
                <w:rFonts w:ascii="Times New Roman" w:hAnsi="Times New Roman" w:cs="Times New Roman"/>
                <w:sz w:val="24"/>
                <w:szCs w:val="24"/>
              </w:rPr>
              <w:pPrChange w:id="1283" w:author="Mohammad Nayeem Hasan" w:date="2022-11-03T22:34:00Z">
                <w:pPr/>
              </w:pPrChange>
            </w:pPr>
            <w:ins w:id="1284" w:author="Mohammad Nayeem Hasan" w:date="2022-11-24T21:56:00Z">
              <w:r>
                <w:rPr>
                  <w:rStyle w:val="label"/>
                  <w:rFonts w:ascii="Times New Roman" w:hAnsi="Times New Roman" w:cs="Times New Roman"/>
                  <w:sz w:val="24"/>
                  <w:szCs w:val="24"/>
                </w:rPr>
                <w:t>2</w:t>
              </w:r>
            </w:ins>
            <w:ins w:id="1285" w:author="Mohammad Nayeem Hasan [2]" w:date="2023-03-03T22:48:00Z">
              <w:r w:rsidR="00A67B47">
                <w:rPr>
                  <w:rStyle w:val="label"/>
                </w:rPr>
                <w:t>3.57</w:t>
              </w:r>
            </w:ins>
            <w:ins w:id="1286" w:author="Mohammad Nayeem Hasan" w:date="2022-11-24T21:56:00Z">
              <w:del w:id="1287" w:author="Mohammad Nayeem Hasan [2]" w:date="2023-03-03T22:48:00Z">
                <w:r w:rsidDel="00A67B47">
                  <w:rPr>
                    <w:rStyle w:val="label"/>
                  </w:rPr>
                  <w:delText>7.10</w:delText>
                </w:r>
              </w:del>
              <w:r>
                <w:rPr>
                  <w:rStyle w:val="label"/>
                </w:rPr>
                <w:t xml:space="preserve"> (</w:t>
              </w:r>
            </w:ins>
            <w:ins w:id="1288" w:author="Mohammad Nayeem Hasan [2]" w:date="2023-03-03T22:53:00Z">
              <w:r w:rsidR="00A67B47">
                <w:rPr>
                  <w:rStyle w:val="label"/>
                </w:rPr>
                <w:t>49.87</w:t>
              </w:r>
            </w:ins>
            <w:ins w:id="1289" w:author="Mohammad Nayeem Hasan" w:date="2022-11-25T00:02:00Z">
              <w:del w:id="1290" w:author="Mohammad Nayeem Hasan [2]" w:date="2023-03-03T22:48:00Z">
                <w:r w:rsidR="00007A5C" w:rsidRPr="00007A5C" w:rsidDel="00A67B47">
                  <w:rPr>
                    <w:rStyle w:val="label"/>
                  </w:rPr>
                  <w:delText>52.71</w:delText>
                </w:r>
              </w:del>
            </w:ins>
            <w:ins w:id="1291" w:author="Mohammad Nayeem Hasan" w:date="2022-11-25T00:04:00Z">
              <w:r w:rsidR="00007A5C">
                <w:rPr>
                  <w:rStyle w:val="label"/>
                </w:rPr>
                <w:t>)</w:t>
              </w:r>
            </w:ins>
          </w:p>
        </w:tc>
        <w:tc>
          <w:tcPr>
            <w:tcW w:w="1185" w:type="pct"/>
            <w:tcPrChange w:id="1292" w:author="Mohammad Nayeem Hasan" w:date="2022-11-03T16:46:00Z">
              <w:tcPr>
                <w:tcW w:w="718" w:type="pct"/>
              </w:tcPr>
            </w:tcPrChange>
          </w:tcPr>
          <w:p w14:paraId="762465B5" w14:textId="1F176702" w:rsidR="007659D3" w:rsidRPr="007A0C5A" w:rsidRDefault="007659D3">
            <w:pPr>
              <w:spacing w:line="276" w:lineRule="auto"/>
              <w:rPr>
                <w:ins w:id="1293" w:author="Haider, Najmul" w:date="2022-10-16T18:06:00Z"/>
                <w:rStyle w:val="label"/>
                <w:rFonts w:ascii="Times New Roman" w:hAnsi="Times New Roman" w:cs="Times New Roman"/>
                <w:sz w:val="24"/>
                <w:szCs w:val="24"/>
              </w:rPr>
              <w:pPrChange w:id="1294" w:author="Mohammad Nayeem Hasan" w:date="2022-11-03T22:34:00Z">
                <w:pPr/>
              </w:pPrChange>
            </w:pPr>
            <w:ins w:id="1295" w:author="Mohammad Nayeem Hasan" w:date="2022-10-30T22:37:00Z">
              <w:r w:rsidRPr="007A0C5A">
                <w:rPr>
                  <w:rStyle w:val="label"/>
                  <w:rFonts w:ascii="Times New Roman" w:hAnsi="Times New Roman" w:cs="Times New Roman"/>
                  <w:sz w:val="24"/>
                  <w:szCs w:val="24"/>
                </w:rPr>
                <w:t>199</w:t>
              </w:r>
            </w:ins>
          </w:p>
        </w:tc>
      </w:tr>
      <w:tr w:rsidR="007659D3" w:rsidRPr="007A0C5A" w14:paraId="3162B96A" w14:textId="77777777" w:rsidTr="007659D3">
        <w:trPr>
          <w:ins w:id="1296" w:author="Haider, Najmul" w:date="2022-10-16T18:06:00Z"/>
        </w:trPr>
        <w:tc>
          <w:tcPr>
            <w:tcW w:w="1188" w:type="pct"/>
            <w:tcPrChange w:id="1297" w:author="Mohammad Nayeem Hasan" w:date="2022-11-03T16:46:00Z">
              <w:tcPr>
                <w:tcW w:w="720" w:type="pct"/>
              </w:tcPr>
            </w:tcPrChange>
          </w:tcPr>
          <w:p w14:paraId="65A92508" w14:textId="381B061A" w:rsidR="007659D3" w:rsidRPr="007A0C5A" w:rsidRDefault="007659D3">
            <w:pPr>
              <w:spacing w:line="276" w:lineRule="auto"/>
              <w:rPr>
                <w:ins w:id="1298" w:author="Haider, Najmul" w:date="2022-10-16T18:06:00Z"/>
                <w:rStyle w:val="label"/>
                <w:rFonts w:ascii="Times New Roman" w:hAnsi="Times New Roman" w:cs="Times New Roman"/>
                <w:sz w:val="24"/>
                <w:szCs w:val="24"/>
              </w:rPr>
              <w:pPrChange w:id="1299" w:author="Mohammad Nayeem Hasan" w:date="2022-11-03T22:34:00Z">
                <w:pPr/>
              </w:pPrChange>
            </w:pPr>
            <w:ins w:id="1300" w:author="Haider, Najmul" w:date="2022-10-16T18:06:00Z">
              <w:r w:rsidRPr="007A0C5A">
                <w:rPr>
                  <w:rStyle w:val="label"/>
                  <w:rFonts w:ascii="Times New Roman" w:hAnsi="Times New Roman" w:cs="Times New Roman"/>
                  <w:sz w:val="24"/>
                  <w:szCs w:val="24"/>
                </w:rPr>
                <w:t>Feb</w:t>
              </w:r>
            </w:ins>
          </w:p>
        </w:tc>
        <w:tc>
          <w:tcPr>
            <w:tcW w:w="1038" w:type="pct"/>
            <w:tcPrChange w:id="1301" w:author="Mohammad Nayeem Hasan" w:date="2022-11-03T16:46:00Z">
              <w:tcPr>
                <w:tcW w:w="629" w:type="pct"/>
              </w:tcPr>
            </w:tcPrChange>
          </w:tcPr>
          <w:p w14:paraId="792A1657" w14:textId="5E4AC6DE" w:rsidR="007659D3" w:rsidRPr="007A0C5A" w:rsidRDefault="007659D3" w:rsidP="008D27A3">
            <w:pPr>
              <w:spacing w:line="276" w:lineRule="auto"/>
              <w:rPr>
                <w:ins w:id="1302" w:author="Mohammad Nayeem Hasan" w:date="2022-10-30T20:52:00Z"/>
                <w:rStyle w:val="label"/>
                <w:rFonts w:ascii="Times New Roman" w:hAnsi="Times New Roman" w:cs="Times New Roman"/>
                <w:sz w:val="24"/>
                <w:szCs w:val="24"/>
              </w:rPr>
            </w:pPr>
            <w:ins w:id="1303" w:author="Mohammad Nayeem Hasan" w:date="2022-10-30T21:00:00Z">
              <w:r w:rsidRPr="007A0C5A">
                <w:rPr>
                  <w:rStyle w:val="label"/>
                  <w:rFonts w:ascii="Times New Roman" w:hAnsi="Times New Roman" w:cs="Times New Roman"/>
                  <w:sz w:val="24"/>
                  <w:szCs w:val="24"/>
                </w:rPr>
                <w:t>0</w:t>
              </w:r>
            </w:ins>
          </w:p>
        </w:tc>
        <w:tc>
          <w:tcPr>
            <w:tcW w:w="1589" w:type="pct"/>
            <w:tcPrChange w:id="1304" w:author="Mohammad Nayeem Hasan" w:date="2022-11-03T16:46:00Z">
              <w:tcPr>
                <w:tcW w:w="963" w:type="pct"/>
              </w:tcPr>
            </w:tcPrChange>
          </w:tcPr>
          <w:p w14:paraId="24FE9DD1" w14:textId="2CB492E7" w:rsidR="007659D3" w:rsidRPr="007A0C5A" w:rsidRDefault="00A67B47">
            <w:pPr>
              <w:spacing w:line="276" w:lineRule="auto"/>
              <w:rPr>
                <w:ins w:id="1305" w:author="Haider, Najmul" w:date="2022-10-16T18:06:00Z"/>
                <w:rStyle w:val="label"/>
                <w:rFonts w:ascii="Times New Roman" w:hAnsi="Times New Roman" w:cs="Times New Roman"/>
                <w:sz w:val="24"/>
                <w:szCs w:val="24"/>
              </w:rPr>
              <w:pPrChange w:id="1306" w:author="Mohammad Nayeem Hasan" w:date="2022-11-03T22:34:00Z">
                <w:pPr/>
              </w:pPrChange>
            </w:pPr>
            <w:ins w:id="1307" w:author="Mohammad Nayeem Hasan [2]" w:date="2023-03-03T22:50:00Z">
              <w:r>
                <w:rPr>
                  <w:rStyle w:val="label"/>
                </w:rPr>
                <w:t>7.26</w:t>
              </w:r>
            </w:ins>
            <w:ins w:id="1308" w:author="Mohammad Nayeem Hasan" w:date="2022-11-24T21:56:00Z">
              <w:del w:id="1309" w:author="Mohammad Nayeem Hasan [2]" w:date="2023-03-03T22:50:00Z">
                <w:r w:rsidR="00AC1BFC" w:rsidDel="00A67B47">
                  <w:rPr>
                    <w:rStyle w:val="label"/>
                    <w:rFonts w:ascii="Times New Roman" w:hAnsi="Times New Roman" w:cs="Times New Roman"/>
                    <w:sz w:val="24"/>
                    <w:szCs w:val="24"/>
                  </w:rPr>
                  <w:delText>8</w:delText>
                </w:r>
                <w:r w:rsidR="00AC1BFC" w:rsidDel="00A67B47">
                  <w:rPr>
                    <w:rStyle w:val="label"/>
                  </w:rPr>
                  <w:delText>.35</w:delText>
                </w:r>
              </w:del>
            </w:ins>
            <w:ins w:id="1310" w:author="Mohammad Nayeem Hasan" w:date="2022-11-25T00:02:00Z">
              <w:r w:rsidR="00007A5C">
                <w:rPr>
                  <w:rStyle w:val="label"/>
                </w:rPr>
                <w:t xml:space="preserve"> (</w:t>
              </w:r>
              <w:r w:rsidR="00007A5C" w:rsidRPr="00007A5C">
                <w:rPr>
                  <w:rStyle w:val="label"/>
                </w:rPr>
                <w:t>1</w:t>
              </w:r>
            </w:ins>
            <w:ins w:id="1311" w:author="Mohammad Nayeem Hasan [2]" w:date="2023-03-03T22:53:00Z">
              <w:r>
                <w:rPr>
                  <w:rStyle w:val="label"/>
                </w:rPr>
                <w:t>5.21</w:t>
              </w:r>
            </w:ins>
            <w:ins w:id="1312" w:author="Mohammad Nayeem Hasan" w:date="2022-11-25T00:02:00Z">
              <w:del w:id="1313" w:author="Mohammad Nayeem Hasan [2]" w:date="2023-03-03T22:53:00Z">
                <w:r w:rsidR="00007A5C" w:rsidRPr="00007A5C" w:rsidDel="00A67B47">
                  <w:rPr>
                    <w:rStyle w:val="label"/>
                  </w:rPr>
                  <w:delText>6.0</w:delText>
                </w:r>
                <w:r w:rsidR="00007A5C" w:rsidDel="00A67B47">
                  <w:rPr>
                    <w:rStyle w:val="label"/>
                  </w:rPr>
                  <w:delText>7</w:delText>
                </w:r>
              </w:del>
            </w:ins>
            <w:ins w:id="1314" w:author="Mohammad Nayeem Hasan" w:date="2022-11-25T00:04:00Z">
              <w:r w:rsidR="00007A5C">
                <w:rPr>
                  <w:rStyle w:val="label"/>
                </w:rPr>
                <w:t>)</w:t>
              </w:r>
            </w:ins>
          </w:p>
        </w:tc>
        <w:tc>
          <w:tcPr>
            <w:tcW w:w="1185" w:type="pct"/>
            <w:tcPrChange w:id="1315" w:author="Mohammad Nayeem Hasan" w:date="2022-11-03T16:46:00Z">
              <w:tcPr>
                <w:tcW w:w="718" w:type="pct"/>
              </w:tcPr>
            </w:tcPrChange>
          </w:tcPr>
          <w:p w14:paraId="56F922B5" w14:textId="09633B46" w:rsidR="007659D3" w:rsidRPr="007A0C5A" w:rsidRDefault="007659D3">
            <w:pPr>
              <w:spacing w:line="276" w:lineRule="auto"/>
              <w:rPr>
                <w:ins w:id="1316" w:author="Haider, Najmul" w:date="2022-10-16T18:06:00Z"/>
                <w:rStyle w:val="label"/>
                <w:rFonts w:ascii="Times New Roman" w:hAnsi="Times New Roman" w:cs="Times New Roman"/>
                <w:sz w:val="24"/>
                <w:szCs w:val="24"/>
              </w:rPr>
              <w:pPrChange w:id="1317" w:author="Mohammad Nayeem Hasan" w:date="2022-11-03T22:34:00Z">
                <w:pPr/>
              </w:pPrChange>
            </w:pPr>
            <w:ins w:id="1318" w:author="Mohammad Nayeem Hasan" w:date="2022-10-30T22:37:00Z">
              <w:r w:rsidRPr="007A0C5A">
                <w:rPr>
                  <w:rStyle w:val="label"/>
                  <w:rFonts w:ascii="Times New Roman" w:hAnsi="Times New Roman" w:cs="Times New Roman"/>
                  <w:sz w:val="24"/>
                  <w:szCs w:val="24"/>
                </w:rPr>
                <w:t>58</w:t>
              </w:r>
            </w:ins>
          </w:p>
        </w:tc>
      </w:tr>
      <w:tr w:rsidR="007659D3" w:rsidRPr="007A0C5A" w14:paraId="549BF017" w14:textId="77777777" w:rsidTr="007659D3">
        <w:trPr>
          <w:ins w:id="1319" w:author="Haider, Najmul" w:date="2022-10-16T18:06:00Z"/>
        </w:trPr>
        <w:tc>
          <w:tcPr>
            <w:tcW w:w="1188" w:type="pct"/>
            <w:tcPrChange w:id="1320" w:author="Mohammad Nayeem Hasan" w:date="2022-11-03T16:46:00Z">
              <w:tcPr>
                <w:tcW w:w="720" w:type="pct"/>
              </w:tcPr>
            </w:tcPrChange>
          </w:tcPr>
          <w:p w14:paraId="7D65FF1C" w14:textId="4EB4724F" w:rsidR="007659D3" w:rsidRPr="007A0C5A" w:rsidRDefault="007659D3">
            <w:pPr>
              <w:spacing w:line="276" w:lineRule="auto"/>
              <w:rPr>
                <w:ins w:id="1321" w:author="Haider, Najmul" w:date="2022-10-16T18:06:00Z"/>
                <w:rStyle w:val="label"/>
                <w:rFonts w:ascii="Times New Roman" w:hAnsi="Times New Roman" w:cs="Times New Roman"/>
                <w:sz w:val="24"/>
                <w:szCs w:val="24"/>
              </w:rPr>
              <w:pPrChange w:id="1322" w:author="Mohammad Nayeem Hasan" w:date="2022-11-03T22:34:00Z">
                <w:pPr/>
              </w:pPrChange>
            </w:pPr>
            <w:ins w:id="1323" w:author="Haider, Najmul" w:date="2022-10-16T18:06:00Z">
              <w:r w:rsidRPr="007A0C5A">
                <w:rPr>
                  <w:rStyle w:val="label"/>
                  <w:rFonts w:ascii="Times New Roman" w:hAnsi="Times New Roman" w:cs="Times New Roman"/>
                  <w:sz w:val="24"/>
                  <w:szCs w:val="24"/>
                </w:rPr>
                <w:t>Mar</w:t>
              </w:r>
            </w:ins>
          </w:p>
        </w:tc>
        <w:tc>
          <w:tcPr>
            <w:tcW w:w="1038" w:type="pct"/>
            <w:tcPrChange w:id="1324" w:author="Mohammad Nayeem Hasan" w:date="2022-11-03T16:46:00Z">
              <w:tcPr>
                <w:tcW w:w="629" w:type="pct"/>
              </w:tcPr>
            </w:tcPrChange>
          </w:tcPr>
          <w:p w14:paraId="6D6EB6E5" w14:textId="0B37FBBB" w:rsidR="007659D3" w:rsidRPr="007A0C5A" w:rsidRDefault="007659D3" w:rsidP="008D27A3">
            <w:pPr>
              <w:spacing w:line="276" w:lineRule="auto"/>
              <w:rPr>
                <w:ins w:id="1325" w:author="Mohammad Nayeem Hasan" w:date="2022-10-30T20:52:00Z"/>
                <w:rStyle w:val="label"/>
                <w:rFonts w:ascii="Times New Roman" w:hAnsi="Times New Roman" w:cs="Times New Roman"/>
                <w:sz w:val="24"/>
                <w:szCs w:val="24"/>
              </w:rPr>
            </w:pPr>
            <w:ins w:id="1326" w:author="Mohammad Nayeem Hasan" w:date="2022-10-30T21:00:00Z">
              <w:r w:rsidRPr="007A0C5A">
                <w:rPr>
                  <w:rStyle w:val="label"/>
                  <w:rFonts w:ascii="Times New Roman" w:hAnsi="Times New Roman" w:cs="Times New Roman"/>
                  <w:sz w:val="24"/>
                  <w:szCs w:val="24"/>
                </w:rPr>
                <w:t>0</w:t>
              </w:r>
            </w:ins>
          </w:p>
        </w:tc>
        <w:tc>
          <w:tcPr>
            <w:tcW w:w="1589" w:type="pct"/>
            <w:tcPrChange w:id="1327" w:author="Mohammad Nayeem Hasan" w:date="2022-11-03T16:46:00Z">
              <w:tcPr>
                <w:tcW w:w="963" w:type="pct"/>
              </w:tcPr>
            </w:tcPrChange>
          </w:tcPr>
          <w:p w14:paraId="4CF8E290" w14:textId="0B1C78A3" w:rsidR="007659D3" w:rsidRPr="007A0C5A" w:rsidRDefault="00A67B47">
            <w:pPr>
              <w:spacing w:line="276" w:lineRule="auto"/>
              <w:rPr>
                <w:ins w:id="1328" w:author="Haider, Najmul" w:date="2022-10-16T18:06:00Z"/>
                <w:rStyle w:val="label"/>
                <w:rFonts w:ascii="Times New Roman" w:hAnsi="Times New Roman" w:cs="Times New Roman"/>
                <w:sz w:val="24"/>
                <w:szCs w:val="24"/>
              </w:rPr>
              <w:pPrChange w:id="1329" w:author="Mohammad Nayeem Hasan" w:date="2022-11-03T22:34:00Z">
                <w:pPr/>
              </w:pPrChange>
            </w:pPr>
            <w:ins w:id="1330" w:author="Mohammad Nayeem Hasan [2]" w:date="2023-03-03T22:50:00Z">
              <w:r>
                <w:rPr>
                  <w:rStyle w:val="label"/>
                  <w:rFonts w:ascii="Times New Roman" w:hAnsi="Times New Roman" w:cs="Times New Roman"/>
                  <w:sz w:val="24"/>
                  <w:szCs w:val="24"/>
                </w:rPr>
                <w:t>6</w:t>
              </w:r>
            </w:ins>
            <w:ins w:id="1331" w:author="Mohammad Nayeem Hasan" w:date="2022-11-24T21:56:00Z">
              <w:del w:id="1332" w:author="Mohammad Nayeem Hasan [2]" w:date="2023-03-03T22:50:00Z">
                <w:r w:rsidR="00AC1BFC" w:rsidDel="00A67B47">
                  <w:rPr>
                    <w:rStyle w:val="label"/>
                    <w:rFonts w:ascii="Times New Roman" w:hAnsi="Times New Roman" w:cs="Times New Roman"/>
                    <w:sz w:val="24"/>
                    <w:szCs w:val="24"/>
                  </w:rPr>
                  <w:delText>7</w:delText>
                </w:r>
              </w:del>
              <w:r w:rsidR="00AC1BFC">
                <w:rPr>
                  <w:rStyle w:val="label"/>
                </w:rPr>
                <w:t>.70</w:t>
              </w:r>
            </w:ins>
            <w:ins w:id="1333" w:author="Mohammad Nayeem Hasan" w:date="2022-11-25T00:02:00Z">
              <w:r w:rsidR="00007A5C">
                <w:rPr>
                  <w:rStyle w:val="label"/>
                </w:rPr>
                <w:t xml:space="preserve"> (</w:t>
              </w:r>
            </w:ins>
            <w:ins w:id="1334" w:author="Mohammad Nayeem Hasan" w:date="2022-11-25T00:03:00Z">
              <w:r w:rsidR="00007A5C" w:rsidRPr="00007A5C">
                <w:rPr>
                  <w:rStyle w:val="label"/>
                </w:rPr>
                <w:t>1</w:t>
              </w:r>
            </w:ins>
            <w:ins w:id="1335" w:author="Mohammad Nayeem Hasan [2]" w:date="2023-03-03T22:53:00Z">
              <w:r>
                <w:rPr>
                  <w:rStyle w:val="label"/>
                </w:rPr>
                <w:t>0.68</w:t>
              </w:r>
            </w:ins>
            <w:ins w:id="1336" w:author="Mohammad Nayeem Hasan" w:date="2022-11-25T00:03:00Z">
              <w:del w:id="1337" w:author="Mohammad Nayeem Hasan [2]" w:date="2023-03-03T22:53:00Z">
                <w:r w:rsidR="00007A5C" w:rsidRPr="00007A5C" w:rsidDel="00A67B47">
                  <w:rPr>
                    <w:rStyle w:val="label"/>
                  </w:rPr>
                  <w:delText>1.1</w:delText>
                </w:r>
                <w:r w:rsidR="00007A5C" w:rsidDel="00A67B47">
                  <w:rPr>
                    <w:rStyle w:val="label"/>
                  </w:rPr>
                  <w:delText>4</w:delText>
                </w:r>
              </w:del>
            </w:ins>
            <w:ins w:id="1338" w:author="Mohammad Nayeem Hasan" w:date="2022-11-25T00:04:00Z">
              <w:r w:rsidR="00007A5C">
                <w:rPr>
                  <w:rStyle w:val="label"/>
                </w:rPr>
                <w:t>)</w:t>
              </w:r>
            </w:ins>
          </w:p>
        </w:tc>
        <w:tc>
          <w:tcPr>
            <w:tcW w:w="1185" w:type="pct"/>
            <w:tcPrChange w:id="1339" w:author="Mohammad Nayeem Hasan" w:date="2022-11-03T16:46:00Z">
              <w:tcPr>
                <w:tcW w:w="718" w:type="pct"/>
              </w:tcPr>
            </w:tcPrChange>
          </w:tcPr>
          <w:p w14:paraId="03187EDD" w14:textId="63581CE8" w:rsidR="007659D3" w:rsidRPr="007A0C5A" w:rsidRDefault="007659D3">
            <w:pPr>
              <w:spacing w:line="276" w:lineRule="auto"/>
              <w:rPr>
                <w:ins w:id="1340" w:author="Haider, Najmul" w:date="2022-10-16T18:06:00Z"/>
                <w:rStyle w:val="label"/>
                <w:rFonts w:ascii="Times New Roman" w:hAnsi="Times New Roman" w:cs="Times New Roman"/>
                <w:sz w:val="24"/>
                <w:szCs w:val="24"/>
              </w:rPr>
              <w:pPrChange w:id="1341" w:author="Mohammad Nayeem Hasan" w:date="2022-11-03T22:34:00Z">
                <w:pPr/>
              </w:pPrChange>
            </w:pPr>
            <w:ins w:id="1342" w:author="Mohammad Nayeem Hasan" w:date="2022-10-30T22:37:00Z">
              <w:r w:rsidRPr="007A0C5A">
                <w:rPr>
                  <w:rStyle w:val="label"/>
                  <w:rFonts w:ascii="Times New Roman" w:hAnsi="Times New Roman" w:cs="Times New Roman"/>
                  <w:sz w:val="24"/>
                  <w:szCs w:val="24"/>
                </w:rPr>
                <w:t>36</w:t>
              </w:r>
            </w:ins>
          </w:p>
        </w:tc>
      </w:tr>
      <w:tr w:rsidR="007659D3" w:rsidRPr="007A0C5A" w14:paraId="40586A17" w14:textId="77777777" w:rsidTr="007659D3">
        <w:trPr>
          <w:ins w:id="1343" w:author="Haider, Najmul" w:date="2022-10-16T18:06:00Z"/>
        </w:trPr>
        <w:tc>
          <w:tcPr>
            <w:tcW w:w="1188" w:type="pct"/>
            <w:tcPrChange w:id="1344" w:author="Mohammad Nayeem Hasan" w:date="2022-11-03T16:46:00Z">
              <w:tcPr>
                <w:tcW w:w="720" w:type="pct"/>
              </w:tcPr>
            </w:tcPrChange>
          </w:tcPr>
          <w:p w14:paraId="4E99F40E" w14:textId="5EFCE253" w:rsidR="007659D3" w:rsidRPr="007A0C5A" w:rsidRDefault="007659D3">
            <w:pPr>
              <w:spacing w:line="276" w:lineRule="auto"/>
              <w:rPr>
                <w:ins w:id="1345" w:author="Haider, Najmul" w:date="2022-10-16T18:06:00Z"/>
                <w:rStyle w:val="label"/>
                <w:rFonts w:ascii="Times New Roman" w:hAnsi="Times New Roman" w:cs="Times New Roman"/>
                <w:sz w:val="24"/>
                <w:szCs w:val="24"/>
              </w:rPr>
              <w:pPrChange w:id="1346" w:author="Mohammad Nayeem Hasan" w:date="2022-11-03T22:34:00Z">
                <w:pPr/>
              </w:pPrChange>
            </w:pPr>
            <w:ins w:id="1347" w:author="Haider, Najmul" w:date="2022-10-16T18:06:00Z">
              <w:r w:rsidRPr="007A0C5A">
                <w:rPr>
                  <w:rStyle w:val="label"/>
                  <w:rFonts w:ascii="Times New Roman" w:hAnsi="Times New Roman" w:cs="Times New Roman"/>
                  <w:sz w:val="24"/>
                  <w:szCs w:val="24"/>
                </w:rPr>
                <w:t>Apr</w:t>
              </w:r>
            </w:ins>
          </w:p>
        </w:tc>
        <w:tc>
          <w:tcPr>
            <w:tcW w:w="1038" w:type="pct"/>
            <w:tcPrChange w:id="1348" w:author="Mohammad Nayeem Hasan" w:date="2022-11-03T16:46:00Z">
              <w:tcPr>
                <w:tcW w:w="629" w:type="pct"/>
              </w:tcPr>
            </w:tcPrChange>
          </w:tcPr>
          <w:p w14:paraId="7127C3AF" w14:textId="6CFE3084" w:rsidR="007659D3" w:rsidRPr="007A0C5A" w:rsidRDefault="007659D3" w:rsidP="008D27A3">
            <w:pPr>
              <w:spacing w:line="276" w:lineRule="auto"/>
              <w:rPr>
                <w:ins w:id="1349" w:author="Mohammad Nayeem Hasan" w:date="2022-10-30T20:52:00Z"/>
                <w:rStyle w:val="label"/>
                <w:rFonts w:ascii="Times New Roman" w:hAnsi="Times New Roman" w:cs="Times New Roman"/>
                <w:sz w:val="24"/>
                <w:szCs w:val="24"/>
              </w:rPr>
            </w:pPr>
            <w:ins w:id="1350" w:author="Mohammad Nayeem Hasan" w:date="2022-10-30T21:00:00Z">
              <w:r w:rsidRPr="007A0C5A">
                <w:rPr>
                  <w:rStyle w:val="label"/>
                  <w:rFonts w:ascii="Times New Roman" w:hAnsi="Times New Roman" w:cs="Times New Roman"/>
                  <w:sz w:val="24"/>
                  <w:szCs w:val="24"/>
                </w:rPr>
                <w:t>0</w:t>
              </w:r>
            </w:ins>
          </w:p>
        </w:tc>
        <w:tc>
          <w:tcPr>
            <w:tcW w:w="1589" w:type="pct"/>
            <w:tcPrChange w:id="1351" w:author="Mohammad Nayeem Hasan" w:date="2022-11-03T16:46:00Z">
              <w:tcPr>
                <w:tcW w:w="963" w:type="pct"/>
              </w:tcPr>
            </w:tcPrChange>
          </w:tcPr>
          <w:p w14:paraId="03349A3A" w14:textId="69CA74AE" w:rsidR="007659D3" w:rsidRPr="007A0C5A" w:rsidRDefault="00AC1BFC">
            <w:pPr>
              <w:spacing w:line="276" w:lineRule="auto"/>
              <w:rPr>
                <w:ins w:id="1352" w:author="Haider, Najmul" w:date="2022-10-16T18:06:00Z"/>
                <w:rStyle w:val="label"/>
                <w:rFonts w:ascii="Times New Roman" w:hAnsi="Times New Roman" w:cs="Times New Roman"/>
                <w:sz w:val="24"/>
                <w:szCs w:val="24"/>
              </w:rPr>
              <w:pPrChange w:id="1353" w:author="Mohammad Nayeem Hasan" w:date="2022-11-03T22:34:00Z">
                <w:pPr/>
              </w:pPrChange>
            </w:pPr>
            <w:ins w:id="1354" w:author="Mohammad Nayeem Hasan" w:date="2022-11-24T21:56:00Z">
              <w:r>
                <w:rPr>
                  <w:rStyle w:val="label"/>
                  <w:rFonts w:ascii="Times New Roman" w:hAnsi="Times New Roman" w:cs="Times New Roman"/>
                  <w:sz w:val="24"/>
                  <w:szCs w:val="24"/>
                </w:rPr>
                <w:t>1</w:t>
              </w:r>
            </w:ins>
            <w:ins w:id="1355" w:author="Mohammad Nayeem Hasan [2]" w:date="2023-03-03T22:50:00Z">
              <w:r w:rsidR="00A67B47">
                <w:rPr>
                  <w:rStyle w:val="label"/>
                </w:rPr>
                <w:t>1</w:t>
              </w:r>
            </w:ins>
            <w:ins w:id="1356" w:author="Mohammad Nayeem Hasan" w:date="2022-11-24T21:56:00Z">
              <w:del w:id="1357" w:author="Mohammad Nayeem Hasan [2]" w:date="2023-03-03T22:50:00Z">
                <w:r w:rsidDel="00A67B47">
                  <w:rPr>
                    <w:rStyle w:val="label"/>
                  </w:rPr>
                  <w:delText>2</w:delText>
                </w:r>
              </w:del>
              <w:r>
                <w:rPr>
                  <w:rStyle w:val="label"/>
                </w:rPr>
                <w:t>.</w:t>
              </w:r>
            </w:ins>
            <w:ins w:id="1358" w:author="Mohammad Nayeem Hasan [2]" w:date="2023-03-03T22:51:00Z">
              <w:r w:rsidR="00A67B47">
                <w:rPr>
                  <w:rStyle w:val="label"/>
                </w:rPr>
                <w:t>17</w:t>
              </w:r>
            </w:ins>
            <w:ins w:id="1359" w:author="Mohammad Nayeem Hasan" w:date="2022-11-24T21:57:00Z">
              <w:del w:id="1360" w:author="Mohammad Nayeem Hasan [2]" w:date="2023-03-03T22:50:00Z">
                <w:r w:rsidDel="00A67B47">
                  <w:rPr>
                    <w:rStyle w:val="label"/>
                  </w:rPr>
                  <w:delText>85</w:delText>
                </w:r>
              </w:del>
            </w:ins>
            <w:ins w:id="1361" w:author="Mohammad Nayeem Hasan" w:date="2022-11-25T00:02:00Z">
              <w:r w:rsidR="00007A5C">
                <w:rPr>
                  <w:rStyle w:val="label"/>
                </w:rPr>
                <w:t xml:space="preserve"> (</w:t>
              </w:r>
            </w:ins>
            <w:ins w:id="1362" w:author="Mohammad Nayeem Hasan" w:date="2022-11-25T00:03:00Z">
              <w:r w:rsidR="00007A5C" w:rsidRPr="00007A5C">
                <w:rPr>
                  <w:rStyle w:val="label"/>
                </w:rPr>
                <w:t>2</w:t>
              </w:r>
            </w:ins>
            <w:ins w:id="1363" w:author="Mohammad Nayeem Hasan [2]" w:date="2023-03-03T22:54:00Z">
              <w:r w:rsidR="00A67B47">
                <w:rPr>
                  <w:rStyle w:val="label"/>
                </w:rPr>
                <w:t>0.57</w:t>
              </w:r>
            </w:ins>
            <w:ins w:id="1364" w:author="Mohammad Nayeem Hasan" w:date="2022-11-25T00:03:00Z">
              <w:del w:id="1365" w:author="Mohammad Nayeem Hasan [2]" w:date="2023-03-03T22:54:00Z">
                <w:r w:rsidR="00007A5C" w:rsidRPr="00007A5C" w:rsidDel="00A67B47">
                  <w:rPr>
                    <w:rStyle w:val="label"/>
                  </w:rPr>
                  <w:delText>1</w:delText>
                </w:r>
              </w:del>
              <w:del w:id="1366" w:author="Mohammad Nayeem Hasan [2]" w:date="2023-03-03T22:53:00Z">
                <w:r w:rsidR="00007A5C" w:rsidRPr="00007A5C" w:rsidDel="00A67B47">
                  <w:rPr>
                    <w:rStyle w:val="label"/>
                  </w:rPr>
                  <w:delText>.6</w:delText>
                </w:r>
                <w:r w:rsidR="00007A5C" w:rsidDel="00A67B47">
                  <w:rPr>
                    <w:rStyle w:val="label"/>
                  </w:rPr>
                  <w:delText>2</w:delText>
                </w:r>
              </w:del>
            </w:ins>
            <w:ins w:id="1367" w:author="Mohammad Nayeem Hasan" w:date="2022-11-25T00:04:00Z">
              <w:r w:rsidR="00007A5C">
                <w:rPr>
                  <w:rStyle w:val="label"/>
                </w:rPr>
                <w:t>)</w:t>
              </w:r>
            </w:ins>
          </w:p>
        </w:tc>
        <w:tc>
          <w:tcPr>
            <w:tcW w:w="1185" w:type="pct"/>
            <w:tcPrChange w:id="1368" w:author="Mohammad Nayeem Hasan" w:date="2022-11-03T16:46:00Z">
              <w:tcPr>
                <w:tcW w:w="718" w:type="pct"/>
              </w:tcPr>
            </w:tcPrChange>
          </w:tcPr>
          <w:p w14:paraId="140D4E15" w14:textId="08BD49C5" w:rsidR="007659D3" w:rsidRPr="007A0C5A" w:rsidRDefault="007659D3">
            <w:pPr>
              <w:spacing w:line="276" w:lineRule="auto"/>
              <w:rPr>
                <w:ins w:id="1369" w:author="Haider, Najmul" w:date="2022-10-16T18:06:00Z"/>
                <w:rStyle w:val="label"/>
                <w:rFonts w:ascii="Times New Roman" w:hAnsi="Times New Roman" w:cs="Times New Roman"/>
                <w:sz w:val="24"/>
                <w:szCs w:val="24"/>
              </w:rPr>
              <w:pPrChange w:id="1370" w:author="Mohammad Nayeem Hasan" w:date="2022-11-03T22:34:00Z">
                <w:pPr/>
              </w:pPrChange>
            </w:pPr>
            <w:ins w:id="1371" w:author="Mohammad Nayeem Hasan" w:date="2022-10-30T22:37:00Z">
              <w:r w:rsidRPr="007A0C5A">
                <w:rPr>
                  <w:rStyle w:val="label"/>
                  <w:rFonts w:ascii="Times New Roman" w:hAnsi="Times New Roman" w:cs="Times New Roman"/>
                  <w:sz w:val="24"/>
                  <w:szCs w:val="24"/>
                </w:rPr>
                <w:t>73</w:t>
              </w:r>
            </w:ins>
          </w:p>
        </w:tc>
      </w:tr>
      <w:tr w:rsidR="007659D3" w:rsidRPr="007A0C5A" w14:paraId="209B1C48" w14:textId="77777777" w:rsidTr="007659D3">
        <w:trPr>
          <w:ins w:id="1372" w:author="Haider, Najmul" w:date="2022-10-16T18:06:00Z"/>
        </w:trPr>
        <w:tc>
          <w:tcPr>
            <w:tcW w:w="1188" w:type="pct"/>
            <w:tcPrChange w:id="1373" w:author="Mohammad Nayeem Hasan" w:date="2022-11-03T16:46:00Z">
              <w:tcPr>
                <w:tcW w:w="720" w:type="pct"/>
              </w:tcPr>
            </w:tcPrChange>
          </w:tcPr>
          <w:p w14:paraId="0E923628" w14:textId="180F712D" w:rsidR="007659D3" w:rsidRPr="007A0C5A" w:rsidRDefault="007659D3">
            <w:pPr>
              <w:spacing w:line="276" w:lineRule="auto"/>
              <w:rPr>
                <w:ins w:id="1374" w:author="Haider, Najmul" w:date="2022-10-16T18:06:00Z"/>
                <w:rStyle w:val="label"/>
                <w:rFonts w:ascii="Times New Roman" w:hAnsi="Times New Roman" w:cs="Times New Roman"/>
                <w:sz w:val="24"/>
                <w:szCs w:val="24"/>
              </w:rPr>
              <w:pPrChange w:id="1375" w:author="Mohammad Nayeem Hasan" w:date="2022-11-03T22:34:00Z">
                <w:pPr/>
              </w:pPrChange>
            </w:pPr>
            <w:ins w:id="1376" w:author="Haider, Najmul" w:date="2022-10-16T18:07:00Z">
              <w:r w:rsidRPr="007A0C5A">
                <w:rPr>
                  <w:rStyle w:val="label"/>
                  <w:rFonts w:ascii="Times New Roman" w:hAnsi="Times New Roman" w:cs="Times New Roman"/>
                  <w:sz w:val="24"/>
                  <w:szCs w:val="24"/>
                </w:rPr>
                <w:t>May</w:t>
              </w:r>
            </w:ins>
          </w:p>
        </w:tc>
        <w:tc>
          <w:tcPr>
            <w:tcW w:w="1038" w:type="pct"/>
            <w:tcPrChange w:id="1377" w:author="Mohammad Nayeem Hasan" w:date="2022-11-03T16:46:00Z">
              <w:tcPr>
                <w:tcW w:w="629" w:type="pct"/>
              </w:tcPr>
            </w:tcPrChange>
          </w:tcPr>
          <w:p w14:paraId="7843B450" w14:textId="55379251" w:rsidR="007659D3" w:rsidRPr="007A0C5A" w:rsidRDefault="007659D3" w:rsidP="008D27A3">
            <w:pPr>
              <w:spacing w:line="276" w:lineRule="auto"/>
              <w:rPr>
                <w:ins w:id="1378" w:author="Mohammad Nayeem Hasan" w:date="2022-10-30T20:52:00Z"/>
                <w:rStyle w:val="label"/>
                <w:rFonts w:ascii="Times New Roman" w:hAnsi="Times New Roman" w:cs="Times New Roman"/>
                <w:sz w:val="24"/>
                <w:szCs w:val="24"/>
              </w:rPr>
            </w:pPr>
            <w:ins w:id="1379" w:author="Mohammad Nayeem Hasan" w:date="2022-10-30T21:00:00Z">
              <w:r w:rsidRPr="007A0C5A">
                <w:rPr>
                  <w:rStyle w:val="label"/>
                  <w:rFonts w:ascii="Times New Roman" w:hAnsi="Times New Roman" w:cs="Times New Roman"/>
                  <w:sz w:val="24"/>
                  <w:szCs w:val="24"/>
                </w:rPr>
                <w:t>0</w:t>
              </w:r>
            </w:ins>
          </w:p>
        </w:tc>
        <w:tc>
          <w:tcPr>
            <w:tcW w:w="1589" w:type="pct"/>
            <w:tcPrChange w:id="1380" w:author="Mohammad Nayeem Hasan" w:date="2022-11-03T16:46:00Z">
              <w:tcPr>
                <w:tcW w:w="963" w:type="pct"/>
              </w:tcPr>
            </w:tcPrChange>
          </w:tcPr>
          <w:p w14:paraId="1A345DB9" w14:textId="4C0DE78B" w:rsidR="007659D3" w:rsidRPr="007A0C5A" w:rsidRDefault="00F062D0">
            <w:pPr>
              <w:spacing w:line="276" w:lineRule="auto"/>
              <w:rPr>
                <w:ins w:id="1381" w:author="Haider, Najmul" w:date="2022-10-16T18:06:00Z"/>
                <w:rStyle w:val="label"/>
                <w:rFonts w:ascii="Times New Roman" w:hAnsi="Times New Roman" w:cs="Times New Roman"/>
                <w:sz w:val="24"/>
                <w:szCs w:val="24"/>
              </w:rPr>
              <w:pPrChange w:id="1382" w:author="Mohammad Nayeem Hasan" w:date="2022-11-03T22:34:00Z">
                <w:pPr/>
              </w:pPrChange>
            </w:pPr>
            <w:ins w:id="1383" w:author="Mohammad Nayeem Hasan" w:date="2022-11-24T23:01:00Z">
              <w:r w:rsidRPr="00F062D0">
                <w:rPr>
                  <w:rStyle w:val="label"/>
                  <w:rFonts w:ascii="Times New Roman" w:hAnsi="Times New Roman" w:cs="Times New Roman"/>
                  <w:sz w:val="24"/>
                  <w:szCs w:val="24"/>
                </w:rPr>
                <w:t>3</w:t>
              </w:r>
            </w:ins>
            <w:ins w:id="1384" w:author="Mohammad Nayeem Hasan [2]" w:date="2023-03-03T22:51:00Z">
              <w:r w:rsidR="00A67B47">
                <w:rPr>
                  <w:rStyle w:val="label"/>
                  <w:rFonts w:ascii="Times New Roman" w:hAnsi="Times New Roman" w:cs="Times New Roman"/>
                  <w:sz w:val="24"/>
                  <w:szCs w:val="24"/>
                </w:rPr>
                <w:t>0</w:t>
              </w:r>
            </w:ins>
            <w:ins w:id="1385" w:author="Mohammad Nayeem Hasan" w:date="2022-11-24T23:01:00Z">
              <w:del w:id="1386" w:author="Mohammad Nayeem Hasan [2]" w:date="2023-03-03T22:51:00Z">
                <w:r w:rsidRPr="00F062D0" w:rsidDel="00A67B47">
                  <w:rPr>
                    <w:rStyle w:val="label"/>
                    <w:rFonts w:ascii="Times New Roman" w:hAnsi="Times New Roman" w:cs="Times New Roman"/>
                    <w:sz w:val="24"/>
                    <w:szCs w:val="24"/>
                  </w:rPr>
                  <w:delText>4</w:delText>
                </w:r>
              </w:del>
              <w:r w:rsidRPr="00F062D0">
                <w:rPr>
                  <w:rStyle w:val="label"/>
                  <w:rFonts w:ascii="Times New Roman" w:hAnsi="Times New Roman" w:cs="Times New Roman"/>
                  <w:sz w:val="24"/>
                  <w:szCs w:val="24"/>
                </w:rPr>
                <w:t>.</w:t>
              </w:r>
            </w:ins>
            <w:ins w:id="1387" w:author="Mohammad Nayeem Hasan [2]" w:date="2023-03-03T22:51:00Z">
              <w:r w:rsidR="00A67B47">
                <w:rPr>
                  <w:rStyle w:val="label"/>
                  <w:rFonts w:ascii="Times New Roman" w:hAnsi="Times New Roman" w:cs="Times New Roman"/>
                  <w:sz w:val="24"/>
                  <w:szCs w:val="24"/>
                </w:rPr>
                <w:t>22</w:t>
              </w:r>
            </w:ins>
            <w:ins w:id="1388" w:author="Mohammad Nayeem Hasan" w:date="2022-11-24T23:01:00Z">
              <w:del w:id="1389" w:author="Mohammad Nayeem Hasan [2]" w:date="2023-03-03T22:51:00Z">
                <w:r w:rsidRPr="00F062D0" w:rsidDel="00A67B47">
                  <w:rPr>
                    <w:rStyle w:val="label"/>
                    <w:rFonts w:ascii="Times New Roman" w:hAnsi="Times New Roman" w:cs="Times New Roman"/>
                    <w:sz w:val="24"/>
                    <w:szCs w:val="24"/>
                  </w:rPr>
                  <w:delText>50</w:delText>
                </w:r>
              </w:del>
            </w:ins>
            <w:ins w:id="1390" w:author="Mohammad Nayeem Hasan" w:date="2022-11-25T00:02:00Z">
              <w:r w:rsidR="00007A5C">
                <w:rPr>
                  <w:rStyle w:val="label"/>
                  <w:rFonts w:ascii="Times New Roman" w:hAnsi="Times New Roman" w:cs="Times New Roman"/>
                  <w:sz w:val="24"/>
                  <w:szCs w:val="24"/>
                </w:rPr>
                <w:t xml:space="preserve"> (</w:t>
              </w:r>
            </w:ins>
            <w:ins w:id="1391" w:author="Mohammad Nayeem Hasan" w:date="2022-11-25T00:03:00Z">
              <w:r w:rsidR="00007A5C" w:rsidRPr="00007A5C">
                <w:rPr>
                  <w:rStyle w:val="label"/>
                  <w:rFonts w:ascii="Times New Roman" w:hAnsi="Times New Roman" w:cs="Times New Roman"/>
                  <w:sz w:val="24"/>
                  <w:szCs w:val="24"/>
                </w:rPr>
                <w:t>5</w:t>
              </w:r>
            </w:ins>
            <w:ins w:id="1392" w:author="Mohammad Nayeem Hasan [2]" w:date="2023-03-03T22:54:00Z">
              <w:r w:rsidR="00A67B47">
                <w:rPr>
                  <w:rStyle w:val="label"/>
                  <w:rFonts w:ascii="Times New Roman" w:hAnsi="Times New Roman" w:cs="Times New Roman"/>
                  <w:sz w:val="24"/>
                  <w:szCs w:val="24"/>
                </w:rPr>
                <w:t>6.62</w:t>
              </w:r>
            </w:ins>
            <w:ins w:id="1393" w:author="Mohammad Nayeem Hasan" w:date="2022-11-25T00:03:00Z">
              <w:del w:id="1394" w:author="Mohammad Nayeem Hasan [2]" w:date="2023-03-03T22:54:00Z">
                <w:r w:rsidR="00007A5C" w:rsidRPr="00007A5C" w:rsidDel="00A67B47">
                  <w:rPr>
                    <w:rStyle w:val="label"/>
                    <w:rFonts w:ascii="Times New Roman" w:hAnsi="Times New Roman" w:cs="Times New Roman"/>
                    <w:sz w:val="24"/>
                    <w:szCs w:val="24"/>
                  </w:rPr>
                  <w:delText>9.69</w:delText>
                </w:r>
              </w:del>
            </w:ins>
            <w:ins w:id="1395" w:author="Mohammad Nayeem Hasan" w:date="2022-11-25T00:04:00Z">
              <w:r w:rsidR="00007A5C">
                <w:rPr>
                  <w:rStyle w:val="label"/>
                  <w:rFonts w:ascii="Times New Roman" w:hAnsi="Times New Roman" w:cs="Times New Roman"/>
                  <w:sz w:val="24"/>
                  <w:szCs w:val="24"/>
                </w:rPr>
                <w:t>)</w:t>
              </w:r>
            </w:ins>
          </w:p>
        </w:tc>
        <w:tc>
          <w:tcPr>
            <w:tcW w:w="1185" w:type="pct"/>
            <w:tcPrChange w:id="1396" w:author="Mohammad Nayeem Hasan" w:date="2022-11-03T16:46:00Z">
              <w:tcPr>
                <w:tcW w:w="718" w:type="pct"/>
              </w:tcPr>
            </w:tcPrChange>
          </w:tcPr>
          <w:p w14:paraId="65FC36BB" w14:textId="683C3A59" w:rsidR="007659D3" w:rsidRPr="007A0C5A" w:rsidRDefault="007659D3">
            <w:pPr>
              <w:spacing w:line="276" w:lineRule="auto"/>
              <w:rPr>
                <w:ins w:id="1397" w:author="Haider, Najmul" w:date="2022-10-16T18:06:00Z"/>
                <w:rStyle w:val="label"/>
                <w:rFonts w:ascii="Times New Roman" w:hAnsi="Times New Roman" w:cs="Times New Roman"/>
                <w:sz w:val="24"/>
                <w:szCs w:val="24"/>
              </w:rPr>
              <w:pPrChange w:id="1398" w:author="Mohammad Nayeem Hasan" w:date="2022-11-03T22:34:00Z">
                <w:pPr/>
              </w:pPrChange>
            </w:pPr>
            <w:ins w:id="1399" w:author="Mohammad Nayeem Hasan" w:date="2022-10-30T22:37:00Z">
              <w:r w:rsidRPr="007A0C5A">
                <w:rPr>
                  <w:rStyle w:val="label"/>
                  <w:rFonts w:ascii="Times New Roman" w:hAnsi="Times New Roman" w:cs="Times New Roman"/>
                  <w:sz w:val="24"/>
                  <w:szCs w:val="24"/>
                </w:rPr>
                <w:t>193</w:t>
              </w:r>
            </w:ins>
          </w:p>
        </w:tc>
      </w:tr>
      <w:tr w:rsidR="007659D3" w:rsidRPr="007A0C5A" w14:paraId="585ACE62" w14:textId="77777777" w:rsidTr="007659D3">
        <w:trPr>
          <w:ins w:id="1400" w:author="Haider, Najmul" w:date="2022-10-16T18:06:00Z"/>
        </w:trPr>
        <w:tc>
          <w:tcPr>
            <w:tcW w:w="1188" w:type="pct"/>
            <w:tcPrChange w:id="1401" w:author="Mohammad Nayeem Hasan" w:date="2022-11-03T16:46:00Z">
              <w:tcPr>
                <w:tcW w:w="720" w:type="pct"/>
              </w:tcPr>
            </w:tcPrChange>
          </w:tcPr>
          <w:p w14:paraId="1CE7B0BF" w14:textId="0E8A85CC" w:rsidR="007659D3" w:rsidRPr="007A0C5A" w:rsidRDefault="007659D3">
            <w:pPr>
              <w:spacing w:line="276" w:lineRule="auto"/>
              <w:rPr>
                <w:ins w:id="1402" w:author="Haider, Najmul" w:date="2022-10-16T18:06:00Z"/>
                <w:rStyle w:val="label"/>
                <w:rFonts w:ascii="Times New Roman" w:hAnsi="Times New Roman" w:cs="Times New Roman"/>
                <w:sz w:val="24"/>
                <w:szCs w:val="24"/>
              </w:rPr>
              <w:pPrChange w:id="1403" w:author="Mohammad Nayeem Hasan" w:date="2022-11-03T22:34:00Z">
                <w:pPr/>
              </w:pPrChange>
            </w:pPr>
            <w:ins w:id="1404" w:author="Haider, Najmul" w:date="2022-10-16T18:07:00Z">
              <w:r w:rsidRPr="007A0C5A">
                <w:rPr>
                  <w:rStyle w:val="label"/>
                  <w:rFonts w:ascii="Times New Roman" w:hAnsi="Times New Roman" w:cs="Times New Roman"/>
                  <w:sz w:val="24"/>
                  <w:szCs w:val="24"/>
                </w:rPr>
                <w:t>Jun</w:t>
              </w:r>
            </w:ins>
          </w:p>
        </w:tc>
        <w:tc>
          <w:tcPr>
            <w:tcW w:w="1038" w:type="pct"/>
            <w:tcPrChange w:id="1405" w:author="Mohammad Nayeem Hasan" w:date="2022-11-03T16:46:00Z">
              <w:tcPr>
                <w:tcW w:w="629" w:type="pct"/>
              </w:tcPr>
            </w:tcPrChange>
          </w:tcPr>
          <w:p w14:paraId="5E57D8ED" w14:textId="0DD37B0B" w:rsidR="007659D3" w:rsidRPr="007A0C5A" w:rsidRDefault="007659D3" w:rsidP="008D27A3">
            <w:pPr>
              <w:spacing w:line="276" w:lineRule="auto"/>
              <w:rPr>
                <w:ins w:id="1406" w:author="Mohammad Nayeem Hasan" w:date="2022-10-30T20:52:00Z"/>
                <w:rStyle w:val="label"/>
                <w:rFonts w:ascii="Times New Roman" w:hAnsi="Times New Roman" w:cs="Times New Roman"/>
                <w:sz w:val="24"/>
                <w:szCs w:val="24"/>
              </w:rPr>
            </w:pPr>
            <w:ins w:id="1407" w:author="Mohammad Nayeem Hasan" w:date="2022-10-30T21:00:00Z">
              <w:r w:rsidRPr="007A0C5A">
                <w:rPr>
                  <w:rStyle w:val="label"/>
                  <w:rFonts w:ascii="Times New Roman" w:hAnsi="Times New Roman" w:cs="Times New Roman"/>
                  <w:sz w:val="24"/>
                  <w:szCs w:val="24"/>
                </w:rPr>
                <w:t>0</w:t>
              </w:r>
            </w:ins>
          </w:p>
        </w:tc>
        <w:tc>
          <w:tcPr>
            <w:tcW w:w="1589" w:type="pct"/>
            <w:tcPrChange w:id="1408" w:author="Mohammad Nayeem Hasan" w:date="2022-11-03T16:46:00Z">
              <w:tcPr>
                <w:tcW w:w="963" w:type="pct"/>
              </w:tcPr>
            </w:tcPrChange>
          </w:tcPr>
          <w:p w14:paraId="7F7462DA" w14:textId="7E325279" w:rsidR="007659D3" w:rsidRPr="007A0C5A" w:rsidRDefault="00A67B47">
            <w:pPr>
              <w:spacing w:line="276" w:lineRule="auto"/>
              <w:rPr>
                <w:ins w:id="1409" w:author="Haider, Najmul" w:date="2022-10-16T18:06:00Z"/>
                <w:rStyle w:val="label"/>
                <w:rFonts w:ascii="Times New Roman" w:hAnsi="Times New Roman" w:cs="Times New Roman"/>
                <w:sz w:val="24"/>
                <w:szCs w:val="24"/>
              </w:rPr>
              <w:pPrChange w:id="1410" w:author="Mohammad Nayeem Hasan" w:date="2022-11-03T22:34:00Z">
                <w:pPr/>
              </w:pPrChange>
            </w:pPr>
            <w:ins w:id="1411" w:author="Mohammad Nayeem Hasan [2]" w:date="2023-03-03T22:51:00Z">
              <w:r>
                <w:rPr>
                  <w:rStyle w:val="label"/>
                  <w:rFonts w:ascii="Times New Roman" w:hAnsi="Times New Roman" w:cs="Times New Roman"/>
                  <w:sz w:val="24"/>
                  <w:szCs w:val="24"/>
                </w:rPr>
                <w:t>187</w:t>
              </w:r>
            </w:ins>
            <w:ins w:id="1412" w:author="Mohammad Nayeem Hasan" w:date="2022-11-24T23:01:00Z">
              <w:del w:id="1413" w:author="Mohammad Nayeem Hasan [2]" w:date="2023-03-03T22:51:00Z">
                <w:r w:rsidR="00F062D0" w:rsidRPr="00F062D0" w:rsidDel="00A67B47">
                  <w:rPr>
                    <w:rStyle w:val="label"/>
                    <w:rFonts w:ascii="Times New Roman" w:hAnsi="Times New Roman" w:cs="Times New Roman"/>
                    <w:sz w:val="24"/>
                    <w:szCs w:val="24"/>
                  </w:rPr>
                  <w:delText>214</w:delText>
                </w:r>
              </w:del>
              <w:r w:rsidR="00F062D0" w:rsidRPr="00F062D0">
                <w:rPr>
                  <w:rStyle w:val="label"/>
                  <w:rFonts w:ascii="Times New Roman" w:hAnsi="Times New Roman" w:cs="Times New Roman"/>
                  <w:sz w:val="24"/>
                  <w:szCs w:val="24"/>
                </w:rPr>
                <w:t>.6</w:t>
              </w:r>
            </w:ins>
            <w:ins w:id="1414" w:author="Mohammad Nayeem Hasan [2]" w:date="2023-03-03T22:51:00Z">
              <w:r>
                <w:rPr>
                  <w:rStyle w:val="label"/>
                  <w:rFonts w:ascii="Times New Roman" w:hAnsi="Times New Roman" w:cs="Times New Roman"/>
                  <w:sz w:val="24"/>
                  <w:szCs w:val="24"/>
                </w:rPr>
                <w:t>5</w:t>
              </w:r>
            </w:ins>
            <w:ins w:id="1415" w:author="Mohammad Nayeem Hasan" w:date="2022-11-24T23:01:00Z">
              <w:del w:id="1416" w:author="Mohammad Nayeem Hasan [2]" w:date="2023-03-03T22:51:00Z">
                <w:r w:rsidR="00F062D0" w:rsidRPr="00F062D0" w:rsidDel="00A67B47">
                  <w:rPr>
                    <w:rStyle w:val="label"/>
                    <w:rFonts w:ascii="Times New Roman" w:hAnsi="Times New Roman" w:cs="Times New Roman"/>
                    <w:sz w:val="24"/>
                    <w:szCs w:val="24"/>
                  </w:rPr>
                  <w:delText>0</w:delText>
                </w:r>
              </w:del>
            </w:ins>
            <w:ins w:id="1417" w:author="Mohammad Nayeem Hasan" w:date="2022-11-25T00:02:00Z">
              <w:r w:rsidR="00007A5C">
                <w:rPr>
                  <w:rStyle w:val="label"/>
                  <w:rFonts w:ascii="Times New Roman" w:hAnsi="Times New Roman" w:cs="Times New Roman"/>
                  <w:sz w:val="24"/>
                  <w:szCs w:val="24"/>
                </w:rPr>
                <w:t xml:space="preserve"> (</w:t>
              </w:r>
            </w:ins>
            <w:ins w:id="1418" w:author="Mohammad Nayeem Hasan" w:date="2022-11-25T00:03:00Z">
              <w:r w:rsidR="00007A5C" w:rsidRPr="00007A5C">
                <w:rPr>
                  <w:rStyle w:val="label"/>
                  <w:rFonts w:ascii="Times New Roman" w:hAnsi="Times New Roman" w:cs="Times New Roman"/>
                  <w:sz w:val="24"/>
                  <w:szCs w:val="24"/>
                </w:rPr>
                <w:t>4</w:t>
              </w:r>
            </w:ins>
            <w:ins w:id="1419" w:author="Mohammad Nayeem Hasan [2]" w:date="2023-03-03T22:54:00Z">
              <w:r>
                <w:rPr>
                  <w:rStyle w:val="label"/>
                  <w:rFonts w:ascii="Times New Roman" w:hAnsi="Times New Roman" w:cs="Times New Roman"/>
                  <w:sz w:val="24"/>
                  <w:szCs w:val="24"/>
                </w:rPr>
                <w:t>06.95</w:t>
              </w:r>
            </w:ins>
            <w:ins w:id="1420" w:author="Mohammad Nayeem Hasan" w:date="2022-11-25T00:03:00Z">
              <w:del w:id="1421" w:author="Mohammad Nayeem Hasan [2]" w:date="2023-03-03T22:54:00Z">
                <w:r w:rsidR="00007A5C" w:rsidRPr="00007A5C" w:rsidDel="00A67B47">
                  <w:rPr>
                    <w:rStyle w:val="label"/>
                    <w:rFonts w:ascii="Times New Roman" w:hAnsi="Times New Roman" w:cs="Times New Roman"/>
                    <w:sz w:val="24"/>
                    <w:szCs w:val="24"/>
                  </w:rPr>
                  <w:delText>31.13</w:delText>
                </w:r>
              </w:del>
            </w:ins>
            <w:ins w:id="1422" w:author="Mohammad Nayeem Hasan" w:date="2022-11-25T00:04:00Z">
              <w:r w:rsidR="00007A5C">
                <w:rPr>
                  <w:rStyle w:val="label"/>
                  <w:rFonts w:ascii="Times New Roman" w:hAnsi="Times New Roman" w:cs="Times New Roman"/>
                  <w:sz w:val="24"/>
                  <w:szCs w:val="24"/>
                </w:rPr>
                <w:t>)</w:t>
              </w:r>
            </w:ins>
          </w:p>
        </w:tc>
        <w:tc>
          <w:tcPr>
            <w:tcW w:w="1185" w:type="pct"/>
            <w:tcPrChange w:id="1423" w:author="Mohammad Nayeem Hasan" w:date="2022-11-03T16:46:00Z">
              <w:tcPr>
                <w:tcW w:w="718" w:type="pct"/>
              </w:tcPr>
            </w:tcPrChange>
          </w:tcPr>
          <w:p w14:paraId="2F0152BC" w14:textId="57E92254" w:rsidR="007659D3" w:rsidRPr="007A0C5A" w:rsidRDefault="007659D3">
            <w:pPr>
              <w:spacing w:line="276" w:lineRule="auto"/>
              <w:rPr>
                <w:ins w:id="1424" w:author="Haider, Najmul" w:date="2022-10-16T18:06:00Z"/>
                <w:rStyle w:val="label"/>
                <w:rFonts w:ascii="Times New Roman" w:hAnsi="Times New Roman" w:cs="Times New Roman"/>
                <w:sz w:val="24"/>
                <w:szCs w:val="24"/>
              </w:rPr>
              <w:pPrChange w:id="1425" w:author="Mohammad Nayeem Hasan" w:date="2022-11-03T22:34:00Z">
                <w:pPr/>
              </w:pPrChange>
            </w:pPr>
            <w:ins w:id="1426" w:author="Mohammad Nayeem Hasan" w:date="2022-10-30T22:37:00Z">
              <w:r w:rsidRPr="007A0C5A">
                <w:rPr>
                  <w:rStyle w:val="label"/>
                  <w:rFonts w:ascii="Times New Roman" w:hAnsi="Times New Roman" w:cs="Times New Roman"/>
                  <w:sz w:val="24"/>
                  <w:szCs w:val="24"/>
                </w:rPr>
                <w:t>1884</w:t>
              </w:r>
            </w:ins>
          </w:p>
        </w:tc>
      </w:tr>
      <w:tr w:rsidR="007659D3" w:rsidRPr="007A0C5A" w14:paraId="337907A7" w14:textId="77777777" w:rsidTr="007659D3">
        <w:trPr>
          <w:ins w:id="1427" w:author="Haider, Najmul" w:date="2022-10-16T18:07:00Z"/>
        </w:trPr>
        <w:tc>
          <w:tcPr>
            <w:tcW w:w="1188" w:type="pct"/>
            <w:tcPrChange w:id="1428" w:author="Mohammad Nayeem Hasan" w:date="2022-11-03T16:46:00Z">
              <w:tcPr>
                <w:tcW w:w="720" w:type="pct"/>
              </w:tcPr>
            </w:tcPrChange>
          </w:tcPr>
          <w:p w14:paraId="558F2D86" w14:textId="76447701" w:rsidR="007659D3" w:rsidRPr="007A0C5A" w:rsidRDefault="007659D3">
            <w:pPr>
              <w:spacing w:line="276" w:lineRule="auto"/>
              <w:rPr>
                <w:ins w:id="1429" w:author="Haider, Najmul" w:date="2022-10-16T18:07:00Z"/>
                <w:rStyle w:val="label"/>
                <w:rFonts w:ascii="Times New Roman" w:hAnsi="Times New Roman" w:cs="Times New Roman"/>
                <w:sz w:val="24"/>
                <w:szCs w:val="24"/>
              </w:rPr>
              <w:pPrChange w:id="1430" w:author="Mohammad Nayeem Hasan" w:date="2022-11-03T22:34:00Z">
                <w:pPr/>
              </w:pPrChange>
            </w:pPr>
            <w:ins w:id="1431" w:author="Haider, Najmul" w:date="2022-10-16T18:07:00Z">
              <w:r w:rsidRPr="007A0C5A">
                <w:rPr>
                  <w:rStyle w:val="label"/>
                  <w:rFonts w:ascii="Times New Roman" w:hAnsi="Times New Roman" w:cs="Times New Roman"/>
                  <w:sz w:val="24"/>
                  <w:szCs w:val="24"/>
                </w:rPr>
                <w:t>Jul</w:t>
              </w:r>
            </w:ins>
          </w:p>
        </w:tc>
        <w:tc>
          <w:tcPr>
            <w:tcW w:w="1038" w:type="pct"/>
            <w:tcPrChange w:id="1432" w:author="Mohammad Nayeem Hasan" w:date="2022-11-03T16:46:00Z">
              <w:tcPr>
                <w:tcW w:w="629" w:type="pct"/>
              </w:tcPr>
            </w:tcPrChange>
          </w:tcPr>
          <w:p w14:paraId="4406100D" w14:textId="7E8E4AC0" w:rsidR="007659D3" w:rsidRPr="007A0C5A" w:rsidRDefault="007659D3" w:rsidP="008D27A3">
            <w:pPr>
              <w:spacing w:line="276" w:lineRule="auto"/>
              <w:rPr>
                <w:ins w:id="1433" w:author="Mohammad Nayeem Hasan" w:date="2022-10-30T20:52:00Z"/>
                <w:rStyle w:val="label"/>
                <w:rFonts w:ascii="Times New Roman" w:hAnsi="Times New Roman" w:cs="Times New Roman"/>
                <w:sz w:val="24"/>
                <w:szCs w:val="24"/>
              </w:rPr>
            </w:pPr>
            <w:ins w:id="1434" w:author="Mohammad Nayeem Hasan" w:date="2022-10-30T21:00:00Z">
              <w:r w:rsidRPr="007A0C5A">
                <w:rPr>
                  <w:rStyle w:val="label"/>
                  <w:rFonts w:ascii="Times New Roman" w:hAnsi="Times New Roman" w:cs="Times New Roman"/>
                  <w:sz w:val="24"/>
                  <w:szCs w:val="24"/>
                </w:rPr>
                <w:t>3</w:t>
              </w:r>
            </w:ins>
          </w:p>
        </w:tc>
        <w:tc>
          <w:tcPr>
            <w:tcW w:w="1589" w:type="pct"/>
            <w:tcPrChange w:id="1435" w:author="Mohammad Nayeem Hasan" w:date="2022-11-03T16:46:00Z">
              <w:tcPr>
                <w:tcW w:w="963" w:type="pct"/>
              </w:tcPr>
            </w:tcPrChange>
          </w:tcPr>
          <w:p w14:paraId="70D257DA" w14:textId="1942BF4B" w:rsidR="007659D3" w:rsidRPr="007A0C5A" w:rsidRDefault="00F062D0">
            <w:pPr>
              <w:spacing w:line="276" w:lineRule="auto"/>
              <w:rPr>
                <w:ins w:id="1436" w:author="Haider, Najmul" w:date="2022-10-16T18:07:00Z"/>
                <w:rStyle w:val="label"/>
                <w:rFonts w:ascii="Times New Roman" w:hAnsi="Times New Roman" w:cs="Times New Roman"/>
                <w:sz w:val="24"/>
                <w:szCs w:val="24"/>
              </w:rPr>
              <w:pPrChange w:id="1437" w:author="Mohammad Nayeem Hasan" w:date="2022-11-03T22:34:00Z">
                <w:pPr/>
              </w:pPrChange>
            </w:pPr>
            <w:ins w:id="1438" w:author="Mohammad Nayeem Hasan" w:date="2022-11-24T23:01:00Z">
              <w:r w:rsidRPr="00F062D0">
                <w:rPr>
                  <w:rStyle w:val="label"/>
                  <w:rFonts w:ascii="Times New Roman" w:hAnsi="Times New Roman" w:cs="Times New Roman"/>
                  <w:sz w:val="24"/>
                  <w:szCs w:val="24"/>
                </w:rPr>
                <w:t>1</w:t>
              </w:r>
            </w:ins>
            <w:ins w:id="1439" w:author="Mohammad Nayeem Hasan [2]" w:date="2023-03-03T22:51:00Z">
              <w:r w:rsidR="00A67B47">
                <w:rPr>
                  <w:rStyle w:val="label"/>
                  <w:rFonts w:ascii="Times New Roman" w:hAnsi="Times New Roman" w:cs="Times New Roman"/>
                  <w:sz w:val="24"/>
                  <w:szCs w:val="24"/>
                </w:rPr>
                <w:t>182</w:t>
              </w:r>
            </w:ins>
            <w:ins w:id="1440" w:author="Mohammad Nayeem Hasan" w:date="2022-11-24T23:01:00Z">
              <w:del w:id="1441" w:author="Mohammad Nayeem Hasan [2]" w:date="2023-03-03T22:51:00Z">
                <w:r w:rsidRPr="00F062D0" w:rsidDel="00A67B47">
                  <w:rPr>
                    <w:rStyle w:val="label"/>
                    <w:rFonts w:ascii="Times New Roman" w:hAnsi="Times New Roman" w:cs="Times New Roman"/>
                    <w:sz w:val="24"/>
                    <w:szCs w:val="24"/>
                  </w:rPr>
                  <w:delText>295</w:delText>
                </w:r>
              </w:del>
              <w:r w:rsidRPr="00F062D0">
                <w:rPr>
                  <w:rStyle w:val="label"/>
                  <w:rFonts w:ascii="Times New Roman" w:hAnsi="Times New Roman" w:cs="Times New Roman"/>
                  <w:sz w:val="24"/>
                  <w:szCs w:val="24"/>
                </w:rPr>
                <w:t>.</w:t>
              </w:r>
            </w:ins>
            <w:ins w:id="1442" w:author="Mohammad Nayeem Hasan [2]" w:date="2023-03-03T22:51:00Z">
              <w:r w:rsidR="00A67B47">
                <w:rPr>
                  <w:rStyle w:val="label"/>
                  <w:rFonts w:ascii="Times New Roman" w:hAnsi="Times New Roman" w:cs="Times New Roman"/>
                  <w:sz w:val="24"/>
                  <w:szCs w:val="24"/>
                </w:rPr>
                <w:t>48</w:t>
              </w:r>
            </w:ins>
            <w:ins w:id="1443" w:author="Mohammad Nayeem Hasan" w:date="2022-11-24T23:01:00Z">
              <w:del w:id="1444" w:author="Mohammad Nayeem Hasan [2]" w:date="2023-03-03T22:51:00Z">
                <w:r w:rsidRPr="00F062D0" w:rsidDel="00A67B47">
                  <w:rPr>
                    <w:rStyle w:val="label"/>
                    <w:rFonts w:ascii="Times New Roman" w:hAnsi="Times New Roman" w:cs="Times New Roman"/>
                    <w:sz w:val="24"/>
                    <w:szCs w:val="24"/>
                  </w:rPr>
                  <w:delText>70</w:delText>
                </w:r>
              </w:del>
            </w:ins>
            <w:ins w:id="1445" w:author="Mohammad Nayeem Hasan" w:date="2022-11-25T00:02:00Z">
              <w:r w:rsidR="00007A5C">
                <w:rPr>
                  <w:rStyle w:val="label"/>
                  <w:rFonts w:ascii="Times New Roman" w:hAnsi="Times New Roman" w:cs="Times New Roman"/>
                  <w:sz w:val="24"/>
                  <w:szCs w:val="24"/>
                </w:rPr>
                <w:t xml:space="preserve"> (</w:t>
              </w:r>
            </w:ins>
            <w:ins w:id="1446" w:author="Mohammad Nayeem Hasan [2]" w:date="2023-03-03T22:54:00Z">
              <w:r w:rsidR="00A67B47">
                <w:rPr>
                  <w:rStyle w:val="label"/>
                  <w:rFonts w:ascii="Times New Roman" w:hAnsi="Times New Roman" w:cs="Times New Roman"/>
                  <w:sz w:val="24"/>
                  <w:szCs w:val="24"/>
                </w:rPr>
                <w:t>3337.07</w:t>
              </w:r>
            </w:ins>
            <w:ins w:id="1447" w:author="Mohammad Nayeem Hasan" w:date="2022-11-25T00:03:00Z">
              <w:del w:id="1448" w:author="Mohammad Nayeem Hasan [2]" w:date="2023-03-03T22:54:00Z">
                <w:r w:rsidR="00007A5C" w:rsidRPr="00007A5C" w:rsidDel="00A67B47">
                  <w:rPr>
                    <w:rStyle w:val="label"/>
                    <w:rFonts w:ascii="Times New Roman" w:hAnsi="Times New Roman" w:cs="Times New Roman"/>
                    <w:sz w:val="24"/>
                    <w:szCs w:val="24"/>
                  </w:rPr>
                  <w:delText>3575.60</w:delText>
                </w:r>
              </w:del>
            </w:ins>
            <w:ins w:id="1449" w:author="Mohammad Nayeem Hasan" w:date="2022-11-25T00:04:00Z">
              <w:r w:rsidR="00007A5C">
                <w:rPr>
                  <w:rStyle w:val="label"/>
                  <w:rFonts w:ascii="Times New Roman" w:hAnsi="Times New Roman" w:cs="Times New Roman"/>
                  <w:sz w:val="24"/>
                  <w:szCs w:val="24"/>
                </w:rPr>
                <w:t>)</w:t>
              </w:r>
            </w:ins>
          </w:p>
        </w:tc>
        <w:tc>
          <w:tcPr>
            <w:tcW w:w="1185" w:type="pct"/>
            <w:tcPrChange w:id="1450" w:author="Mohammad Nayeem Hasan" w:date="2022-11-03T16:46:00Z">
              <w:tcPr>
                <w:tcW w:w="718" w:type="pct"/>
              </w:tcPr>
            </w:tcPrChange>
          </w:tcPr>
          <w:p w14:paraId="50812ECB" w14:textId="41955415" w:rsidR="007659D3" w:rsidRPr="007A0C5A" w:rsidRDefault="007659D3">
            <w:pPr>
              <w:spacing w:line="276" w:lineRule="auto"/>
              <w:rPr>
                <w:ins w:id="1451" w:author="Haider, Najmul" w:date="2022-10-16T18:07:00Z"/>
                <w:rStyle w:val="label"/>
                <w:rFonts w:ascii="Times New Roman" w:hAnsi="Times New Roman" w:cs="Times New Roman"/>
                <w:sz w:val="24"/>
                <w:szCs w:val="24"/>
              </w:rPr>
              <w:pPrChange w:id="1452" w:author="Mohammad Nayeem Hasan" w:date="2022-11-03T22:34:00Z">
                <w:pPr/>
              </w:pPrChange>
            </w:pPr>
            <w:ins w:id="1453" w:author="Mohammad Nayeem Hasan" w:date="2022-10-30T22:37:00Z">
              <w:r w:rsidRPr="007A0C5A">
                <w:rPr>
                  <w:rStyle w:val="label"/>
                  <w:rFonts w:ascii="Times New Roman" w:hAnsi="Times New Roman" w:cs="Times New Roman"/>
                  <w:sz w:val="24"/>
                  <w:szCs w:val="24"/>
                </w:rPr>
                <w:t>16253</w:t>
              </w:r>
            </w:ins>
          </w:p>
        </w:tc>
      </w:tr>
      <w:tr w:rsidR="007659D3" w:rsidRPr="007A0C5A" w14:paraId="6810B264" w14:textId="77777777" w:rsidTr="007659D3">
        <w:trPr>
          <w:ins w:id="1454" w:author="Haider, Najmul" w:date="2022-10-16T18:07:00Z"/>
        </w:trPr>
        <w:tc>
          <w:tcPr>
            <w:tcW w:w="1188" w:type="pct"/>
            <w:tcPrChange w:id="1455" w:author="Mohammad Nayeem Hasan" w:date="2022-11-03T16:46:00Z">
              <w:tcPr>
                <w:tcW w:w="720" w:type="pct"/>
              </w:tcPr>
            </w:tcPrChange>
          </w:tcPr>
          <w:p w14:paraId="7E3CB5E7" w14:textId="06C12221" w:rsidR="007659D3" w:rsidRPr="007A0C5A" w:rsidRDefault="007659D3">
            <w:pPr>
              <w:spacing w:line="276" w:lineRule="auto"/>
              <w:rPr>
                <w:ins w:id="1456" w:author="Haider, Najmul" w:date="2022-10-16T18:07:00Z"/>
                <w:rStyle w:val="label"/>
                <w:rFonts w:ascii="Times New Roman" w:hAnsi="Times New Roman" w:cs="Times New Roman"/>
                <w:sz w:val="24"/>
                <w:szCs w:val="24"/>
              </w:rPr>
              <w:pPrChange w:id="1457" w:author="Mohammad Nayeem Hasan" w:date="2022-11-03T22:34:00Z">
                <w:pPr/>
              </w:pPrChange>
            </w:pPr>
            <w:ins w:id="1458" w:author="Haider, Najmul" w:date="2022-10-16T18:07:00Z">
              <w:r w:rsidRPr="007A0C5A">
                <w:rPr>
                  <w:rStyle w:val="label"/>
                  <w:rFonts w:ascii="Times New Roman" w:hAnsi="Times New Roman" w:cs="Times New Roman"/>
                  <w:sz w:val="24"/>
                  <w:szCs w:val="24"/>
                </w:rPr>
                <w:t xml:space="preserve">Aug </w:t>
              </w:r>
            </w:ins>
          </w:p>
        </w:tc>
        <w:tc>
          <w:tcPr>
            <w:tcW w:w="1038" w:type="pct"/>
            <w:tcPrChange w:id="1459" w:author="Mohammad Nayeem Hasan" w:date="2022-11-03T16:46:00Z">
              <w:tcPr>
                <w:tcW w:w="629" w:type="pct"/>
              </w:tcPr>
            </w:tcPrChange>
          </w:tcPr>
          <w:p w14:paraId="7434D3CB" w14:textId="335C6BBD" w:rsidR="007659D3" w:rsidRPr="007A0C5A" w:rsidRDefault="007659D3" w:rsidP="008D27A3">
            <w:pPr>
              <w:spacing w:line="276" w:lineRule="auto"/>
              <w:rPr>
                <w:ins w:id="1460" w:author="Mohammad Nayeem Hasan" w:date="2022-10-30T20:52:00Z"/>
                <w:rStyle w:val="label"/>
                <w:rFonts w:ascii="Times New Roman" w:hAnsi="Times New Roman" w:cs="Times New Roman"/>
                <w:sz w:val="24"/>
                <w:szCs w:val="24"/>
              </w:rPr>
            </w:pPr>
            <w:ins w:id="1461" w:author="Mohammad Nayeem Hasan" w:date="2022-10-30T21:00:00Z">
              <w:r w:rsidRPr="007A0C5A">
                <w:rPr>
                  <w:rStyle w:val="label"/>
                  <w:rFonts w:ascii="Times New Roman" w:hAnsi="Times New Roman" w:cs="Times New Roman"/>
                  <w:sz w:val="24"/>
                  <w:szCs w:val="24"/>
                </w:rPr>
                <w:t>4</w:t>
              </w:r>
            </w:ins>
          </w:p>
        </w:tc>
        <w:tc>
          <w:tcPr>
            <w:tcW w:w="1589" w:type="pct"/>
            <w:tcPrChange w:id="1462" w:author="Mohammad Nayeem Hasan" w:date="2022-11-03T16:46:00Z">
              <w:tcPr>
                <w:tcW w:w="963" w:type="pct"/>
              </w:tcPr>
            </w:tcPrChange>
          </w:tcPr>
          <w:p w14:paraId="7A1B578D" w14:textId="2D0066BA" w:rsidR="007659D3" w:rsidRPr="007A0C5A" w:rsidRDefault="00F062D0">
            <w:pPr>
              <w:spacing w:line="276" w:lineRule="auto"/>
              <w:rPr>
                <w:ins w:id="1463" w:author="Haider, Najmul" w:date="2022-10-16T18:07:00Z"/>
                <w:rStyle w:val="label"/>
                <w:rFonts w:ascii="Times New Roman" w:hAnsi="Times New Roman" w:cs="Times New Roman"/>
                <w:sz w:val="24"/>
                <w:szCs w:val="24"/>
              </w:rPr>
              <w:pPrChange w:id="1464" w:author="Mohammad Nayeem Hasan" w:date="2022-11-03T22:34:00Z">
                <w:pPr/>
              </w:pPrChange>
            </w:pPr>
            <w:ins w:id="1465" w:author="Mohammad Nayeem Hasan" w:date="2022-11-24T23:02:00Z">
              <w:r w:rsidRPr="00F062D0">
                <w:rPr>
                  <w:rStyle w:val="label"/>
                  <w:rFonts w:ascii="Times New Roman" w:hAnsi="Times New Roman" w:cs="Times New Roman"/>
                  <w:sz w:val="24"/>
                  <w:szCs w:val="24"/>
                </w:rPr>
                <w:t>3</w:t>
              </w:r>
            </w:ins>
            <w:ins w:id="1466" w:author="Mohammad Nayeem Hasan [2]" w:date="2023-03-03T22:52:00Z">
              <w:r w:rsidR="00A67B47">
                <w:rPr>
                  <w:rStyle w:val="label"/>
                  <w:rFonts w:ascii="Times New Roman" w:hAnsi="Times New Roman" w:cs="Times New Roman"/>
                  <w:sz w:val="24"/>
                  <w:szCs w:val="24"/>
                </w:rPr>
                <w:t>407</w:t>
              </w:r>
            </w:ins>
            <w:ins w:id="1467" w:author="Mohammad Nayeem Hasan" w:date="2022-11-24T23:02:00Z">
              <w:del w:id="1468" w:author="Mohammad Nayeem Hasan [2]" w:date="2023-03-03T22:52:00Z">
                <w:r w:rsidRPr="00F062D0" w:rsidDel="00A67B47">
                  <w:rPr>
                    <w:rStyle w:val="label"/>
                    <w:rFonts w:ascii="Times New Roman" w:hAnsi="Times New Roman" w:cs="Times New Roman"/>
                    <w:sz w:val="24"/>
                    <w:szCs w:val="24"/>
                  </w:rPr>
                  <w:delText>62</w:delText>
                </w:r>
              </w:del>
              <w:del w:id="1469" w:author="Mohammad Nayeem Hasan [2]" w:date="2023-03-01T20:41:00Z">
                <w:r w:rsidRPr="00F062D0" w:rsidDel="00765B69">
                  <w:rPr>
                    <w:rStyle w:val="label"/>
                    <w:rFonts w:ascii="Times New Roman" w:hAnsi="Times New Roman" w:cs="Times New Roman"/>
                    <w:sz w:val="24"/>
                    <w:szCs w:val="24"/>
                  </w:rPr>
                  <w:delText>9</w:delText>
                </w:r>
              </w:del>
              <w:r w:rsidRPr="00F062D0">
                <w:rPr>
                  <w:rStyle w:val="label"/>
                  <w:rFonts w:ascii="Times New Roman" w:hAnsi="Times New Roman" w:cs="Times New Roman"/>
                  <w:sz w:val="24"/>
                  <w:szCs w:val="24"/>
                </w:rPr>
                <w:t>.</w:t>
              </w:r>
            </w:ins>
            <w:ins w:id="1470" w:author="Mohammad Nayeem Hasan [2]" w:date="2023-03-01T20:41:00Z">
              <w:r w:rsidR="00765B69">
                <w:rPr>
                  <w:rStyle w:val="label"/>
                  <w:rFonts w:ascii="Times New Roman" w:hAnsi="Times New Roman" w:cs="Times New Roman"/>
                  <w:sz w:val="24"/>
                  <w:szCs w:val="24"/>
                </w:rPr>
                <w:t>2</w:t>
              </w:r>
            </w:ins>
            <w:ins w:id="1471" w:author="Mohammad Nayeem Hasan [2]" w:date="2023-03-03T22:52:00Z">
              <w:r w:rsidR="00A67B47">
                <w:rPr>
                  <w:rStyle w:val="label"/>
                  <w:rFonts w:ascii="Times New Roman" w:hAnsi="Times New Roman" w:cs="Times New Roman"/>
                  <w:sz w:val="24"/>
                  <w:szCs w:val="24"/>
                </w:rPr>
                <w:t>2</w:t>
              </w:r>
            </w:ins>
            <w:ins w:id="1472" w:author="Mohammad Nayeem Hasan" w:date="2022-11-24T23:02:00Z">
              <w:del w:id="1473" w:author="Mohammad Nayeem Hasan [2]" w:date="2023-03-01T20:41:00Z">
                <w:r w:rsidRPr="00F062D0" w:rsidDel="00765B69">
                  <w:rPr>
                    <w:rStyle w:val="label"/>
                    <w:rFonts w:ascii="Times New Roman" w:hAnsi="Times New Roman" w:cs="Times New Roman"/>
                    <w:sz w:val="24"/>
                    <w:szCs w:val="24"/>
                  </w:rPr>
                  <w:delText>68</w:delText>
                </w:r>
              </w:del>
            </w:ins>
            <w:ins w:id="1474" w:author="Mohammad Nayeem Hasan" w:date="2022-11-25T00:02:00Z">
              <w:r w:rsidR="00007A5C">
                <w:rPr>
                  <w:rStyle w:val="label"/>
                  <w:rFonts w:ascii="Times New Roman" w:hAnsi="Times New Roman" w:cs="Times New Roman"/>
                  <w:sz w:val="24"/>
                  <w:szCs w:val="24"/>
                </w:rPr>
                <w:t xml:space="preserve"> (</w:t>
              </w:r>
            </w:ins>
            <w:ins w:id="1475" w:author="Mohammad Nayeem Hasan" w:date="2022-11-25T00:03:00Z">
              <w:r w:rsidR="00007A5C" w:rsidRPr="00007A5C">
                <w:rPr>
                  <w:rStyle w:val="label"/>
                  <w:rFonts w:ascii="Times New Roman" w:hAnsi="Times New Roman" w:cs="Times New Roman"/>
                  <w:sz w:val="24"/>
                  <w:szCs w:val="24"/>
                </w:rPr>
                <w:t>1</w:t>
              </w:r>
            </w:ins>
            <w:ins w:id="1476" w:author="Mohammad Nayeem Hasan [2]" w:date="2023-03-03T22:54:00Z">
              <w:r w:rsidR="00A67B47">
                <w:rPr>
                  <w:rStyle w:val="label"/>
                  <w:rFonts w:ascii="Times New Roman" w:hAnsi="Times New Roman" w:cs="Times New Roman"/>
                  <w:sz w:val="24"/>
                  <w:szCs w:val="24"/>
                </w:rPr>
                <w:t>0871</w:t>
              </w:r>
            </w:ins>
            <w:ins w:id="1477" w:author="Mohammad Nayeem Hasan [2]" w:date="2023-03-03T22:55:00Z">
              <w:r w:rsidR="00A67B47">
                <w:rPr>
                  <w:rStyle w:val="label"/>
                  <w:rFonts w:ascii="Times New Roman" w:hAnsi="Times New Roman" w:cs="Times New Roman"/>
                  <w:sz w:val="24"/>
                  <w:szCs w:val="24"/>
                </w:rPr>
                <w:t>.66</w:t>
              </w:r>
            </w:ins>
            <w:ins w:id="1478" w:author="Mohammad Nayeem Hasan" w:date="2022-11-25T00:03:00Z">
              <w:del w:id="1479" w:author="Mohammad Nayeem Hasan [2]" w:date="2023-03-03T22:54:00Z">
                <w:r w:rsidR="00007A5C" w:rsidRPr="00007A5C" w:rsidDel="00A67B47">
                  <w:rPr>
                    <w:rStyle w:val="label"/>
                    <w:rFonts w:ascii="Times New Roman" w:hAnsi="Times New Roman" w:cs="Times New Roman"/>
                    <w:sz w:val="24"/>
                    <w:szCs w:val="24"/>
                  </w:rPr>
                  <w:delText>1</w:delText>
                </w:r>
              </w:del>
              <w:del w:id="1480" w:author="Mohammad Nayeem Hasan [2]" w:date="2023-03-01T20:43:00Z">
                <w:r w:rsidR="00007A5C" w:rsidRPr="00007A5C" w:rsidDel="00216CD2">
                  <w:rPr>
                    <w:rStyle w:val="label"/>
                    <w:rFonts w:ascii="Times New Roman" w:hAnsi="Times New Roman" w:cs="Times New Roman"/>
                    <w:sz w:val="24"/>
                    <w:szCs w:val="24"/>
                  </w:rPr>
                  <w:delText>991</w:delText>
                </w:r>
              </w:del>
              <w:del w:id="1481" w:author="Mohammad Nayeem Hasan [2]" w:date="2023-03-03T22:54:00Z">
                <w:r w:rsidR="00007A5C" w:rsidRPr="00007A5C" w:rsidDel="00A67B47">
                  <w:rPr>
                    <w:rStyle w:val="label"/>
                    <w:rFonts w:ascii="Times New Roman" w:hAnsi="Times New Roman" w:cs="Times New Roman"/>
                    <w:sz w:val="24"/>
                    <w:szCs w:val="24"/>
                  </w:rPr>
                  <w:delText>.</w:delText>
                </w:r>
              </w:del>
              <w:del w:id="1482" w:author="Mohammad Nayeem Hasan [2]" w:date="2023-03-01T20:43:00Z">
                <w:r w:rsidR="00007A5C" w:rsidRPr="00007A5C" w:rsidDel="00216CD2">
                  <w:rPr>
                    <w:rStyle w:val="label"/>
                    <w:rFonts w:ascii="Times New Roman" w:hAnsi="Times New Roman" w:cs="Times New Roman"/>
                    <w:sz w:val="24"/>
                    <w:szCs w:val="24"/>
                  </w:rPr>
                  <w:delText>74</w:delText>
                </w:r>
              </w:del>
            </w:ins>
            <w:ins w:id="1483" w:author="Mohammad Nayeem Hasan" w:date="2022-11-25T00:04:00Z">
              <w:r w:rsidR="00007A5C">
                <w:rPr>
                  <w:rStyle w:val="label"/>
                  <w:rFonts w:ascii="Times New Roman" w:hAnsi="Times New Roman" w:cs="Times New Roman"/>
                  <w:sz w:val="24"/>
                  <w:szCs w:val="24"/>
                </w:rPr>
                <w:t>)</w:t>
              </w:r>
            </w:ins>
          </w:p>
        </w:tc>
        <w:tc>
          <w:tcPr>
            <w:tcW w:w="1185" w:type="pct"/>
            <w:tcPrChange w:id="1484" w:author="Mohammad Nayeem Hasan" w:date="2022-11-03T16:46:00Z">
              <w:tcPr>
                <w:tcW w:w="718" w:type="pct"/>
              </w:tcPr>
            </w:tcPrChange>
          </w:tcPr>
          <w:p w14:paraId="05FAA726" w14:textId="0725F2F9" w:rsidR="007659D3" w:rsidRPr="007A0C5A" w:rsidRDefault="007659D3">
            <w:pPr>
              <w:spacing w:line="276" w:lineRule="auto"/>
              <w:rPr>
                <w:ins w:id="1485" w:author="Haider, Najmul" w:date="2022-10-16T18:07:00Z"/>
                <w:rStyle w:val="label"/>
                <w:rFonts w:ascii="Times New Roman" w:hAnsi="Times New Roman" w:cs="Times New Roman"/>
                <w:sz w:val="24"/>
                <w:szCs w:val="24"/>
              </w:rPr>
              <w:pPrChange w:id="1486" w:author="Mohammad Nayeem Hasan" w:date="2022-11-03T22:34:00Z">
                <w:pPr/>
              </w:pPrChange>
            </w:pPr>
            <w:ins w:id="1487" w:author="Mohammad Nayeem Hasan" w:date="2022-10-30T22:37:00Z">
              <w:r w:rsidRPr="007A0C5A">
                <w:rPr>
                  <w:rStyle w:val="label"/>
                  <w:rFonts w:ascii="Times New Roman" w:hAnsi="Times New Roman" w:cs="Times New Roman"/>
                  <w:sz w:val="24"/>
                  <w:szCs w:val="24"/>
                </w:rPr>
                <w:t>52636</w:t>
              </w:r>
            </w:ins>
          </w:p>
        </w:tc>
      </w:tr>
      <w:tr w:rsidR="007659D3" w:rsidRPr="007A0C5A" w14:paraId="222BF99F" w14:textId="77777777" w:rsidTr="007659D3">
        <w:trPr>
          <w:ins w:id="1488" w:author="Haider, Najmul" w:date="2022-10-16T18:07:00Z"/>
        </w:trPr>
        <w:tc>
          <w:tcPr>
            <w:tcW w:w="1188" w:type="pct"/>
            <w:tcPrChange w:id="1489" w:author="Mohammad Nayeem Hasan" w:date="2022-11-03T16:46:00Z">
              <w:tcPr>
                <w:tcW w:w="720" w:type="pct"/>
              </w:tcPr>
            </w:tcPrChange>
          </w:tcPr>
          <w:p w14:paraId="59ADE3A2" w14:textId="2055F683" w:rsidR="007659D3" w:rsidRPr="007A0C5A" w:rsidRDefault="007659D3">
            <w:pPr>
              <w:spacing w:line="276" w:lineRule="auto"/>
              <w:rPr>
                <w:ins w:id="1490" w:author="Haider, Najmul" w:date="2022-10-16T18:07:00Z"/>
                <w:rStyle w:val="label"/>
                <w:rFonts w:ascii="Times New Roman" w:hAnsi="Times New Roman" w:cs="Times New Roman"/>
                <w:sz w:val="24"/>
                <w:szCs w:val="24"/>
              </w:rPr>
              <w:pPrChange w:id="1491" w:author="Mohammad Nayeem Hasan" w:date="2022-11-03T22:34:00Z">
                <w:pPr/>
              </w:pPrChange>
            </w:pPr>
            <w:ins w:id="1492" w:author="Haider, Najmul" w:date="2022-10-16T18:07:00Z">
              <w:r w:rsidRPr="007A0C5A">
                <w:rPr>
                  <w:rStyle w:val="label"/>
                  <w:rFonts w:ascii="Times New Roman" w:hAnsi="Times New Roman" w:cs="Times New Roman"/>
                  <w:sz w:val="24"/>
                  <w:szCs w:val="24"/>
                </w:rPr>
                <w:t>Sep</w:t>
              </w:r>
            </w:ins>
          </w:p>
        </w:tc>
        <w:tc>
          <w:tcPr>
            <w:tcW w:w="1038" w:type="pct"/>
            <w:tcPrChange w:id="1493" w:author="Mohammad Nayeem Hasan" w:date="2022-11-03T16:46:00Z">
              <w:tcPr>
                <w:tcW w:w="629" w:type="pct"/>
              </w:tcPr>
            </w:tcPrChange>
          </w:tcPr>
          <w:p w14:paraId="132E67A7" w14:textId="64DD2CCF" w:rsidR="007659D3" w:rsidRPr="007A0C5A" w:rsidRDefault="007659D3" w:rsidP="008D27A3">
            <w:pPr>
              <w:spacing w:line="276" w:lineRule="auto"/>
              <w:rPr>
                <w:ins w:id="1494" w:author="Mohammad Nayeem Hasan" w:date="2022-10-30T20:52:00Z"/>
                <w:rStyle w:val="label"/>
                <w:rFonts w:ascii="Times New Roman" w:hAnsi="Times New Roman" w:cs="Times New Roman"/>
                <w:sz w:val="24"/>
                <w:szCs w:val="24"/>
              </w:rPr>
            </w:pPr>
            <w:ins w:id="1495" w:author="Mohammad Nayeem Hasan" w:date="2022-10-30T21:00:00Z">
              <w:r w:rsidRPr="007A0C5A">
                <w:rPr>
                  <w:rStyle w:val="label"/>
                  <w:rFonts w:ascii="Times New Roman" w:hAnsi="Times New Roman" w:cs="Times New Roman"/>
                  <w:sz w:val="24"/>
                  <w:szCs w:val="24"/>
                </w:rPr>
                <w:t>3</w:t>
              </w:r>
            </w:ins>
          </w:p>
        </w:tc>
        <w:tc>
          <w:tcPr>
            <w:tcW w:w="1589" w:type="pct"/>
            <w:tcPrChange w:id="1496" w:author="Mohammad Nayeem Hasan" w:date="2022-11-03T16:46:00Z">
              <w:tcPr>
                <w:tcW w:w="963" w:type="pct"/>
              </w:tcPr>
            </w:tcPrChange>
          </w:tcPr>
          <w:p w14:paraId="7F02B655" w14:textId="64E9B73F" w:rsidR="007659D3" w:rsidRPr="007A0C5A" w:rsidRDefault="00216CD2">
            <w:pPr>
              <w:spacing w:line="276" w:lineRule="auto"/>
              <w:rPr>
                <w:ins w:id="1497" w:author="Haider, Najmul" w:date="2022-10-16T18:07:00Z"/>
                <w:rStyle w:val="label"/>
                <w:rFonts w:ascii="Times New Roman" w:hAnsi="Times New Roman" w:cs="Times New Roman"/>
                <w:sz w:val="24"/>
                <w:szCs w:val="24"/>
              </w:rPr>
              <w:pPrChange w:id="1498" w:author="Mohammad Nayeem Hasan" w:date="2022-11-03T22:34:00Z">
                <w:pPr/>
              </w:pPrChange>
            </w:pPr>
            <w:ins w:id="1499" w:author="Mohammad Nayeem Hasan [2]" w:date="2023-03-01T20:41:00Z">
              <w:r>
                <w:rPr>
                  <w:rStyle w:val="label"/>
                  <w:rFonts w:ascii="Times New Roman" w:hAnsi="Times New Roman" w:cs="Times New Roman"/>
                  <w:sz w:val="24"/>
                  <w:szCs w:val="24"/>
                </w:rPr>
                <w:t>2</w:t>
              </w:r>
            </w:ins>
            <w:ins w:id="1500" w:author="Mohammad Nayeem Hasan [2]" w:date="2023-03-03T22:52:00Z">
              <w:r w:rsidR="00A67B47">
                <w:rPr>
                  <w:rStyle w:val="label"/>
                  <w:rFonts w:ascii="Times New Roman" w:hAnsi="Times New Roman" w:cs="Times New Roman"/>
                  <w:sz w:val="24"/>
                  <w:szCs w:val="24"/>
                </w:rPr>
                <w:t>034</w:t>
              </w:r>
            </w:ins>
            <w:ins w:id="1501" w:author="Mohammad Nayeem Hasan" w:date="2022-11-24T23:02:00Z">
              <w:del w:id="1502" w:author="Mohammad Nayeem Hasan [2]" w:date="2023-03-01T20:41:00Z">
                <w:r w:rsidR="00F062D0" w:rsidRPr="00F062D0" w:rsidDel="00216CD2">
                  <w:rPr>
                    <w:rStyle w:val="label"/>
                    <w:rFonts w:ascii="Times New Roman" w:hAnsi="Times New Roman" w:cs="Times New Roman"/>
                    <w:sz w:val="24"/>
                    <w:szCs w:val="24"/>
                  </w:rPr>
                  <w:delText>1766</w:delText>
                </w:r>
              </w:del>
              <w:r w:rsidR="00F062D0" w:rsidRPr="00F062D0">
                <w:rPr>
                  <w:rStyle w:val="label"/>
                  <w:rFonts w:ascii="Times New Roman" w:hAnsi="Times New Roman" w:cs="Times New Roman"/>
                  <w:sz w:val="24"/>
                  <w:szCs w:val="24"/>
                </w:rPr>
                <w:t>.</w:t>
              </w:r>
            </w:ins>
            <w:ins w:id="1503" w:author="Mohammad Nayeem Hasan [2]" w:date="2023-03-03T22:52:00Z">
              <w:r w:rsidR="00A67B47">
                <w:rPr>
                  <w:rStyle w:val="label"/>
                  <w:rFonts w:ascii="Times New Roman" w:hAnsi="Times New Roman" w:cs="Times New Roman"/>
                  <w:sz w:val="24"/>
                  <w:szCs w:val="24"/>
                </w:rPr>
                <w:t>26</w:t>
              </w:r>
            </w:ins>
            <w:ins w:id="1504" w:author="Mohammad Nayeem Hasan" w:date="2022-11-24T23:02:00Z">
              <w:del w:id="1505" w:author="Mohammad Nayeem Hasan [2]" w:date="2023-03-01T20:42:00Z">
                <w:r w:rsidR="00F062D0" w:rsidRPr="00F062D0" w:rsidDel="00216CD2">
                  <w:rPr>
                    <w:rStyle w:val="label"/>
                    <w:rFonts w:ascii="Times New Roman" w:hAnsi="Times New Roman" w:cs="Times New Roman"/>
                    <w:sz w:val="24"/>
                    <w:szCs w:val="24"/>
                  </w:rPr>
                  <w:delText>21</w:delText>
                </w:r>
              </w:del>
            </w:ins>
            <w:ins w:id="1506" w:author="Mohammad Nayeem Hasan" w:date="2022-11-25T00:02:00Z">
              <w:r w:rsidR="00007A5C">
                <w:rPr>
                  <w:rStyle w:val="label"/>
                  <w:rFonts w:ascii="Times New Roman" w:hAnsi="Times New Roman" w:cs="Times New Roman"/>
                  <w:sz w:val="24"/>
                  <w:szCs w:val="24"/>
                </w:rPr>
                <w:t xml:space="preserve"> (</w:t>
              </w:r>
            </w:ins>
            <w:ins w:id="1507" w:author="Mohammad Nayeem Hasan" w:date="2022-11-25T00:03:00Z">
              <w:r w:rsidR="00007A5C" w:rsidRPr="00007A5C">
                <w:rPr>
                  <w:rStyle w:val="label"/>
                  <w:rFonts w:ascii="Times New Roman" w:hAnsi="Times New Roman" w:cs="Times New Roman"/>
                  <w:sz w:val="24"/>
                  <w:szCs w:val="24"/>
                </w:rPr>
                <w:t>4</w:t>
              </w:r>
            </w:ins>
            <w:ins w:id="1508" w:author="Mohammad Nayeem Hasan [2]" w:date="2023-03-03T22:56:00Z">
              <w:r w:rsidR="00A67B47">
                <w:rPr>
                  <w:rStyle w:val="label"/>
                  <w:rFonts w:ascii="Times New Roman" w:hAnsi="Times New Roman" w:cs="Times New Roman"/>
                  <w:sz w:val="24"/>
                  <w:szCs w:val="24"/>
                </w:rPr>
                <w:t>083.52</w:t>
              </w:r>
            </w:ins>
            <w:ins w:id="1509" w:author="Mohammad Nayeem Hasan" w:date="2022-11-25T00:03:00Z">
              <w:del w:id="1510" w:author="Mohammad Nayeem Hasan [2]" w:date="2023-03-01T20:43:00Z">
                <w:r w:rsidR="00007A5C" w:rsidRPr="00007A5C" w:rsidDel="00216CD2">
                  <w:rPr>
                    <w:rStyle w:val="label"/>
                    <w:rFonts w:ascii="Times New Roman" w:hAnsi="Times New Roman" w:cs="Times New Roman"/>
                    <w:sz w:val="24"/>
                    <w:szCs w:val="24"/>
                  </w:rPr>
                  <w:delText>084</w:delText>
                </w:r>
              </w:del>
              <w:del w:id="1511" w:author="Mohammad Nayeem Hasan [2]" w:date="2023-03-03T22:56:00Z">
                <w:r w:rsidR="00007A5C" w:rsidRPr="00007A5C" w:rsidDel="00A67B47">
                  <w:rPr>
                    <w:rStyle w:val="label"/>
                    <w:rFonts w:ascii="Times New Roman" w:hAnsi="Times New Roman" w:cs="Times New Roman"/>
                    <w:sz w:val="24"/>
                    <w:szCs w:val="24"/>
                  </w:rPr>
                  <w:delText>.</w:delText>
                </w:r>
              </w:del>
              <w:del w:id="1512" w:author="Mohammad Nayeem Hasan [2]" w:date="2023-03-01T20:43:00Z">
                <w:r w:rsidR="00007A5C" w:rsidRPr="00007A5C" w:rsidDel="00216CD2">
                  <w:rPr>
                    <w:rStyle w:val="label"/>
                    <w:rFonts w:ascii="Times New Roman" w:hAnsi="Times New Roman" w:cs="Times New Roman"/>
                    <w:sz w:val="24"/>
                    <w:szCs w:val="24"/>
                  </w:rPr>
                  <w:delText>29</w:delText>
                </w:r>
              </w:del>
            </w:ins>
            <w:ins w:id="1513" w:author="Mohammad Nayeem Hasan" w:date="2022-11-25T00:04:00Z">
              <w:r w:rsidR="00007A5C">
                <w:rPr>
                  <w:rStyle w:val="label"/>
                  <w:rFonts w:ascii="Times New Roman" w:hAnsi="Times New Roman" w:cs="Times New Roman"/>
                  <w:sz w:val="24"/>
                  <w:szCs w:val="24"/>
                </w:rPr>
                <w:t>)</w:t>
              </w:r>
            </w:ins>
          </w:p>
        </w:tc>
        <w:tc>
          <w:tcPr>
            <w:tcW w:w="1185" w:type="pct"/>
            <w:tcPrChange w:id="1514" w:author="Mohammad Nayeem Hasan" w:date="2022-11-03T16:46:00Z">
              <w:tcPr>
                <w:tcW w:w="718" w:type="pct"/>
              </w:tcPr>
            </w:tcPrChange>
          </w:tcPr>
          <w:p w14:paraId="2619DE15" w14:textId="5D7EBB1B" w:rsidR="007659D3" w:rsidRPr="007A0C5A" w:rsidRDefault="007659D3">
            <w:pPr>
              <w:spacing w:line="276" w:lineRule="auto"/>
              <w:rPr>
                <w:ins w:id="1515" w:author="Haider, Najmul" w:date="2022-10-16T18:07:00Z"/>
                <w:rStyle w:val="label"/>
                <w:rFonts w:ascii="Times New Roman" w:hAnsi="Times New Roman" w:cs="Times New Roman"/>
                <w:sz w:val="24"/>
                <w:szCs w:val="24"/>
              </w:rPr>
              <w:pPrChange w:id="1516" w:author="Mohammad Nayeem Hasan" w:date="2022-11-03T22:34:00Z">
                <w:pPr/>
              </w:pPrChange>
            </w:pPr>
            <w:ins w:id="1517" w:author="Mohammad Nayeem Hasan" w:date="2022-10-30T22:38:00Z">
              <w:r w:rsidRPr="007A0C5A">
                <w:rPr>
                  <w:rStyle w:val="label"/>
                  <w:rFonts w:ascii="Times New Roman" w:hAnsi="Times New Roman" w:cs="Times New Roman"/>
                  <w:sz w:val="24"/>
                  <w:szCs w:val="24"/>
                </w:rPr>
                <w:t>16856</w:t>
              </w:r>
            </w:ins>
          </w:p>
        </w:tc>
      </w:tr>
      <w:tr w:rsidR="007659D3" w:rsidRPr="007A0C5A" w14:paraId="039FE33C" w14:textId="77777777" w:rsidTr="007659D3">
        <w:trPr>
          <w:ins w:id="1518" w:author="Haider, Najmul" w:date="2022-10-16T18:07:00Z"/>
        </w:trPr>
        <w:tc>
          <w:tcPr>
            <w:tcW w:w="1188" w:type="pct"/>
            <w:tcPrChange w:id="1519" w:author="Mohammad Nayeem Hasan" w:date="2022-11-03T16:46:00Z">
              <w:tcPr>
                <w:tcW w:w="720" w:type="pct"/>
              </w:tcPr>
            </w:tcPrChange>
          </w:tcPr>
          <w:p w14:paraId="34135EF2" w14:textId="189E4031" w:rsidR="007659D3" w:rsidRPr="007A0C5A" w:rsidRDefault="007659D3">
            <w:pPr>
              <w:spacing w:line="276" w:lineRule="auto"/>
              <w:rPr>
                <w:ins w:id="1520" w:author="Haider, Najmul" w:date="2022-10-16T18:07:00Z"/>
                <w:rStyle w:val="label"/>
                <w:rFonts w:ascii="Times New Roman" w:hAnsi="Times New Roman" w:cs="Times New Roman"/>
                <w:sz w:val="24"/>
                <w:szCs w:val="24"/>
              </w:rPr>
              <w:pPrChange w:id="1521" w:author="Mohammad Nayeem Hasan" w:date="2022-11-03T22:34:00Z">
                <w:pPr/>
              </w:pPrChange>
            </w:pPr>
            <w:ins w:id="1522" w:author="Haider, Najmul" w:date="2022-10-16T18:07:00Z">
              <w:r w:rsidRPr="007A0C5A">
                <w:rPr>
                  <w:rStyle w:val="label"/>
                  <w:rFonts w:ascii="Times New Roman" w:hAnsi="Times New Roman" w:cs="Times New Roman"/>
                  <w:sz w:val="24"/>
                  <w:szCs w:val="24"/>
                </w:rPr>
                <w:t>Oct</w:t>
              </w:r>
            </w:ins>
          </w:p>
        </w:tc>
        <w:tc>
          <w:tcPr>
            <w:tcW w:w="1038" w:type="pct"/>
            <w:tcPrChange w:id="1523" w:author="Mohammad Nayeem Hasan" w:date="2022-11-03T16:46:00Z">
              <w:tcPr>
                <w:tcW w:w="629" w:type="pct"/>
              </w:tcPr>
            </w:tcPrChange>
          </w:tcPr>
          <w:p w14:paraId="3C6F6785" w14:textId="66EE4184" w:rsidR="007659D3" w:rsidRPr="007A0C5A" w:rsidRDefault="007659D3" w:rsidP="008D27A3">
            <w:pPr>
              <w:spacing w:line="276" w:lineRule="auto"/>
              <w:rPr>
                <w:ins w:id="1524" w:author="Mohammad Nayeem Hasan" w:date="2022-10-30T20:52:00Z"/>
                <w:rStyle w:val="label"/>
                <w:rFonts w:ascii="Times New Roman" w:hAnsi="Times New Roman" w:cs="Times New Roman"/>
                <w:sz w:val="24"/>
                <w:szCs w:val="24"/>
              </w:rPr>
            </w:pPr>
            <w:ins w:id="1525" w:author="Mohammad Nayeem Hasan" w:date="2022-10-30T21:00:00Z">
              <w:r w:rsidRPr="007A0C5A">
                <w:rPr>
                  <w:rStyle w:val="label"/>
                  <w:rFonts w:ascii="Times New Roman" w:hAnsi="Times New Roman" w:cs="Times New Roman"/>
                  <w:sz w:val="24"/>
                  <w:szCs w:val="24"/>
                </w:rPr>
                <w:t>0</w:t>
              </w:r>
            </w:ins>
          </w:p>
        </w:tc>
        <w:tc>
          <w:tcPr>
            <w:tcW w:w="1589" w:type="pct"/>
            <w:tcPrChange w:id="1526" w:author="Mohammad Nayeem Hasan" w:date="2022-11-03T16:46:00Z">
              <w:tcPr>
                <w:tcW w:w="963" w:type="pct"/>
              </w:tcPr>
            </w:tcPrChange>
          </w:tcPr>
          <w:p w14:paraId="662E3045" w14:textId="12A9FD90" w:rsidR="007659D3" w:rsidRPr="007A0C5A" w:rsidRDefault="00A67B47">
            <w:pPr>
              <w:spacing w:line="276" w:lineRule="auto"/>
              <w:rPr>
                <w:ins w:id="1527" w:author="Haider, Najmul" w:date="2022-10-16T18:07:00Z"/>
                <w:rStyle w:val="label"/>
                <w:rFonts w:ascii="Times New Roman" w:hAnsi="Times New Roman" w:cs="Times New Roman"/>
                <w:sz w:val="24"/>
                <w:szCs w:val="24"/>
              </w:rPr>
              <w:pPrChange w:id="1528" w:author="Mohammad Nayeem Hasan" w:date="2022-11-03T22:34:00Z">
                <w:pPr/>
              </w:pPrChange>
            </w:pPr>
            <w:ins w:id="1529" w:author="Mohammad Nayeem Hasan [2]" w:date="2023-03-03T22:52:00Z">
              <w:r>
                <w:rPr>
                  <w:rStyle w:val="label"/>
                  <w:rFonts w:ascii="Times New Roman" w:hAnsi="Times New Roman" w:cs="Times New Roman"/>
                  <w:sz w:val="24"/>
                  <w:szCs w:val="24"/>
                </w:rPr>
                <w:t>1922</w:t>
              </w:r>
            </w:ins>
            <w:ins w:id="1530" w:author="Mohammad Nayeem Hasan" w:date="2022-11-24T23:02:00Z">
              <w:del w:id="1531" w:author="Mohammad Nayeem Hasan [2]" w:date="2023-03-01T20:42:00Z">
                <w:r w:rsidR="00F062D0" w:rsidRPr="00F062D0" w:rsidDel="00216CD2">
                  <w:rPr>
                    <w:rStyle w:val="label"/>
                    <w:rFonts w:ascii="Times New Roman" w:hAnsi="Times New Roman" w:cs="Times New Roman"/>
                    <w:sz w:val="24"/>
                    <w:szCs w:val="24"/>
                  </w:rPr>
                  <w:delText>1068</w:delText>
                </w:r>
              </w:del>
              <w:r w:rsidR="00F062D0" w:rsidRPr="00F062D0">
                <w:rPr>
                  <w:rStyle w:val="label"/>
                  <w:rFonts w:ascii="Times New Roman" w:hAnsi="Times New Roman" w:cs="Times New Roman"/>
                  <w:sz w:val="24"/>
                  <w:szCs w:val="24"/>
                </w:rPr>
                <w:t>.</w:t>
              </w:r>
            </w:ins>
            <w:ins w:id="1532" w:author="Mohammad Nayeem Hasan [2]" w:date="2023-03-03T22:52:00Z">
              <w:r>
                <w:rPr>
                  <w:rStyle w:val="label"/>
                  <w:rFonts w:ascii="Times New Roman" w:hAnsi="Times New Roman" w:cs="Times New Roman"/>
                  <w:sz w:val="24"/>
                  <w:szCs w:val="24"/>
                </w:rPr>
                <w:t>78</w:t>
              </w:r>
            </w:ins>
            <w:ins w:id="1533" w:author="Mohammad Nayeem Hasan" w:date="2022-11-24T23:02:00Z">
              <w:del w:id="1534" w:author="Mohammad Nayeem Hasan [2]" w:date="2023-03-01T20:42:00Z">
                <w:r w:rsidR="00F062D0" w:rsidRPr="00F062D0" w:rsidDel="00216CD2">
                  <w:rPr>
                    <w:rStyle w:val="label"/>
                    <w:rFonts w:ascii="Times New Roman" w:hAnsi="Times New Roman" w:cs="Times New Roman"/>
                    <w:sz w:val="24"/>
                    <w:szCs w:val="24"/>
                  </w:rPr>
                  <w:delText>68</w:delText>
                </w:r>
              </w:del>
            </w:ins>
            <w:ins w:id="1535" w:author="Mohammad Nayeem Hasan" w:date="2022-11-25T00:02:00Z">
              <w:r w:rsidR="00007A5C">
                <w:rPr>
                  <w:rStyle w:val="label"/>
                  <w:rFonts w:ascii="Times New Roman" w:hAnsi="Times New Roman" w:cs="Times New Roman"/>
                  <w:sz w:val="24"/>
                  <w:szCs w:val="24"/>
                </w:rPr>
                <w:t xml:space="preserve"> (</w:t>
              </w:r>
            </w:ins>
            <w:ins w:id="1536" w:author="Mohammad Nayeem Hasan [2]" w:date="2023-03-03T22:56:00Z">
              <w:r>
                <w:rPr>
                  <w:rStyle w:val="label"/>
                  <w:rFonts w:ascii="Times New Roman" w:hAnsi="Times New Roman" w:cs="Times New Roman"/>
                  <w:sz w:val="24"/>
                  <w:szCs w:val="24"/>
                </w:rPr>
                <w:t>4776.24</w:t>
              </w:r>
            </w:ins>
            <w:ins w:id="1537" w:author="Mohammad Nayeem Hasan" w:date="2022-11-25T00:03:00Z">
              <w:del w:id="1538" w:author="Mohammad Nayeem Hasan [2]" w:date="2023-03-01T20:43:00Z">
                <w:r w:rsidR="00007A5C" w:rsidRPr="00007A5C" w:rsidDel="00216CD2">
                  <w:rPr>
                    <w:rStyle w:val="label"/>
                    <w:rFonts w:ascii="Times New Roman" w:hAnsi="Times New Roman" w:cs="Times New Roman"/>
                    <w:sz w:val="24"/>
                    <w:szCs w:val="24"/>
                  </w:rPr>
                  <w:delText>2145.17</w:delText>
                </w:r>
              </w:del>
            </w:ins>
            <w:ins w:id="1539" w:author="Mohammad Nayeem Hasan" w:date="2022-11-25T00:04:00Z">
              <w:r w:rsidR="00007A5C">
                <w:rPr>
                  <w:rStyle w:val="label"/>
                  <w:rFonts w:ascii="Times New Roman" w:hAnsi="Times New Roman" w:cs="Times New Roman"/>
                  <w:sz w:val="24"/>
                  <w:szCs w:val="24"/>
                </w:rPr>
                <w:t>)</w:t>
              </w:r>
            </w:ins>
          </w:p>
        </w:tc>
        <w:tc>
          <w:tcPr>
            <w:tcW w:w="1185" w:type="pct"/>
            <w:tcPrChange w:id="1540" w:author="Mohammad Nayeem Hasan" w:date="2022-11-03T16:46:00Z">
              <w:tcPr>
                <w:tcW w:w="718" w:type="pct"/>
              </w:tcPr>
            </w:tcPrChange>
          </w:tcPr>
          <w:p w14:paraId="14FEB66A" w14:textId="369A53AB" w:rsidR="007659D3" w:rsidRPr="007A0C5A" w:rsidRDefault="00216CD2">
            <w:pPr>
              <w:spacing w:line="276" w:lineRule="auto"/>
              <w:rPr>
                <w:ins w:id="1541" w:author="Haider, Najmul" w:date="2022-10-16T18:07:00Z"/>
                <w:rStyle w:val="label"/>
                <w:rFonts w:ascii="Times New Roman" w:hAnsi="Times New Roman" w:cs="Times New Roman"/>
                <w:sz w:val="24"/>
                <w:szCs w:val="24"/>
              </w:rPr>
              <w:pPrChange w:id="1542" w:author="Mohammad Nayeem Hasan" w:date="2022-11-03T22:34:00Z">
                <w:pPr/>
              </w:pPrChange>
            </w:pPr>
            <w:ins w:id="1543" w:author="Mohammad Nayeem Hasan [2]" w:date="2023-03-01T20:45:00Z">
              <w:r>
                <w:rPr>
                  <w:rStyle w:val="label"/>
                  <w:rFonts w:ascii="Times New Roman" w:hAnsi="Times New Roman" w:cs="Times New Roman"/>
                  <w:sz w:val="24"/>
                  <w:szCs w:val="24"/>
                </w:rPr>
                <w:t>21932</w:t>
              </w:r>
            </w:ins>
            <w:ins w:id="1544" w:author="Mohammad Nayeem Hasan" w:date="2022-10-30T22:38:00Z">
              <w:del w:id="1545" w:author="Mohammad Nayeem Hasan [2]" w:date="2023-03-01T20:45:00Z">
                <w:r w:rsidR="007659D3" w:rsidRPr="007A0C5A" w:rsidDel="00216CD2">
                  <w:rPr>
                    <w:rStyle w:val="label"/>
                    <w:rFonts w:ascii="Times New Roman" w:hAnsi="Times New Roman" w:cs="Times New Roman"/>
                    <w:sz w:val="24"/>
                    <w:szCs w:val="24"/>
                  </w:rPr>
                  <w:delText>8143</w:delText>
                </w:r>
              </w:del>
            </w:ins>
          </w:p>
        </w:tc>
      </w:tr>
      <w:tr w:rsidR="007659D3" w:rsidRPr="007A0C5A" w14:paraId="1A29B701" w14:textId="77777777" w:rsidTr="007659D3">
        <w:trPr>
          <w:ins w:id="1546" w:author="Haider, Najmul" w:date="2022-10-16T18:07:00Z"/>
        </w:trPr>
        <w:tc>
          <w:tcPr>
            <w:tcW w:w="1188" w:type="pct"/>
            <w:tcPrChange w:id="1547" w:author="Mohammad Nayeem Hasan" w:date="2022-11-03T16:46:00Z">
              <w:tcPr>
                <w:tcW w:w="720" w:type="pct"/>
              </w:tcPr>
            </w:tcPrChange>
          </w:tcPr>
          <w:p w14:paraId="5B6FD220" w14:textId="4719D17B" w:rsidR="007659D3" w:rsidRPr="007A0C5A" w:rsidRDefault="007659D3">
            <w:pPr>
              <w:spacing w:line="276" w:lineRule="auto"/>
              <w:rPr>
                <w:ins w:id="1548" w:author="Haider, Najmul" w:date="2022-10-16T18:07:00Z"/>
                <w:rStyle w:val="label"/>
                <w:rFonts w:ascii="Times New Roman" w:hAnsi="Times New Roman" w:cs="Times New Roman"/>
                <w:sz w:val="24"/>
                <w:szCs w:val="24"/>
              </w:rPr>
              <w:pPrChange w:id="1549" w:author="Mohammad Nayeem Hasan" w:date="2022-11-03T22:34:00Z">
                <w:pPr/>
              </w:pPrChange>
            </w:pPr>
            <w:ins w:id="1550" w:author="Haider, Najmul" w:date="2022-10-16T18:07:00Z">
              <w:r w:rsidRPr="007A0C5A">
                <w:rPr>
                  <w:rStyle w:val="label"/>
                  <w:rFonts w:ascii="Times New Roman" w:hAnsi="Times New Roman" w:cs="Times New Roman"/>
                  <w:sz w:val="24"/>
                  <w:szCs w:val="24"/>
                </w:rPr>
                <w:t>Nov</w:t>
              </w:r>
            </w:ins>
          </w:p>
        </w:tc>
        <w:tc>
          <w:tcPr>
            <w:tcW w:w="1038" w:type="pct"/>
            <w:tcPrChange w:id="1551" w:author="Mohammad Nayeem Hasan" w:date="2022-11-03T16:46:00Z">
              <w:tcPr>
                <w:tcW w:w="629" w:type="pct"/>
              </w:tcPr>
            </w:tcPrChange>
          </w:tcPr>
          <w:p w14:paraId="5C5FB788" w14:textId="267445D4" w:rsidR="007659D3" w:rsidRPr="007A0C5A" w:rsidRDefault="007659D3" w:rsidP="008D27A3">
            <w:pPr>
              <w:spacing w:line="276" w:lineRule="auto"/>
              <w:rPr>
                <w:ins w:id="1552" w:author="Mohammad Nayeem Hasan" w:date="2022-10-30T20:52:00Z"/>
                <w:rStyle w:val="label"/>
                <w:rFonts w:ascii="Times New Roman" w:hAnsi="Times New Roman" w:cs="Times New Roman"/>
                <w:sz w:val="24"/>
                <w:szCs w:val="24"/>
              </w:rPr>
            </w:pPr>
            <w:ins w:id="1553" w:author="Mohammad Nayeem Hasan" w:date="2022-10-30T21:00:00Z">
              <w:r w:rsidRPr="007A0C5A">
                <w:rPr>
                  <w:rStyle w:val="label"/>
                  <w:rFonts w:ascii="Times New Roman" w:hAnsi="Times New Roman" w:cs="Times New Roman"/>
                  <w:sz w:val="24"/>
                  <w:szCs w:val="24"/>
                </w:rPr>
                <w:t>0</w:t>
              </w:r>
            </w:ins>
          </w:p>
        </w:tc>
        <w:tc>
          <w:tcPr>
            <w:tcW w:w="1589" w:type="pct"/>
            <w:tcPrChange w:id="1554" w:author="Mohammad Nayeem Hasan" w:date="2022-11-03T16:46:00Z">
              <w:tcPr>
                <w:tcW w:w="963" w:type="pct"/>
              </w:tcPr>
            </w:tcPrChange>
          </w:tcPr>
          <w:p w14:paraId="6BDCF42F" w14:textId="10BBB6D1" w:rsidR="007659D3" w:rsidRPr="007A0C5A" w:rsidRDefault="00216CD2">
            <w:pPr>
              <w:tabs>
                <w:tab w:val="left" w:pos="1932"/>
              </w:tabs>
              <w:spacing w:line="276" w:lineRule="auto"/>
              <w:rPr>
                <w:ins w:id="1555" w:author="Haider, Najmul" w:date="2022-10-16T18:07:00Z"/>
                <w:rStyle w:val="label"/>
                <w:rFonts w:ascii="Times New Roman" w:hAnsi="Times New Roman" w:cs="Times New Roman"/>
                <w:sz w:val="24"/>
                <w:szCs w:val="24"/>
              </w:rPr>
              <w:pPrChange w:id="1556" w:author="Mohammad Nayeem Hasan" w:date="2022-11-25T00:03:00Z">
                <w:pPr/>
              </w:pPrChange>
            </w:pPr>
            <w:ins w:id="1557" w:author="Mohammad Nayeem Hasan [2]" w:date="2023-03-01T20:42:00Z">
              <w:r>
                <w:rPr>
                  <w:rStyle w:val="label"/>
                  <w:rFonts w:ascii="Times New Roman" w:hAnsi="Times New Roman" w:cs="Times New Roman"/>
                  <w:sz w:val="24"/>
                  <w:szCs w:val="24"/>
                </w:rPr>
                <w:t>1</w:t>
              </w:r>
            </w:ins>
            <w:ins w:id="1558" w:author="Mohammad Nayeem Hasan [2]" w:date="2023-03-03T22:52:00Z">
              <w:r w:rsidR="00A67B47">
                <w:rPr>
                  <w:rStyle w:val="label"/>
                  <w:rFonts w:ascii="Times New Roman" w:hAnsi="Times New Roman" w:cs="Times New Roman"/>
                  <w:sz w:val="24"/>
                  <w:szCs w:val="24"/>
                </w:rPr>
                <w:t>416</w:t>
              </w:r>
            </w:ins>
            <w:ins w:id="1559" w:author="Mohammad Nayeem Hasan [2]" w:date="2023-03-01T20:42:00Z">
              <w:r>
                <w:rPr>
                  <w:rStyle w:val="label"/>
                  <w:rFonts w:ascii="Times New Roman" w:hAnsi="Times New Roman" w:cs="Times New Roman"/>
                  <w:sz w:val="24"/>
                  <w:szCs w:val="24"/>
                </w:rPr>
                <w:t>.</w:t>
              </w:r>
            </w:ins>
            <w:ins w:id="1560" w:author="Mohammad Nayeem Hasan [2]" w:date="2023-03-03T22:52:00Z">
              <w:r w:rsidR="00A67B47">
                <w:rPr>
                  <w:rStyle w:val="label"/>
                  <w:rFonts w:ascii="Times New Roman" w:hAnsi="Times New Roman" w:cs="Times New Roman"/>
                  <w:sz w:val="24"/>
                  <w:szCs w:val="24"/>
                </w:rPr>
                <w:t>91</w:t>
              </w:r>
            </w:ins>
            <w:ins w:id="1561" w:author="Mohammad Nayeem Hasan" w:date="2022-11-24T23:04:00Z">
              <w:del w:id="1562" w:author="Mohammad Nayeem Hasan [2]" w:date="2023-03-01T20:42:00Z">
                <w:r w:rsidR="00F062D0" w:rsidRPr="00F062D0" w:rsidDel="00216CD2">
                  <w:rPr>
                    <w:rStyle w:val="label"/>
                    <w:rFonts w:ascii="Times New Roman" w:hAnsi="Times New Roman" w:cs="Times New Roman"/>
                    <w:sz w:val="24"/>
                    <w:szCs w:val="24"/>
                  </w:rPr>
                  <w:delText>626.1</w:delText>
                </w:r>
                <w:r w:rsidR="00F062D0" w:rsidDel="00216CD2">
                  <w:rPr>
                    <w:rStyle w:val="label"/>
                    <w:rFonts w:ascii="Times New Roman" w:hAnsi="Times New Roman" w:cs="Times New Roman"/>
                    <w:sz w:val="24"/>
                    <w:szCs w:val="24"/>
                  </w:rPr>
                  <w:delText>1</w:delText>
                </w:r>
              </w:del>
            </w:ins>
            <w:ins w:id="1563" w:author="Mohammad Nayeem Hasan" w:date="2022-11-25T00:02:00Z">
              <w:r w:rsidR="00007A5C">
                <w:rPr>
                  <w:rStyle w:val="label"/>
                  <w:rFonts w:ascii="Times New Roman" w:hAnsi="Times New Roman" w:cs="Times New Roman"/>
                  <w:sz w:val="24"/>
                  <w:szCs w:val="24"/>
                </w:rPr>
                <w:t xml:space="preserve"> (</w:t>
              </w:r>
            </w:ins>
            <w:ins w:id="1564" w:author="Mohammad Nayeem Hasan [2]" w:date="2023-03-03T22:57:00Z">
              <w:r w:rsidR="00A67B47">
                <w:rPr>
                  <w:rStyle w:val="label"/>
                  <w:rFonts w:ascii="Times New Roman" w:hAnsi="Times New Roman" w:cs="Times New Roman"/>
                  <w:sz w:val="24"/>
                  <w:szCs w:val="24"/>
                </w:rPr>
                <w:t>4044.43</w:t>
              </w:r>
            </w:ins>
            <w:ins w:id="1565" w:author="Mohammad Nayeem Hasan" w:date="2022-11-25T00:03:00Z">
              <w:del w:id="1566" w:author="Mohammad Nayeem Hasan [2]" w:date="2023-03-01T20:43:00Z">
                <w:r w:rsidR="00007A5C" w:rsidRPr="00007A5C" w:rsidDel="00216CD2">
                  <w:rPr>
                    <w:rStyle w:val="label"/>
                    <w:rFonts w:ascii="Times New Roman" w:hAnsi="Times New Roman" w:cs="Times New Roman"/>
                    <w:sz w:val="24"/>
                    <w:szCs w:val="24"/>
                  </w:rPr>
                  <w:delText>1154</w:delText>
                </w:r>
              </w:del>
              <w:del w:id="1567" w:author="Mohammad Nayeem Hasan [2]" w:date="2023-03-03T22:57:00Z">
                <w:r w:rsidR="00007A5C" w:rsidRPr="00007A5C" w:rsidDel="00A67B47">
                  <w:rPr>
                    <w:rStyle w:val="label"/>
                    <w:rFonts w:ascii="Times New Roman" w:hAnsi="Times New Roman" w:cs="Times New Roman"/>
                    <w:sz w:val="24"/>
                    <w:szCs w:val="24"/>
                  </w:rPr>
                  <w:delText>.</w:delText>
                </w:r>
              </w:del>
              <w:del w:id="1568" w:author="Mohammad Nayeem Hasan [2]" w:date="2023-03-01T20:43:00Z">
                <w:r w:rsidR="00007A5C" w:rsidRPr="00007A5C" w:rsidDel="00216CD2">
                  <w:rPr>
                    <w:rStyle w:val="label"/>
                    <w:rFonts w:ascii="Times New Roman" w:hAnsi="Times New Roman" w:cs="Times New Roman"/>
                    <w:sz w:val="24"/>
                    <w:szCs w:val="24"/>
                  </w:rPr>
                  <w:delText>3</w:delText>
                </w:r>
              </w:del>
            </w:ins>
            <w:ins w:id="1569" w:author="Mohammad Nayeem Hasan" w:date="2022-11-25T00:04:00Z">
              <w:del w:id="1570" w:author="Mohammad Nayeem Hasan [2]" w:date="2023-03-01T20:43:00Z">
                <w:r w:rsidR="00007A5C" w:rsidDel="00216CD2">
                  <w:rPr>
                    <w:rStyle w:val="label"/>
                    <w:rFonts w:ascii="Times New Roman" w:hAnsi="Times New Roman" w:cs="Times New Roman"/>
                    <w:sz w:val="24"/>
                    <w:szCs w:val="24"/>
                  </w:rPr>
                  <w:delText>0</w:delText>
                </w:r>
              </w:del>
              <w:r w:rsidR="00007A5C">
                <w:rPr>
                  <w:rStyle w:val="label"/>
                  <w:rFonts w:ascii="Times New Roman" w:hAnsi="Times New Roman" w:cs="Times New Roman"/>
                  <w:sz w:val="24"/>
                  <w:szCs w:val="24"/>
                </w:rPr>
                <w:t>)</w:t>
              </w:r>
            </w:ins>
          </w:p>
        </w:tc>
        <w:tc>
          <w:tcPr>
            <w:tcW w:w="1185" w:type="pct"/>
            <w:tcPrChange w:id="1571" w:author="Mohammad Nayeem Hasan" w:date="2022-11-03T16:46:00Z">
              <w:tcPr>
                <w:tcW w:w="718" w:type="pct"/>
              </w:tcPr>
            </w:tcPrChange>
          </w:tcPr>
          <w:p w14:paraId="169091C2" w14:textId="2ADA97D8" w:rsidR="007659D3" w:rsidRPr="007A0C5A" w:rsidRDefault="00216CD2">
            <w:pPr>
              <w:spacing w:line="276" w:lineRule="auto"/>
              <w:rPr>
                <w:ins w:id="1572" w:author="Haider, Najmul" w:date="2022-10-16T18:07:00Z"/>
                <w:rStyle w:val="label"/>
                <w:rFonts w:ascii="Times New Roman" w:hAnsi="Times New Roman" w:cs="Times New Roman"/>
                <w:sz w:val="24"/>
                <w:szCs w:val="24"/>
              </w:rPr>
              <w:pPrChange w:id="1573" w:author="Mohammad Nayeem Hasan" w:date="2022-11-03T22:34:00Z">
                <w:pPr/>
              </w:pPrChange>
            </w:pPr>
            <w:ins w:id="1574" w:author="Mohammad Nayeem Hasan [2]" w:date="2023-03-01T20:45:00Z">
              <w:r>
                <w:rPr>
                  <w:rStyle w:val="label"/>
                  <w:rFonts w:ascii="Times New Roman" w:hAnsi="Times New Roman" w:cs="Times New Roman"/>
                  <w:sz w:val="24"/>
                  <w:szCs w:val="24"/>
                </w:rPr>
                <w:t>19334</w:t>
              </w:r>
            </w:ins>
            <w:ins w:id="1575" w:author="Mohammad Nayeem Hasan" w:date="2022-10-30T22:38:00Z">
              <w:del w:id="1576" w:author="Mohammad Nayeem Hasan [2]" w:date="2023-03-01T20:45:00Z">
                <w:r w:rsidR="007659D3" w:rsidRPr="007A0C5A" w:rsidDel="00216CD2">
                  <w:rPr>
                    <w:rStyle w:val="label"/>
                    <w:rFonts w:ascii="Times New Roman" w:hAnsi="Times New Roman" w:cs="Times New Roman"/>
                    <w:sz w:val="24"/>
                    <w:szCs w:val="24"/>
                  </w:rPr>
                  <w:delText>4011</w:delText>
                </w:r>
              </w:del>
            </w:ins>
          </w:p>
        </w:tc>
      </w:tr>
      <w:tr w:rsidR="007659D3" w:rsidRPr="007A0C5A" w14:paraId="36C93681" w14:textId="77777777" w:rsidTr="007659D3">
        <w:trPr>
          <w:ins w:id="1577" w:author="Haider, Najmul" w:date="2022-10-16T18:07:00Z"/>
        </w:trPr>
        <w:tc>
          <w:tcPr>
            <w:tcW w:w="1188" w:type="pct"/>
            <w:tcPrChange w:id="1578" w:author="Mohammad Nayeem Hasan" w:date="2022-11-03T16:46:00Z">
              <w:tcPr>
                <w:tcW w:w="720" w:type="pct"/>
              </w:tcPr>
            </w:tcPrChange>
          </w:tcPr>
          <w:p w14:paraId="0E4A8924" w14:textId="69531118" w:rsidR="007659D3" w:rsidRPr="007A0C5A" w:rsidRDefault="007659D3">
            <w:pPr>
              <w:spacing w:line="276" w:lineRule="auto"/>
              <w:rPr>
                <w:ins w:id="1579" w:author="Haider, Najmul" w:date="2022-10-16T18:07:00Z"/>
                <w:rStyle w:val="label"/>
                <w:rFonts w:ascii="Times New Roman" w:hAnsi="Times New Roman" w:cs="Times New Roman"/>
                <w:sz w:val="24"/>
                <w:szCs w:val="24"/>
              </w:rPr>
              <w:pPrChange w:id="1580" w:author="Mohammad Nayeem Hasan" w:date="2022-11-03T22:34:00Z">
                <w:pPr/>
              </w:pPrChange>
            </w:pPr>
            <w:ins w:id="1581" w:author="Haider, Najmul" w:date="2022-10-16T18:07:00Z">
              <w:r w:rsidRPr="007A0C5A">
                <w:rPr>
                  <w:rStyle w:val="label"/>
                  <w:rFonts w:ascii="Times New Roman" w:hAnsi="Times New Roman" w:cs="Times New Roman"/>
                  <w:sz w:val="24"/>
                  <w:szCs w:val="24"/>
                </w:rPr>
                <w:t>Dec</w:t>
              </w:r>
            </w:ins>
          </w:p>
        </w:tc>
        <w:tc>
          <w:tcPr>
            <w:tcW w:w="1038" w:type="pct"/>
            <w:tcPrChange w:id="1582" w:author="Mohammad Nayeem Hasan" w:date="2022-11-03T16:46:00Z">
              <w:tcPr>
                <w:tcW w:w="629" w:type="pct"/>
              </w:tcPr>
            </w:tcPrChange>
          </w:tcPr>
          <w:p w14:paraId="240628B1" w14:textId="6B5EDDCE" w:rsidR="007659D3" w:rsidRPr="007A0C5A" w:rsidRDefault="007659D3" w:rsidP="008D27A3">
            <w:pPr>
              <w:spacing w:line="276" w:lineRule="auto"/>
              <w:rPr>
                <w:ins w:id="1583" w:author="Mohammad Nayeem Hasan" w:date="2022-10-30T20:52:00Z"/>
                <w:rStyle w:val="label"/>
                <w:rFonts w:ascii="Times New Roman" w:hAnsi="Times New Roman" w:cs="Times New Roman"/>
                <w:sz w:val="24"/>
                <w:szCs w:val="24"/>
              </w:rPr>
            </w:pPr>
            <w:ins w:id="1584" w:author="Mohammad Nayeem Hasan" w:date="2022-10-30T21:01:00Z">
              <w:r w:rsidRPr="007A0C5A">
                <w:rPr>
                  <w:rStyle w:val="label"/>
                  <w:rFonts w:ascii="Times New Roman" w:hAnsi="Times New Roman" w:cs="Times New Roman"/>
                  <w:sz w:val="24"/>
                  <w:szCs w:val="24"/>
                </w:rPr>
                <w:t>0</w:t>
              </w:r>
            </w:ins>
          </w:p>
        </w:tc>
        <w:tc>
          <w:tcPr>
            <w:tcW w:w="1589" w:type="pct"/>
            <w:tcPrChange w:id="1585" w:author="Mohammad Nayeem Hasan" w:date="2022-11-03T16:46:00Z">
              <w:tcPr>
                <w:tcW w:w="963" w:type="pct"/>
              </w:tcPr>
            </w:tcPrChange>
          </w:tcPr>
          <w:p w14:paraId="5C7BD370" w14:textId="4653F108" w:rsidR="007659D3" w:rsidRPr="007A0C5A" w:rsidRDefault="00A67B47">
            <w:pPr>
              <w:spacing w:line="276" w:lineRule="auto"/>
              <w:rPr>
                <w:ins w:id="1586" w:author="Haider, Najmul" w:date="2022-10-16T18:07:00Z"/>
                <w:rStyle w:val="label"/>
                <w:rFonts w:ascii="Times New Roman" w:hAnsi="Times New Roman" w:cs="Times New Roman"/>
                <w:sz w:val="24"/>
                <w:szCs w:val="24"/>
              </w:rPr>
              <w:pPrChange w:id="1587" w:author="Mohammad Nayeem Hasan" w:date="2022-11-03T22:34:00Z">
                <w:pPr/>
              </w:pPrChange>
            </w:pPr>
            <w:ins w:id="1588" w:author="Mohammad Nayeem Hasan [2]" w:date="2023-03-03T22:52:00Z">
              <w:r>
                <w:rPr>
                  <w:rStyle w:val="label"/>
                  <w:rFonts w:ascii="Times New Roman" w:hAnsi="Times New Roman" w:cs="Times New Roman"/>
                  <w:sz w:val="24"/>
                  <w:szCs w:val="24"/>
                </w:rPr>
                <w:t>389</w:t>
              </w:r>
            </w:ins>
            <w:ins w:id="1589" w:author="Mohammad Nayeem Hasan [2]" w:date="2023-03-01T20:42:00Z">
              <w:r w:rsidR="00216CD2">
                <w:rPr>
                  <w:rStyle w:val="label"/>
                  <w:rFonts w:ascii="Times New Roman" w:hAnsi="Times New Roman" w:cs="Times New Roman"/>
                  <w:sz w:val="24"/>
                  <w:szCs w:val="24"/>
                </w:rPr>
                <w:t>.</w:t>
              </w:r>
            </w:ins>
            <w:ins w:id="1590" w:author="Mohammad Nayeem Hasan [2]" w:date="2023-03-03T22:52:00Z">
              <w:r>
                <w:rPr>
                  <w:rStyle w:val="label"/>
                  <w:rFonts w:ascii="Times New Roman" w:hAnsi="Times New Roman" w:cs="Times New Roman"/>
                  <w:sz w:val="24"/>
                  <w:szCs w:val="24"/>
                </w:rPr>
                <w:t>17</w:t>
              </w:r>
            </w:ins>
            <w:ins w:id="1591" w:author="Mohammad Nayeem Hasan" w:date="2022-11-24T23:04:00Z">
              <w:del w:id="1592" w:author="Mohammad Nayeem Hasan [2]" w:date="2023-03-01T20:42:00Z">
                <w:r w:rsidR="00F062D0" w:rsidRPr="00F062D0" w:rsidDel="00216CD2">
                  <w:rPr>
                    <w:rStyle w:val="label"/>
                    <w:rFonts w:ascii="Times New Roman" w:hAnsi="Times New Roman" w:cs="Times New Roman"/>
                    <w:sz w:val="24"/>
                    <w:szCs w:val="24"/>
                  </w:rPr>
                  <w:delText>188.00</w:delText>
                </w:r>
              </w:del>
            </w:ins>
            <w:ins w:id="1593" w:author="Mohammad Nayeem Hasan" w:date="2022-11-25T00:02:00Z">
              <w:r w:rsidR="00007A5C">
                <w:rPr>
                  <w:rStyle w:val="label"/>
                  <w:rFonts w:ascii="Times New Roman" w:hAnsi="Times New Roman" w:cs="Times New Roman"/>
                  <w:sz w:val="24"/>
                  <w:szCs w:val="24"/>
                </w:rPr>
                <w:t xml:space="preserve"> (</w:t>
              </w:r>
            </w:ins>
            <w:ins w:id="1594" w:author="Mohammad Nayeem Hasan [2]" w:date="2023-03-03T22:57:00Z">
              <w:r>
                <w:rPr>
                  <w:rStyle w:val="label"/>
                  <w:rFonts w:ascii="Times New Roman" w:hAnsi="Times New Roman" w:cs="Times New Roman"/>
                  <w:sz w:val="24"/>
                  <w:szCs w:val="24"/>
                </w:rPr>
                <w:t>1066.58</w:t>
              </w:r>
            </w:ins>
            <w:ins w:id="1595" w:author="Mohammad Nayeem Hasan" w:date="2022-11-25T00:03:00Z">
              <w:del w:id="1596" w:author="Mohammad Nayeem Hasan [2]" w:date="2023-03-01T20:43:00Z">
                <w:r w:rsidR="00007A5C" w:rsidRPr="00007A5C" w:rsidDel="00216CD2">
                  <w:rPr>
                    <w:rStyle w:val="label"/>
                    <w:rFonts w:ascii="Times New Roman" w:hAnsi="Times New Roman" w:cs="Times New Roman"/>
                    <w:sz w:val="24"/>
                    <w:szCs w:val="24"/>
                  </w:rPr>
                  <w:delText>375.54</w:delText>
                </w:r>
              </w:del>
            </w:ins>
            <w:ins w:id="1597" w:author="Mohammad Nayeem Hasan" w:date="2022-11-25T00:04:00Z">
              <w:r w:rsidR="00007A5C">
                <w:rPr>
                  <w:rStyle w:val="label"/>
                  <w:rFonts w:ascii="Times New Roman" w:hAnsi="Times New Roman" w:cs="Times New Roman"/>
                  <w:sz w:val="24"/>
                  <w:szCs w:val="24"/>
                </w:rPr>
                <w:t>)</w:t>
              </w:r>
            </w:ins>
          </w:p>
        </w:tc>
        <w:tc>
          <w:tcPr>
            <w:tcW w:w="1185" w:type="pct"/>
            <w:tcPrChange w:id="1598" w:author="Mohammad Nayeem Hasan" w:date="2022-11-03T16:46:00Z">
              <w:tcPr>
                <w:tcW w:w="718" w:type="pct"/>
              </w:tcPr>
            </w:tcPrChange>
          </w:tcPr>
          <w:p w14:paraId="156B53B8" w14:textId="0758BC3D" w:rsidR="007659D3" w:rsidRPr="007A0C5A" w:rsidRDefault="00216CD2">
            <w:pPr>
              <w:spacing w:line="276" w:lineRule="auto"/>
              <w:rPr>
                <w:ins w:id="1599" w:author="Haider, Najmul" w:date="2022-10-16T18:07:00Z"/>
                <w:rStyle w:val="label"/>
                <w:rFonts w:ascii="Times New Roman" w:hAnsi="Times New Roman" w:cs="Times New Roman"/>
                <w:sz w:val="24"/>
                <w:szCs w:val="24"/>
              </w:rPr>
              <w:pPrChange w:id="1600" w:author="Mohammad Nayeem Hasan" w:date="2022-11-03T22:34:00Z">
                <w:pPr/>
              </w:pPrChange>
            </w:pPr>
            <w:ins w:id="1601" w:author="Mohammad Nayeem Hasan [2]" w:date="2023-03-01T20:45:00Z">
              <w:r>
                <w:rPr>
                  <w:rStyle w:val="label"/>
                  <w:rFonts w:ascii="Times New Roman" w:hAnsi="Times New Roman" w:cs="Times New Roman"/>
                  <w:sz w:val="24"/>
                  <w:szCs w:val="24"/>
                </w:rPr>
                <w:t>5024</w:t>
              </w:r>
            </w:ins>
            <w:ins w:id="1602" w:author="Mohammad Nayeem Hasan" w:date="2022-10-30T22:38:00Z">
              <w:del w:id="1603" w:author="Mohammad Nayeem Hasan [2]" w:date="2023-03-01T20:45:00Z">
                <w:r w:rsidR="007659D3" w:rsidRPr="007A0C5A" w:rsidDel="00216CD2">
                  <w:rPr>
                    <w:rStyle w:val="label"/>
                    <w:rFonts w:ascii="Times New Roman" w:hAnsi="Times New Roman" w:cs="Times New Roman"/>
                    <w:sz w:val="24"/>
                    <w:szCs w:val="24"/>
                  </w:rPr>
                  <w:delText>1247</w:delText>
                </w:r>
              </w:del>
            </w:ins>
          </w:p>
        </w:tc>
      </w:tr>
    </w:tbl>
    <w:p w14:paraId="2FE8C895" w14:textId="652B1CEA" w:rsidR="00290F65" w:rsidRPr="00186BD2" w:rsidRDefault="00290F65">
      <w:pPr>
        <w:spacing w:line="276" w:lineRule="auto"/>
        <w:rPr>
          <w:ins w:id="1604" w:author="Haider, Najmul" w:date="2022-10-16T18:06:00Z"/>
          <w:rStyle w:val="label"/>
          <w:rFonts w:ascii="Times New Roman" w:hAnsi="Times New Roman" w:cs="Times New Roman"/>
          <w:sz w:val="24"/>
          <w:szCs w:val="24"/>
        </w:rPr>
        <w:pPrChange w:id="1605" w:author="Mohammad Nayeem Hasan" w:date="2022-11-03T22:34:00Z">
          <w:pPr/>
        </w:pPrChange>
      </w:pPr>
      <w:ins w:id="1606" w:author="Haider, Najmul" w:date="2022-10-16T18:06:00Z">
        <w:r w:rsidRPr="00186BD2">
          <w:rPr>
            <w:rStyle w:val="label"/>
            <w:rFonts w:ascii="Times New Roman" w:hAnsi="Times New Roman" w:cs="Times New Roman"/>
            <w:sz w:val="24"/>
            <w:szCs w:val="24"/>
          </w:rPr>
          <w:t xml:space="preserve"> </w:t>
        </w:r>
      </w:ins>
    </w:p>
    <w:p w14:paraId="1AB1E7FE" w14:textId="62D8BD73" w:rsidR="00290F65" w:rsidRPr="00186BD2" w:rsidRDefault="00290F65">
      <w:pPr>
        <w:spacing w:line="276" w:lineRule="auto"/>
        <w:rPr>
          <w:ins w:id="1607" w:author="Haider, Najmul" w:date="2022-10-16T18:05:00Z"/>
          <w:rStyle w:val="label"/>
          <w:rFonts w:ascii="Times New Roman" w:hAnsi="Times New Roman" w:cs="Times New Roman"/>
          <w:sz w:val="24"/>
          <w:szCs w:val="24"/>
        </w:rPr>
        <w:pPrChange w:id="1608" w:author="Mohammad Nayeem Hasan" w:date="2022-11-03T22:34:00Z">
          <w:pPr/>
        </w:pPrChange>
      </w:pPr>
      <w:ins w:id="1609" w:author="Haider, Najmul" w:date="2022-10-16T18:06:00Z">
        <w:r w:rsidRPr="00186BD2">
          <w:rPr>
            <w:rStyle w:val="label"/>
            <w:rFonts w:ascii="Times New Roman" w:hAnsi="Times New Roman" w:cs="Times New Roman"/>
            <w:sz w:val="24"/>
            <w:szCs w:val="24"/>
          </w:rPr>
          <w:t xml:space="preserve"> </w:t>
        </w:r>
      </w:ins>
    </w:p>
    <w:p w14:paraId="551003B7" w14:textId="77777777" w:rsidR="00125094" w:rsidRPr="00186BD2" w:rsidRDefault="00125094">
      <w:pPr>
        <w:spacing w:line="276" w:lineRule="auto"/>
        <w:rPr>
          <w:ins w:id="1610" w:author="Haider, Najmul" w:date="2022-10-16T18:09:00Z"/>
          <w:rStyle w:val="label"/>
          <w:rFonts w:ascii="Times New Roman" w:hAnsi="Times New Roman" w:cs="Times New Roman"/>
          <w:b/>
          <w:bCs/>
          <w:sz w:val="24"/>
          <w:szCs w:val="24"/>
        </w:rPr>
        <w:pPrChange w:id="1611" w:author="Mohammad Nayeem Hasan" w:date="2022-11-03T22:34:00Z">
          <w:pPr/>
        </w:pPrChange>
      </w:pPr>
      <w:ins w:id="1612" w:author="Haider, Najmul" w:date="2022-10-16T18:09:00Z">
        <w:r w:rsidRPr="00186BD2">
          <w:rPr>
            <w:rStyle w:val="label"/>
            <w:rFonts w:ascii="Times New Roman" w:hAnsi="Times New Roman" w:cs="Times New Roman"/>
            <w:b/>
            <w:bCs/>
            <w:sz w:val="24"/>
            <w:szCs w:val="24"/>
          </w:rPr>
          <w:t xml:space="preserve">Growth Factors: </w:t>
        </w:r>
      </w:ins>
    </w:p>
    <w:p w14:paraId="5F9C0937" w14:textId="58901C98" w:rsidR="00CC5D63" w:rsidRPr="00186BD2" w:rsidRDefault="00125094">
      <w:pPr>
        <w:spacing w:line="276" w:lineRule="auto"/>
        <w:ind w:firstLine="720"/>
        <w:rPr>
          <w:ins w:id="1613" w:author="Haider, Najmul" w:date="2022-10-16T18:12:00Z"/>
          <w:rFonts w:ascii="Times New Roman" w:hAnsi="Times New Roman" w:cs="Times New Roman"/>
          <w:sz w:val="24"/>
          <w:szCs w:val="24"/>
        </w:rPr>
        <w:pPrChange w:id="1614" w:author="Mohammad Nayeem Hasan" w:date="2022-11-03T23:46:00Z">
          <w:pPr/>
        </w:pPrChange>
      </w:pPr>
      <w:ins w:id="1615" w:author="Haider, Najmul" w:date="2022-10-16T18:09:00Z">
        <w:r w:rsidRPr="00186BD2">
          <w:rPr>
            <w:rStyle w:val="label"/>
            <w:rFonts w:ascii="Times New Roman" w:hAnsi="Times New Roman" w:cs="Times New Roman"/>
            <w:sz w:val="24"/>
            <w:szCs w:val="24"/>
          </w:rPr>
          <w:t xml:space="preserve">The mean monthly </w:t>
        </w:r>
      </w:ins>
      <w:ins w:id="1616" w:author="Haider, Najmul" w:date="2022-10-16T18:10:00Z">
        <w:r w:rsidRPr="00186BD2">
          <w:rPr>
            <w:rStyle w:val="label"/>
            <w:rFonts w:ascii="Times New Roman" w:hAnsi="Times New Roman" w:cs="Times New Roman"/>
            <w:sz w:val="24"/>
            <w:szCs w:val="24"/>
          </w:rPr>
          <w:t xml:space="preserve">growth factor was </w:t>
        </w:r>
      </w:ins>
      <w:ins w:id="1617" w:author="Mohammad Nayeem Hasan" w:date="2022-11-03T21:31:00Z">
        <w:r w:rsidR="00BE0B19">
          <w:rPr>
            <w:rStyle w:val="label"/>
            <w:rFonts w:ascii="Times New Roman" w:hAnsi="Times New Roman" w:cs="Times New Roman"/>
            <w:sz w:val="24"/>
            <w:szCs w:val="24"/>
          </w:rPr>
          <w:t>0.02</w:t>
        </w:r>
      </w:ins>
      <w:ins w:id="1618" w:author="Haider, Najmul" w:date="2022-10-16T18:10:00Z">
        <w:del w:id="1619" w:author="Mohammad Nayeem Hasan" w:date="2022-11-03T21:31:00Z">
          <w:r w:rsidRPr="00186BD2" w:rsidDel="00BE0B19">
            <w:rPr>
              <w:rStyle w:val="label"/>
              <w:rFonts w:ascii="Times New Roman" w:hAnsi="Times New Roman" w:cs="Times New Roman"/>
              <w:sz w:val="24"/>
              <w:szCs w:val="24"/>
            </w:rPr>
            <w:delText>XX</w:delText>
          </w:r>
        </w:del>
        <w:r w:rsidRPr="00186BD2">
          <w:rPr>
            <w:rStyle w:val="label"/>
            <w:rFonts w:ascii="Times New Roman" w:hAnsi="Times New Roman" w:cs="Times New Roman"/>
            <w:sz w:val="24"/>
            <w:szCs w:val="24"/>
          </w:rPr>
          <w:t xml:space="preserve"> </w:t>
        </w:r>
        <w:del w:id="1620" w:author="Mohammad Nayeem Hasan" w:date="2022-11-03T21:31:00Z">
          <w:r w:rsidRPr="00186BD2" w:rsidDel="00BE0B19">
            <w:rPr>
              <w:rStyle w:val="label"/>
              <w:rFonts w:ascii="Times New Roman" w:hAnsi="Times New Roman" w:cs="Times New Roman"/>
              <w:sz w:val="24"/>
              <w:szCs w:val="24"/>
            </w:rPr>
            <w:delText>(</w:delText>
          </w:r>
        </w:del>
        <w:r w:rsidRPr="00186BD2">
          <w:rPr>
            <w:rFonts w:ascii="Times New Roman" w:hAnsi="Times New Roman" w:cs="Times New Roman"/>
            <w:sz w:val="24"/>
            <w:szCs w:val="24"/>
          </w:rPr>
          <w:t>(</w:t>
        </w:r>
      </w:ins>
      <w:ins w:id="1621" w:author="Mohammad Nayeem Hasan" w:date="2022-11-03T21:32:00Z">
        <w:r w:rsidR="00644D8F">
          <w:rPr>
            <w:rFonts w:ascii="Times New Roman" w:hAnsi="Times New Roman" w:cs="Times New Roman"/>
            <w:sz w:val="24"/>
            <w:szCs w:val="24"/>
          </w:rPr>
          <w:t>SD=</w:t>
        </w:r>
        <w:r w:rsidR="00BE0B19">
          <w:rPr>
            <w:rFonts w:ascii="Times New Roman" w:hAnsi="Times New Roman" w:cs="Times New Roman"/>
            <w:sz w:val="24"/>
            <w:szCs w:val="24"/>
          </w:rPr>
          <w:t>1.15</w:t>
        </w:r>
      </w:ins>
      <w:ins w:id="1622" w:author="Haider, Najmul" w:date="2022-10-16T18:10:00Z">
        <w:del w:id="1623" w:author="Mohammad Nayeem Hasan" w:date="2022-11-03T21:31:00Z">
          <w:r w:rsidRPr="00186BD2" w:rsidDel="00BE0B19">
            <w:rPr>
              <w:rFonts w:ascii="Times New Roman" w:hAnsi="Times New Roman" w:cs="Times New Roman"/>
              <w:sz w:val="24"/>
              <w:szCs w:val="24"/>
            </w:rPr>
            <w:delText>±SD</w:delText>
          </w:r>
        </w:del>
        <w:r w:rsidRPr="00186BD2">
          <w:rPr>
            <w:rFonts w:ascii="Times New Roman" w:hAnsi="Times New Roman" w:cs="Times New Roman"/>
            <w:sz w:val="24"/>
            <w:szCs w:val="24"/>
          </w:rPr>
          <w:t xml:space="preserve">) with highest monthly GF recorded at the month of </w:t>
        </w:r>
      </w:ins>
      <w:ins w:id="1624" w:author="Mohammad Nayeem Hasan" w:date="2022-11-03T21:33:00Z">
        <w:r w:rsidR="00644D8F">
          <w:rPr>
            <w:rFonts w:ascii="Times New Roman" w:hAnsi="Times New Roman" w:cs="Times New Roman"/>
            <w:sz w:val="24"/>
            <w:szCs w:val="24"/>
          </w:rPr>
          <w:t>July</w:t>
        </w:r>
      </w:ins>
      <w:ins w:id="1625" w:author="Mohammad Nayeem Hasan" w:date="2022-11-03T21:34:00Z">
        <w:r w:rsidR="00644D8F">
          <w:rPr>
            <w:rFonts w:ascii="Times New Roman" w:hAnsi="Times New Roman" w:cs="Times New Roman"/>
            <w:sz w:val="24"/>
            <w:szCs w:val="24"/>
          </w:rPr>
          <w:t xml:space="preserve"> (2.09)</w:t>
        </w:r>
      </w:ins>
      <w:ins w:id="1626" w:author="Haider, Najmul" w:date="2022-10-16T18:10:00Z">
        <w:del w:id="1627" w:author="Mohammad Nayeem Hasan" w:date="2022-11-03T21:33:00Z">
          <w:r w:rsidRPr="00186BD2" w:rsidDel="00644D8F">
            <w:rPr>
              <w:rFonts w:ascii="Times New Roman" w:hAnsi="Times New Roman" w:cs="Times New Roman"/>
              <w:sz w:val="24"/>
              <w:szCs w:val="24"/>
            </w:rPr>
            <w:delText>XXXX</w:delText>
          </w:r>
        </w:del>
        <w:r w:rsidRPr="00186BD2">
          <w:rPr>
            <w:rFonts w:ascii="Times New Roman" w:hAnsi="Times New Roman" w:cs="Times New Roman"/>
            <w:sz w:val="24"/>
            <w:szCs w:val="24"/>
          </w:rPr>
          <w:t xml:space="preserve"> and lowest in the month of </w:t>
        </w:r>
      </w:ins>
      <w:ins w:id="1628" w:author="Mohammad Nayeem Hasan" w:date="2022-11-03T21:33:00Z">
        <w:r w:rsidR="00644D8F">
          <w:rPr>
            <w:rFonts w:ascii="Times New Roman" w:hAnsi="Times New Roman" w:cs="Times New Roman"/>
            <w:sz w:val="24"/>
            <w:szCs w:val="24"/>
          </w:rPr>
          <w:t>January</w:t>
        </w:r>
      </w:ins>
      <w:ins w:id="1629" w:author="Mohammad Nayeem Hasan" w:date="2022-11-03T21:34:00Z">
        <w:r w:rsidR="00644D8F">
          <w:rPr>
            <w:rFonts w:ascii="Times New Roman" w:hAnsi="Times New Roman" w:cs="Times New Roman"/>
            <w:sz w:val="24"/>
            <w:szCs w:val="24"/>
          </w:rPr>
          <w:t xml:space="preserve"> (-1.88)</w:t>
        </w:r>
      </w:ins>
      <w:ins w:id="1630" w:author="Haider, Najmul" w:date="2022-10-16T18:10:00Z">
        <w:del w:id="1631" w:author="Mohammad Nayeem Hasan" w:date="2022-11-03T21:33:00Z">
          <w:r w:rsidRPr="00186BD2" w:rsidDel="00644D8F">
            <w:rPr>
              <w:rFonts w:ascii="Times New Roman" w:hAnsi="Times New Roman" w:cs="Times New Roman"/>
              <w:sz w:val="24"/>
              <w:szCs w:val="24"/>
            </w:rPr>
            <w:delText>XX</w:delText>
          </w:r>
        </w:del>
        <w:del w:id="1632" w:author="Mohammad Nayeem Hasan" w:date="2022-11-03T21:34:00Z">
          <w:r w:rsidRPr="00186BD2" w:rsidDel="00644D8F">
            <w:rPr>
              <w:rFonts w:ascii="Times New Roman" w:hAnsi="Times New Roman" w:cs="Times New Roman"/>
              <w:sz w:val="24"/>
              <w:szCs w:val="24"/>
            </w:rPr>
            <w:delText xml:space="preserve"> at </w:delText>
          </w:r>
        </w:del>
        <w:del w:id="1633" w:author="Mohammad Nayeem Hasan" w:date="2022-11-03T21:33:00Z">
          <w:r w:rsidRPr="00186BD2" w:rsidDel="00644D8F">
            <w:rPr>
              <w:rFonts w:ascii="Times New Roman" w:hAnsi="Times New Roman" w:cs="Times New Roman"/>
              <w:sz w:val="24"/>
              <w:szCs w:val="24"/>
            </w:rPr>
            <w:delText>YY</w:delText>
          </w:r>
        </w:del>
        <w:del w:id="1634" w:author="Mohammad Nayeem Hasan" w:date="2022-11-03T21:34:00Z">
          <w:r w:rsidRPr="00186BD2" w:rsidDel="00644D8F">
            <w:rPr>
              <w:rFonts w:ascii="Times New Roman" w:hAnsi="Times New Roman" w:cs="Times New Roman"/>
              <w:sz w:val="24"/>
              <w:szCs w:val="24"/>
            </w:rPr>
            <w:delText xml:space="preserve"> (±SD)</w:delText>
          </w:r>
        </w:del>
        <w:r w:rsidRPr="00186BD2">
          <w:rPr>
            <w:rFonts w:ascii="Times New Roman" w:hAnsi="Times New Roman" w:cs="Times New Roman"/>
            <w:sz w:val="24"/>
            <w:szCs w:val="24"/>
          </w:rPr>
          <w:t>.</w:t>
        </w:r>
      </w:ins>
      <w:ins w:id="1635" w:author="Haider, Najmul" w:date="2022-10-16T18:11:00Z">
        <w:r w:rsidR="00CC5D63" w:rsidRPr="00186BD2">
          <w:rPr>
            <w:rFonts w:ascii="Times New Roman" w:hAnsi="Times New Roman" w:cs="Times New Roman"/>
            <w:sz w:val="24"/>
            <w:szCs w:val="24"/>
          </w:rPr>
          <w:t xml:space="preserve"> The 95% CI of GF was above 1 f</w:t>
        </w:r>
      </w:ins>
      <w:ins w:id="1636" w:author="Haider, Najmul" w:date="2022-10-16T18:12:00Z">
        <w:r w:rsidR="00CC5D63" w:rsidRPr="00186BD2">
          <w:rPr>
            <w:rFonts w:ascii="Times New Roman" w:hAnsi="Times New Roman" w:cs="Times New Roman"/>
            <w:sz w:val="24"/>
            <w:szCs w:val="24"/>
          </w:rPr>
          <w:t xml:space="preserve">or the months of </w:t>
        </w:r>
        <w:del w:id="1637" w:author="Mohammad Nayeem Hasan" w:date="2022-11-03T21:38:00Z">
          <w:r w:rsidR="00CC5D63" w:rsidRPr="00186BD2" w:rsidDel="007755B8">
            <w:rPr>
              <w:rFonts w:ascii="Times New Roman" w:hAnsi="Times New Roman" w:cs="Times New Roman"/>
              <w:sz w:val="24"/>
              <w:szCs w:val="24"/>
            </w:rPr>
            <w:delText>XX, YY, ZZ</w:delText>
          </w:r>
        </w:del>
      </w:ins>
      <w:ins w:id="1638" w:author="Mohammad Nayeem Hasan" w:date="2022-11-03T21:38:00Z">
        <w:r w:rsidR="007755B8">
          <w:rPr>
            <w:rFonts w:ascii="Times New Roman" w:hAnsi="Times New Roman" w:cs="Times New Roman"/>
            <w:sz w:val="24"/>
            <w:szCs w:val="24"/>
          </w:rPr>
          <w:t>June and July</w:t>
        </w:r>
      </w:ins>
      <w:ins w:id="1639" w:author="Haider, Najmul" w:date="2022-10-16T18:12:00Z">
        <w:del w:id="1640" w:author="Mohammad Nayeem Hasan" w:date="2022-11-03T21:38:00Z">
          <w:r w:rsidR="00CC5D63" w:rsidRPr="00186BD2" w:rsidDel="007755B8">
            <w:rPr>
              <w:rFonts w:ascii="Times New Roman" w:hAnsi="Times New Roman" w:cs="Times New Roman"/>
              <w:sz w:val="24"/>
              <w:szCs w:val="24"/>
            </w:rPr>
            <w:delText xml:space="preserve"> etc</w:delText>
          </w:r>
        </w:del>
        <w:r w:rsidR="00CC5D63" w:rsidRPr="00186BD2">
          <w:rPr>
            <w:rFonts w:ascii="Times New Roman" w:hAnsi="Times New Roman" w:cs="Times New Roman"/>
            <w:sz w:val="24"/>
            <w:szCs w:val="24"/>
          </w:rPr>
          <w:t xml:space="preserve">. </w:t>
        </w:r>
      </w:ins>
    </w:p>
    <w:p w14:paraId="0EB55279" w14:textId="459333CC" w:rsidR="00CC5D63" w:rsidRPr="00186BD2" w:rsidRDefault="00DD6489">
      <w:pPr>
        <w:spacing w:line="276" w:lineRule="auto"/>
        <w:rPr>
          <w:ins w:id="1641" w:author="Haider, Najmul" w:date="2022-10-16T18:12:00Z"/>
          <w:rFonts w:ascii="Times New Roman" w:hAnsi="Times New Roman" w:cs="Times New Roman"/>
          <w:sz w:val="24"/>
          <w:szCs w:val="24"/>
        </w:rPr>
        <w:pPrChange w:id="1642" w:author="Mohammad Nayeem Hasan" w:date="2022-11-03T22:34:00Z">
          <w:pPr/>
        </w:pPrChange>
      </w:pPr>
      <w:ins w:id="1643" w:author="Mohammad Nayeem Hasan" w:date="2022-11-25T00:35:00Z">
        <w:del w:id="1644" w:author="Mohammad Nayeem Hasan [2]" w:date="2023-03-02T00:26:00Z">
          <w:r w:rsidDel="00324E21">
            <w:rPr>
              <w:noProof/>
            </w:rPr>
            <w:lastRenderedPageBreak/>
            <w:drawing>
              <wp:inline distT="0" distB="0" distL="0" distR="0" wp14:anchorId="19359CC7" wp14:editId="679558B8">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del>
      </w:ins>
      <w:ins w:id="1645" w:author="Mohammad Nayeem Hasan [2]" w:date="2023-03-04T03:01:00Z">
        <w:r w:rsidR="00C43D07">
          <w:rPr>
            <w:noProof/>
          </w:rPr>
          <w:drawing>
            <wp:inline distT="0" distB="0" distL="0" distR="0" wp14:anchorId="57DD53BD" wp14:editId="28780998">
              <wp:extent cx="5943600" cy="792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ins>
    </w:p>
    <w:p w14:paraId="644BE500" w14:textId="77777777" w:rsidR="00C23680" w:rsidRDefault="00C23680">
      <w:pPr>
        <w:spacing w:line="276" w:lineRule="auto"/>
        <w:rPr>
          <w:ins w:id="1646" w:author="Mohammad Nayeem Hasan" w:date="2022-11-25T15:22:00Z"/>
          <w:rFonts w:ascii="Times New Roman" w:hAnsi="Times New Roman" w:cs="Times New Roman"/>
          <w:sz w:val="24"/>
          <w:szCs w:val="24"/>
        </w:rPr>
      </w:pPr>
    </w:p>
    <w:p w14:paraId="63EDF7B7" w14:textId="60EAD11D" w:rsidR="00C23680" w:rsidRDefault="00C23680">
      <w:pPr>
        <w:spacing w:line="276" w:lineRule="auto"/>
        <w:rPr>
          <w:ins w:id="1647" w:author="Mohammad Nayeem Hasan" w:date="2022-11-25T15:22:00Z"/>
          <w:rFonts w:ascii="Times New Roman" w:hAnsi="Times New Roman" w:cs="Times New Roman"/>
          <w:sz w:val="24"/>
          <w:szCs w:val="24"/>
        </w:rPr>
      </w:pPr>
      <w:ins w:id="1648" w:author="Mohammad Nayeem Hasan" w:date="2022-11-25T15:22:00Z">
        <w:r w:rsidRPr="00C23680">
          <w:rPr>
            <w:rFonts w:ascii="Times New Roman" w:hAnsi="Times New Roman" w:cs="Times New Roman"/>
            <w:sz w:val="24"/>
            <w:szCs w:val="24"/>
          </w:rPr>
          <w:lastRenderedPageBreak/>
          <w:t xml:space="preserve">Table 2. ARIMA model selection using </w:t>
        </w:r>
      </w:ins>
      <w:ins w:id="1649" w:author="Mohammad Nayeem Hasan" w:date="2022-11-25T15:24:00Z">
        <w:r>
          <w:rPr>
            <w:rFonts w:ascii="Times New Roman" w:hAnsi="Times New Roman" w:cs="Times New Roman"/>
            <w:sz w:val="24"/>
            <w:szCs w:val="24"/>
          </w:rPr>
          <w:t xml:space="preserve">AIC, AICc, </w:t>
        </w:r>
      </w:ins>
      <w:ins w:id="1650" w:author="Mohammad Nayeem Hasan" w:date="2022-11-25T15:22:00Z">
        <w:r w:rsidRPr="00C23680">
          <w:rPr>
            <w:rFonts w:ascii="Times New Roman" w:hAnsi="Times New Roman" w:cs="Times New Roman"/>
            <w:sz w:val="24"/>
            <w:szCs w:val="24"/>
          </w:rPr>
          <w:t>Bayesian Information Criteria (BIC).</w:t>
        </w:r>
      </w:ins>
    </w:p>
    <w:tbl>
      <w:tblPr>
        <w:tblStyle w:val="TableGrid"/>
        <w:tblW w:w="10216" w:type="dxa"/>
        <w:tblLook w:val="04A0" w:firstRow="1" w:lastRow="0" w:firstColumn="1" w:lastColumn="0" w:noHBand="0" w:noVBand="1"/>
        <w:tblPrChange w:id="1651" w:author="Mohammad Nayeem Hasan [2]" w:date="2023-03-01T23:32:00Z">
          <w:tblPr>
            <w:tblStyle w:val="TableGrid"/>
            <w:tblW w:w="0" w:type="auto"/>
            <w:tblLook w:val="04A0" w:firstRow="1" w:lastRow="0" w:firstColumn="1" w:lastColumn="0" w:noHBand="0" w:noVBand="1"/>
          </w:tblPr>
        </w:tblPrChange>
      </w:tblPr>
      <w:tblGrid>
        <w:gridCol w:w="736"/>
        <w:gridCol w:w="1896"/>
        <w:gridCol w:w="1896"/>
        <w:gridCol w:w="1896"/>
        <w:gridCol w:w="1896"/>
        <w:gridCol w:w="1896"/>
        <w:tblGridChange w:id="1652">
          <w:tblGrid>
            <w:gridCol w:w="720"/>
            <w:gridCol w:w="16"/>
            <w:gridCol w:w="1710"/>
            <w:gridCol w:w="186"/>
            <w:gridCol w:w="1540"/>
            <w:gridCol w:w="356"/>
            <w:gridCol w:w="1370"/>
            <w:gridCol w:w="526"/>
            <w:gridCol w:w="1200"/>
            <w:gridCol w:w="696"/>
            <w:gridCol w:w="1030"/>
            <w:gridCol w:w="866"/>
          </w:tblGrid>
        </w:tblGridChange>
      </w:tblGrid>
      <w:tr w:rsidR="00A017A5" w14:paraId="7738BF18" w14:textId="11ED9D19" w:rsidTr="007F4FA9">
        <w:trPr>
          <w:ins w:id="1653" w:author="Mohammad Nayeem Hasan" w:date="2022-11-25T15:22:00Z"/>
          <w:trPrChange w:id="1654" w:author="Mohammad Nayeem Hasan [2]" w:date="2023-03-01T23:32:00Z">
            <w:trPr>
              <w:gridAfter w:val="0"/>
            </w:trPr>
          </w:trPrChange>
        </w:trPr>
        <w:tc>
          <w:tcPr>
            <w:tcW w:w="736" w:type="dxa"/>
            <w:tcPrChange w:id="1655" w:author="Mohammad Nayeem Hasan [2]" w:date="2023-03-01T23:32:00Z">
              <w:tcPr>
                <w:tcW w:w="1559" w:type="dxa"/>
              </w:tcPr>
            </w:tcPrChange>
          </w:tcPr>
          <w:p w14:paraId="2CD0207A" w14:textId="77777777" w:rsidR="00824B82" w:rsidRPr="00B81CB1" w:rsidRDefault="00824B82">
            <w:pPr>
              <w:spacing w:line="276" w:lineRule="auto"/>
              <w:rPr>
                <w:ins w:id="1656" w:author="Mohammad Nayeem Hasan" w:date="2022-11-25T15:22:00Z"/>
                <w:rFonts w:ascii="Times New Roman" w:hAnsi="Times New Roman" w:cs="Times New Roman"/>
                <w:sz w:val="24"/>
                <w:szCs w:val="24"/>
              </w:rPr>
            </w:pPr>
          </w:p>
        </w:tc>
        <w:tc>
          <w:tcPr>
            <w:tcW w:w="1896" w:type="dxa"/>
            <w:tcPrChange w:id="1657" w:author="Mohammad Nayeem Hasan [2]" w:date="2023-03-01T23:32:00Z">
              <w:tcPr>
                <w:tcW w:w="1559" w:type="dxa"/>
                <w:gridSpan w:val="2"/>
              </w:tcPr>
            </w:tcPrChange>
          </w:tcPr>
          <w:p w14:paraId="477AC635" w14:textId="0DF13B0A" w:rsidR="00824B82" w:rsidRPr="00B81CB1" w:rsidRDefault="00824B82">
            <w:pPr>
              <w:spacing w:line="276" w:lineRule="auto"/>
              <w:rPr>
                <w:ins w:id="1658" w:author="Mohammad Nayeem Hasan" w:date="2022-11-25T15:22:00Z"/>
                <w:rFonts w:ascii="Times New Roman" w:hAnsi="Times New Roman" w:cs="Times New Roman"/>
                <w:sz w:val="24"/>
                <w:szCs w:val="24"/>
              </w:rPr>
            </w:pPr>
            <w:ins w:id="1659" w:author="Mohammad Nayeem Hasan" w:date="2022-11-25T15:25:00Z">
              <w:r w:rsidRPr="00B81CB1">
                <w:rPr>
                  <w:rFonts w:ascii="Times New Roman" w:hAnsi="Times New Roman" w:cs="Times New Roman"/>
                  <w:sz w:val="24"/>
                  <w:szCs w:val="24"/>
                </w:rPr>
                <w:t>ARIMA (0,</w:t>
              </w:r>
            </w:ins>
            <w:ins w:id="1660" w:author="Mohammad Nayeem Hasan [2]" w:date="2023-03-01T23:21:00Z">
              <w:r w:rsidR="00A017A5" w:rsidRPr="00B81CB1">
                <w:rPr>
                  <w:rFonts w:ascii="Times New Roman" w:hAnsi="Times New Roman" w:cs="Times New Roman"/>
                  <w:sz w:val="24"/>
                  <w:szCs w:val="24"/>
                </w:rPr>
                <w:t>1</w:t>
              </w:r>
            </w:ins>
            <w:ins w:id="1661" w:author="Mohammad Nayeem Hasan" w:date="2022-11-25T15:25:00Z">
              <w:del w:id="1662" w:author="Mohammad Nayeem Hasan [2]" w:date="2023-03-01T23:21:00Z">
                <w:r w:rsidRPr="00B81CB1" w:rsidDel="00A017A5">
                  <w:rPr>
                    <w:rFonts w:ascii="Times New Roman" w:hAnsi="Times New Roman" w:cs="Times New Roman"/>
                    <w:sz w:val="24"/>
                    <w:szCs w:val="24"/>
                  </w:rPr>
                  <w:delText>0</w:delText>
                </w:r>
              </w:del>
              <w:r w:rsidRPr="00B81CB1">
                <w:rPr>
                  <w:rFonts w:ascii="Times New Roman" w:hAnsi="Times New Roman" w:cs="Times New Roman"/>
                  <w:sz w:val="24"/>
                  <w:szCs w:val="24"/>
                </w:rPr>
                <w:t>,</w:t>
              </w:r>
            </w:ins>
            <w:ins w:id="1663" w:author="Mohammad Nayeem Hasan [2]" w:date="2023-03-01T23:21:00Z">
              <w:r w:rsidR="00A017A5" w:rsidRPr="00B81CB1">
                <w:rPr>
                  <w:rFonts w:ascii="Times New Roman" w:hAnsi="Times New Roman" w:cs="Times New Roman"/>
                  <w:sz w:val="24"/>
                  <w:szCs w:val="24"/>
                </w:rPr>
                <w:t>0</w:t>
              </w:r>
            </w:ins>
            <w:ins w:id="1664" w:author="Mohammad Nayeem Hasan" w:date="2022-11-25T15:25:00Z">
              <w:del w:id="1665" w:author="Mohammad Nayeem Hasan [2]" w:date="2023-03-01T23:21:00Z">
                <w:r w:rsidRPr="00B81CB1" w:rsidDel="00A017A5">
                  <w:rPr>
                    <w:rFonts w:ascii="Times New Roman" w:hAnsi="Times New Roman" w:cs="Times New Roman"/>
                    <w:sz w:val="24"/>
                    <w:szCs w:val="24"/>
                  </w:rPr>
                  <w:delText>1</w:delText>
                </w:r>
              </w:del>
              <w:r w:rsidRPr="00B81CB1">
                <w:rPr>
                  <w:rFonts w:ascii="Times New Roman" w:hAnsi="Times New Roman" w:cs="Times New Roman"/>
                  <w:sz w:val="24"/>
                  <w:szCs w:val="24"/>
                </w:rPr>
                <w:t>)</w:t>
              </w:r>
            </w:ins>
          </w:p>
        </w:tc>
        <w:tc>
          <w:tcPr>
            <w:tcW w:w="1896" w:type="dxa"/>
            <w:tcPrChange w:id="1666" w:author="Mohammad Nayeem Hasan [2]" w:date="2023-03-01T23:32:00Z">
              <w:tcPr>
                <w:tcW w:w="1558" w:type="dxa"/>
                <w:gridSpan w:val="2"/>
              </w:tcPr>
            </w:tcPrChange>
          </w:tcPr>
          <w:p w14:paraId="712F8251" w14:textId="34338020" w:rsidR="00824B82" w:rsidRPr="00B81CB1" w:rsidRDefault="00824B82">
            <w:pPr>
              <w:spacing w:line="276" w:lineRule="auto"/>
              <w:rPr>
                <w:ins w:id="1667" w:author="Mohammad Nayeem Hasan" w:date="2022-11-25T15:24:00Z"/>
                <w:rFonts w:ascii="Times New Roman" w:hAnsi="Times New Roman" w:cs="Times New Roman"/>
                <w:sz w:val="24"/>
                <w:szCs w:val="24"/>
              </w:rPr>
            </w:pPr>
            <w:ins w:id="1668" w:author="Mohammad Nayeem Hasan" w:date="2022-11-25T15:25:00Z">
              <w:r w:rsidRPr="00B81CB1">
                <w:rPr>
                  <w:rFonts w:ascii="Times New Roman" w:hAnsi="Times New Roman" w:cs="Times New Roman"/>
                  <w:sz w:val="24"/>
                  <w:szCs w:val="24"/>
                </w:rPr>
                <w:t>ARIMA (1,</w:t>
              </w:r>
            </w:ins>
            <w:ins w:id="1669" w:author="Mohammad Nayeem Hasan" w:date="2022-11-25T15:27:00Z">
              <w:r w:rsidRPr="00B81CB1">
                <w:rPr>
                  <w:rFonts w:ascii="Times New Roman" w:hAnsi="Times New Roman" w:cs="Times New Roman"/>
                  <w:sz w:val="24"/>
                  <w:szCs w:val="24"/>
                </w:rPr>
                <w:t>0</w:t>
              </w:r>
            </w:ins>
            <w:ins w:id="1670" w:author="Mohammad Nayeem Hasan" w:date="2022-11-25T15:25:00Z">
              <w:r w:rsidRPr="00B81CB1">
                <w:rPr>
                  <w:rFonts w:ascii="Times New Roman" w:hAnsi="Times New Roman" w:cs="Times New Roman"/>
                  <w:sz w:val="24"/>
                  <w:szCs w:val="24"/>
                </w:rPr>
                <w:t>,</w:t>
              </w:r>
            </w:ins>
            <w:ins w:id="1671" w:author="Mohammad Nayeem Hasan [2]" w:date="2023-03-01T23:23:00Z">
              <w:r w:rsidR="00A017A5" w:rsidRPr="00B81CB1">
                <w:rPr>
                  <w:rFonts w:ascii="Times New Roman" w:hAnsi="Times New Roman" w:cs="Times New Roman"/>
                  <w:sz w:val="24"/>
                  <w:szCs w:val="24"/>
                </w:rPr>
                <w:t>0</w:t>
              </w:r>
            </w:ins>
            <w:ins w:id="1672" w:author="Mohammad Nayeem Hasan" w:date="2022-11-25T15:25:00Z">
              <w:del w:id="1673" w:author="Mohammad Nayeem Hasan [2]" w:date="2023-03-01T23:23:00Z">
                <w:r w:rsidRPr="00B81CB1" w:rsidDel="00A017A5">
                  <w:rPr>
                    <w:rFonts w:ascii="Times New Roman" w:hAnsi="Times New Roman" w:cs="Times New Roman"/>
                    <w:sz w:val="24"/>
                    <w:szCs w:val="24"/>
                  </w:rPr>
                  <w:delText>2</w:delText>
                </w:r>
              </w:del>
              <w:r w:rsidRPr="00B81CB1">
                <w:rPr>
                  <w:rFonts w:ascii="Times New Roman" w:hAnsi="Times New Roman" w:cs="Times New Roman"/>
                  <w:sz w:val="24"/>
                  <w:szCs w:val="24"/>
                </w:rPr>
                <w:t>)</w:t>
              </w:r>
            </w:ins>
          </w:p>
        </w:tc>
        <w:tc>
          <w:tcPr>
            <w:tcW w:w="1896" w:type="dxa"/>
            <w:tcPrChange w:id="1674" w:author="Mohammad Nayeem Hasan [2]" w:date="2023-03-01T23:32:00Z">
              <w:tcPr>
                <w:tcW w:w="1558" w:type="dxa"/>
                <w:gridSpan w:val="2"/>
              </w:tcPr>
            </w:tcPrChange>
          </w:tcPr>
          <w:p w14:paraId="4C12A995" w14:textId="51B60E29" w:rsidR="00824B82" w:rsidRPr="00B81CB1" w:rsidRDefault="00824B82">
            <w:pPr>
              <w:spacing w:line="276" w:lineRule="auto"/>
              <w:rPr>
                <w:ins w:id="1675" w:author="Mohammad Nayeem Hasan" w:date="2022-11-25T15:22:00Z"/>
                <w:rFonts w:ascii="Times New Roman" w:hAnsi="Times New Roman" w:cs="Times New Roman"/>
                <w:sz w:val="24"/>
                <w:szCs w:val="24"/>
              </w:rPr>
            </w:pPr>
            <w:ins w:id="1676" w:author="Mohammad Nayeem Hasan" w:date="2022-11-25T15:25:00Z">
              <w:r w:rsidRPr="00B81CB1">
                <w:rPr>
                  <w:rFonts w:ascii="Times New Roman" w:hAnsi="Times New Roman" w:cs="Times New Roman"/>
                  <w:sz w:val="24"/>
                  <w:szCs w:val="24"/>
                </w:rPr>
                <w:t>ARIMA (</w:t>
              </w:r>
            </w:ins>
            <w:ins w:id="1677" w:author="Mohammad Nayeem Hasan [2]" w:date="2023-03-01T23:29:00Z">
              <w:r w:rsidR="00A017A5" w:rsidRPr="00B81CB1">
                <w:rPr>
                  <w:rFonts w:ascii="Times New Roman" w:hAnsi="Times New Roman" w:cs="Times New Roman"/>
                  <w:sz w:val="24"/>
                  <w:szCs w:val="24"/>
                </w:rPr>
                <w:t>0</w:t>
              </w:r>
            </w:ins>
            <w:ins w:id="1678" w:author="Mohammad Nayeem Hasan" w:date="2022-11-25T15:25:00Z">
              <w:del w:id="1679" w:author="Mohammad Nayeem Hasan [2]" w:date="2023-03-01T23:29:00Z">
                <w:r w:rsidRPr="00B81CB1" w:rsidDel="00A017A5">
                  <w:rPr>
                    <w:rFonts w:ascii="Times New Roman" w:hAnsi="Times New Roman" w:cs="Times New Roman"/>
                    <w:sz w:val="24"/>
                    <w:szCs w:val="24"/>
                  </w:rPr>
                  <w:delText>1</w:delText>
                </w:r>
              </w:del>
              <w:r w:rsidRPr="00B81CB1">
                <w:rPr>
                  <w:rFonts w:ascii="Times New Roman" w:hAnsi="Times New Roman" w:cs="Times New Roman"/>
                  <w:sz w:val="24"/>
                  <w:szCs w:val="24"/>
                </w:rPr>
                <w:t>,</w:t>
              </w:r>
            </w:ins>
            <w:ins w:id="1680" w:author="Mohammad Nayeem Hasan [2]" w:date="2023-03-01T23:29:00Z">
              <w:r w:rsidR="00A017A5" w:rsidRPr="00B81CB1">
                <w:rPr>
                  <w:rFonts w:ascii="Times New Roman" w:hAnsi="Times New Roman" w:cs="Times New Roman"/>
                  <w:sz w:val="24"/>
                  <w:szCs w:val="24"/>
                </w:rPr>
                <w:t>0</w:t>
              </w:r>
            </w:ins>
            <w:ins w:id="1681" w:author="Mohammad Nayeem Hasan" w:date="2022-11-25T15:25:00Z">
              <w:del w:id="1682" w:author="Mohammad Nayeem Hasan [2]" w:date="2023-03-01T23:29:00Z">
                <w:r w:rsidRPr="00B81CB1" w:rsidDel="00A017A5">
                  <w:rPr>
                    <w:rFonts w:ascii="Times New Roman" w:hAnsi="Times New Roman" w:cs="Times New Roman"/>
                    <w:sz w:val="24"/>
                    <w:szCs w:val="24"/>
                  </w:rPr>
                  <w:delText>1</w:delText>
                </w:r>
              </w:del>
              <w:r w:rsidRPr="00B81CB1">
                <w:rPr>
                  <w:rFonts w:ascii="Times New Roman" w:hAnsi="Times New Roman" w:cs="Times New Roman"/>
                  <w:sz w:val="24"/>
                  <w:szCs w:val="24"/>
                </w:rPr>
                <w:t>,</w:t>
              </w:r>
            </w:ins>
            <w:ins w:id="1683" w:author="Mohammad Nayeem Hasan [2]" w:date="2023-03-01T23:29:00Z">
              <w:r w:rsidR="00A017A5" w:rsidRPr="00B81CB1">
                <w:rPr>
                  <w:rFonts w:ascii="Times New Roman" w:hAnsi="Times New Roman" w:cs="Times New Roman"/>
                  <w:sz w:val="24"/>
                  <w:szCs w:val="24"/>
                </w:rPr>
                <w:t>1</w:t>
              </w:r>
            </w:ins>
            <w:ins w:id="1684" w:author="Mohammad Nayeem Hasan" w:date="2022-11-25T15:25:00Z">
              <w:del w:id="1685" w:author="Mohammad Nayeem Hasan [2]" w:date="2023-03-01T23:29:00Z">
                <w:r w:rsidRPr="00B81CB1" w:rsidDel="00A017A5">
                  <w:rPr>
                    <w:rFonts w:ascii="Times New Roman" w:hAnsi="Times New Roman" w:cs="Times New Roman"/>
                    <w:sz w:val="24"/>
                    <w:szCs w:val="24"/>
                  </w:rPr>
                  <w:delText>2</w:delText>
                </w:r>
              </w:del>
              <w:r w:rsidRPr="00B81CB1">
                <w:rPr>
                  <w:rFonts w:ascii="Times New Roman" w:hAnsi="Times New Roman" w:cs="Times New Roman"/>
                  <w:sz w:val="24"/>
                  <w:szCs w:val="24"/>
                </w:rPr>
                <w:t>)</w:t>
              </w:r>
            </w:ins>
          </w:p>
        </w:tc>
        <w:tc>
          <w:tcPr>
            <w:tcW w:w="1896" w:type="dxa"/>
            <w:tcPrChange w:id="1686" w:author="Mohammad Nayeem Hasan [2]" w:date="2023-03-01T23:32:00Z">
              <w:tcPr>
                <w:tcW w:w="1558" w:type="dxa"/>
                <w:gridSpan w:val="2"/>
              </w:tcPr>
            </w:tcPrChange>
          </w:tcPr>
          <w:p w14:paraId="4926F95A" w14:textId="5C088F51" w:rsidR="00824B82" w:rsidRPr="00B81CB1" w:rsidRDefault="00824B82">
            <w:pPr>
              <w:spacing w:line="276" w:lineRule="auto"/>
              <w:rPr>
                <w:ins w:id="1687" w:author="Mohammad Nayeem Hasan" w:date="2022-11-25T15:22:00Z"/>
                <w:rFonts w:ascii="Times New Roman" w:hAnsi="Times New Roman" w:cs="Times New Roman"/>
                <w:b/>
                <w:bCs/>
                <w:sz w:val="24"/>
                <w:szCs w:val="24"/>
                <w:rPrChange w:id="1688" w:author="Mohammad Nayeem Hasan [2]" w:date="2023-03-01T23:31:00Z">
                  <w:rPr>
                    <w:ins w:id="1689" w:author="Mohammad Nayeem Hasan" w:date="2022-11-25T15:22:00Z"/>
                    <w:rFonts w:ascii="Times New Roman" w:hAnsi="Times New Roman" w:cs="Times New Roman"/>
                    <w:sz w:val="24"/>
                    <w:szCs w:val="24"/>
                  </w:rPr>
                </w:rPrChange>
              </w:rPr>
            </w:pPr>
            <w:ins w:id="1690" w:author="Mohammad Nayeem Hasan" w:date="2022-11-25T15:25:00Z">
              <w:r w:rsidRPr="00B81CB1">
                <w:rPr>
                  <w:rFonts w:ascii="Times New Roman" w:hAnsi="Times New Roman" w:cs="Times New Roman"/>
                  <w:b/>
                  <w:bCs/>
                  <w:sz w:val="24"/>
                  <w:szCs w:val="24"/>
                  <w:rPrChange w:id="1691" w:author="Mohammad Nayeem Hasan [2]" w:date="2023-03-01T23:31:00Z">
                    <w:rPr>
                      <w:rFonts w:ascii="Times New Roman" w:hAnsi="Times New Roman" w:cs="Times New Roman"/>
                      <w:sz w:val="24"/>
                      <w:szCs w:val="24"/>
                    </w:rPr>
                  </w:rPrChange>
                </w:rPr>
                <w:t>ARIMA (</w:t>
              </w:r>
            </w:ins>
            <w:ins w:id="1692" w:author="Mohammad Nayeem Hasan [2]" w:date="2023-03-01T23:29:00Z">
              <w:r w:rsidR="00A017A5" w:rsidRPr="00B81CB1">
                <w:rPr>
                  <w:rFonts w:ascii="Times New Roman" w:hAnsi="Times New Roman" w:cs="Times New Roman"/>
                  <w:b/>
                  <w:bCs/>
                  <w:sz w:val="24"/>
                  <w:szCs w:val="24"/>
                  <w:rPrChange w:id="1693" w:author="Mohammad Nayeem Hasan [2]" w:date="2023-03-01T23:31:00Z">
                    <w:rPr>
                      <w:rFonts w:ascii="Times New Roman" w:hAnsi="Times New Roman" w:cs="Times New Roman"/>
                      <w:sz w:val="24"/>
                      <w:szCs w:val="24"/>
                    </w:rPr>
                  </w:rPrChange>
                </w:rPr>
                <w:t>1</w:t>
              </w:r>
            </w:ins>
            <w:ins w:id="1694" w:author="Mohammad Nayeem Hasan" w:date="2022-11-25T15:32:00Z">
              <w:del w:id="1695" w:author="Mohammad Nayeem Hasan [2]" w:date="2023-03-01T23:29:00Z">
                <w:r w:rsidRPr="00B81CB1" w:rsidDel="00A017A5">
                  <w:rPr>
                    <w:rFonts w:ascii="Times New Roman" w:hAnsi="Times New Roman" w:cs="Times New Roman"/>
                    <w:b/>
                    <w:bCs/>
                    <w:sz w:val="24"/>
                    <w:szCs w:val="24"/>
                    <w:rPrChange w:id="1696" w:author="Mohammad Nayeem Hasan [2]" w:date="2023-03-01T23:31:00Z">
                      <w:rPr>
                        <w:rFonts w:ascii="Times New Roman" w:hAnsi="Times New Roman" w:cs="Times New Roman"/>
                        <w:sz w:val="24"/>
                        <w:szCs w:val="24"/>
                      </w:rPr>
                    </w:rPrChange>
                  </w:rPr>
                  <w:delText>2</w:delText>
                </w:r>
              </w:del>
            </w:ins>
            <w:ins w:id="1697" w:author="Mohammad Nayeem Hasan" w:date="2022-11-25T15:25:00Z">
              <w:r w:rsidRPr="00B81CB1">
                <w:rPr>
                  <w:rFonts w:ascii="Times New Roman" w:hAnsi="Times New Roman" w:cs="Times New Roman"/>
                  <w:b/>
                  <w:bCs/>
                  <w:sz w:val="24"/>
                  <w:szCs w:val="24"/>
                  <w:rPrChange w:id="1698" w:author="Mohammad Nayeem Hasan [2]" w:date="2023-03-01T23:31:00Z">
                    <w:rPr>
                      <w:rFonts w:ascii="Times New Roman" w:hAnsi="Times New Roman" w:cs="Times New Roman"/>
                      <w:sz w:val="24"/>
                      <w:szCs w:val="24"/>
                    </w:rPr>
                  </w:rPrChange>
                </w:rPr>
                <w:t>,1,</w:t>
              </w:r>
            </w:ins>
            <w:ins w:id="1699" w:author="Mohammad Nayeem Hasan" w:date="2022-11-25T15:32:00Z">
              <w:r w:rsidRPr="00B81CB1">
                <w:rPr>
                  <w:rFonts w:ascii="Times New Roman" w:hAnsi="Times New Roman" w:cs="Times New Roman"/>
                  <w:b/>
                  <w:bCs/>
                  <w:sz w:val="24"/>
                  <w:szCs w:val="24"/>
                  <w:rPrChange w:id="1700" w:author="Mohammad Nayeem Hasan [2]" w:date="2023-03-01T23:31:00Z">
                    <w:rPr>
                      <w:rFonts w:ascii="Times New Roman" w:hAnsi="Times New Roman" w:cs="Times New Roman"/>
                      <w:sz w:val="24"/>
                      <w:szCs w:val="24"/>
                    </w:rPr>
                  </w:rPrChange>
                </w:rPr>
                <w:t>1</w:t>
              </w:r>
            </w:ins>
            <w:ins w:id="1701" w:author="Mohammad Nayeem Hasan" w:date="2022-11-25T15:25:00Z">
              <w:r w:rsidRPr="00B81CB1">
                <w:rPr>
                  <w:rFonts w:ascii="Times New Roman" w:hAnsi="Times New Roman" w:cs="Times New Roman"/>
                  <w:b/>
                  <w:bCs/>
                  <w:sz w:val="24"/>
                  <w:szCs w:val="24"/>
                  <w:rPrChange w:id="1702" w:author="Mohammad Nayeem Hasan [2]" w:date="2023-03-01T23:31:00Z">
                    <w:rPr>
                      <w:rFonts w:ascii="Times New Roman" w:hAnsi="Times New Roman" w:cs="Times New Roman"/>
                      <w:sz w:val="24"/>
                      <w:szCs w:val="24"/>
                    </w:rPr>
                  </w:rPrChange>
                </w:rPr>
                <w:t>)</w:t>
              </w:r>
            </w:ins>
          </w:p>
        </w:tc>
        <w:tc>
          <w:tcPr>
            <w:tcW w:w="1896" w:type="dxa"/>
            <w:tcPrChange w:id="1703" w:author="Mohammad Nayeem Hasan [2]" w:date="2023-03-01T23:32:00Z">
              <w:tcPr>
                <w:tcW w:w="1558" w:type="dxa"/>
                <w:gridSpan w:val="2"/>
              </w:tcPr>
            </w:tcPrChange>
          </w:tcPr>
          <w:p w14:paraId="63B07197" w14:textId="0CD7ACBE" w:rsidR="00824B82" w:rsidRPr="00B81CB1" w:rsidRDefault="00824B82">
            <w:pPr>
              <w:spacing w:line="276" w:lineRule="auto"/>
              <w:rPr>
                <w:ins w:id="1704" w:author="Mohammad Nayeem Hasan" w:date="2022-11-25T16:26:00Z"/>
                <w:rFonts w:ascii="Times New Roman" w:hAnsi="Times New Roman" w:cs="Times New Roman"/>
                <w:sz w:val="24"/>
                <w:szCs w:val="24"/>
              </w:rPr>
            </w:pPr>
            <w:ins w:id="1705" w:author="Mohammad Nayeem Hasan" w:date="2022-11-25T16:26:00Z">
              <w:r w:rsidRPr="00B81CB1">
                <w:rPr>
                  <w:rFonts w:ascii="Times New Roman" w:hAnsi="Times New Roman" w:cs="Times New Roman"/>
                  <w:sz w:val="24"/>
                  <w:szCs w:val="24"/>
                </w:rPr>
                <w:t>ARIMA (</w:t>
              </w:r>
            </w:ins>
            <w:ins w:id="1706" w:author="Mohammad Nayeem Hasan" w:date="2022-11-25T16:28:00Z">
              <w:r w:rsidRPr="00B81CB1">
                <w:rPr>
                  <w:rFonts w:ascii="Times New Roman" w:hAnsi="Times New Roman" w:cs="Times New Roman"/>
                  <w:sz w:val="24"/>
                  <w:szCs w:val="24"/>
                </w:rPr>
                <w:t>1</w:t>
              </w:r>
            </w:ins>
            <w:ins w:id="1707" w:author="Mohammad Nayeem Hasan" w:date="2022-11-25T16:26:00Z">
              <w:r w:rsidRPr="00B81CB1">
                <w:rPr>
                  <w:rFonts w:ascii="Times New Roman" w:hAnsi="Times New Roman" w:cs="Times New Roman"/>
                  <w:sz w:val="24"/>
                  <w:szCs w:val="24"/>
                </w:rPr>
                <w:t>,</w:t>
              </w:r>
            </w:ins>
            <w:ins w:id="1708" w:author="Mohammad Nayeem Hasan [2]" w:date="2023-03-01T23:30:00Z">
              <w:r w:rsidR="00A017A5" w:rsidRPr="00B81CB1">
                <w:rPr>
                  <w:rFonts w:ascii="Times New Roman" w:hAnsi="Times New Roman" w:cs="Times New Roman"/>
                  <w:sz w:val="24"/>
                  <w:szCs w:val="24"/>
                </w:rPr>
                <w:t>0</w:t>
              </w:r>
            </w:ins>
            <w:ins w:id="1709" w:author="Mohammad Nayeem Hasan" w:date="2022-11-25T16:28:00Z">
              <w:del w:id="1710" w:author="Mohammad Nayeem Hasan [2]" w:date="2023-03-01T23:30:00Z">
                <w:r w:rsidRPr="00B81CB1" w:rsidDel="00A017A5">
                  <w:rPr>
                    <w:rFonts w:ascii="Times New Roman" w:hAnsi="Times New Roman" w:cs="Times New Roman"/>
                    <w:sz w:val="24"/>
                    <w:szCs w:val="24"/>
                  </w:rPr>
                  <w:delText>1</w:delText>
                </w:r>
              </w:del>
            </w:ins>
            <w:ins w:id="1711" w:author="Mohammad Nayeem Hasan" w:date="2022-11-25T16:26:00Z">
              <w:r w:rsidRPr="00B81CB1">
                <w:rPr>
                  <w:rFonts w:ascii="Times New Roman" w:hAnsi="Times New Roman" w:cs="Times New Roman"/>
                  <w:sz w:val="24"/>
                  <w:szCs w:val="24"/>
                </w:rPr>
                <w:t>,</w:t>
              </w:r>
            </w:ins>
            <w:ins w:id="1712" w:author="Mohammad Nayeem Hasan [2]" w:date="2023-03-01T23:30:00Z">
              <w:r w:rsidR="00A017A5" w:rsidRPr="00B81CB1">
                <w:rPr>
                  <w:rFonts w:ascii="Times New Roman" w:hAnsi="Times New Roman" w:cs="Times New Roman"/>
                  <w:sz w:val="24"/>
                  <w:szCs w:val="24"/>
                </w:rPr>
                <w:t>1</w:t>
              </w:r>
            </w:ins>
            <w:ins w:id="1713" w:author="Mohammad Nayeem Hasan" w:date="2022-11-25T16:28:00Z">
              <w:del w:id="1714" w:author="Mohammad Nayeem Hasan [2]" w:date="2023-03-01T23:30:00Z">
                <w:r w:rsidRPr="00B81CB1" w:rsidDel="00A017A5">
                  <w:rPr>
                    <w:rFonts w:ascii="Times New Roman" w:hAnsi="Times New Roman" w:cs="Times New Roman"/>
                    <w:sz w:val="24"/>
                    <w:szCs w:val="24"/>
                  </w:rPr>
                  <w:delText>0</w:delText>
                </w:r>
              </w:del>
            </w:ins>
            <w:ins w:id="1715" w:author="Mohammad Nayeem Hasan" w:date="2022-11-25T16:26:00Z">
              <w:r w:rsidRPr="00B81CB1">
                <w:rPr>
                  <w:rFonts w:ascii="Times New Roman" w:hAnsi="Times New Roman" w:cs="Times New Roman"/>
                  <w:sz w:val="24"/>
                  <w:szCs w:val="24"/>
                </w:rPr>
                <w:t>)</w:t>
              </w:r>
            </w:ins>
          </w:p>
        </w:tc>
      </w:tr>
      <w:tr w:rsidR="007F4FA9" w14:paraId="69B9B2A1" w14:textId="03029FD3" w:rsidTr="007F4FA9">
        <w:trPr>
          <w:ins w:id="1716" w:author="Mohammad Nayeem Hasan" w:date="2022-11-25T15:22:00Z"/>
          <w:trPrChange w:id="1717" w:author="Mohammad Nayeem Hasan [2]" w:date="2023-03-01T23:32:00Z">
            <w:trPr>
              <w:gridAfter w:val="0"/>
            </w:trPr>
          </w:trPrChange>
        </w:trPr>
        <w:tc>
          <w:tcPr>
            <w:tcW w:w="736" w:type="dxa"/>
            <w:tcPrChange w:id="1718" w:author="Mohammad Nayeem Hasan [2]" w:date="2023-03-01T23:32:00Z">
              <w:tcPr>
                <w:tcW w:w="1559" w:type="dxa"/>
              </w:tcPr>
            </w:tcPrChange>
          </w:tcPr>
          <w:p w14:paraId="570804E9" w14:textId="55B56B7B" w:rsidR="007F4FA9" w:rsidRPr="00B81CB1" w:rsidRDefault="007F4FA9" w:rsidP="007F4FA9">
            <w:pPr>
              <w:spacing w:line="276" w:lineRule="auto"/>
              <w:rPr>
                <w:ins w:id="1719" w:author="Mohammad Nayeem Hasan" w:date="2022-11-25T15:22:00Z"/>
                <w:rFonts w:ascii="Times New Roman" w:hAnsi="Times New Roman" w:cs="Times New Roman"/>
                <w:sz w:val="24"/>
                <w:szCs w:val="24"/>
              </w:rPr>
            </w:pPr>
            <w:ins w:id="1720" w:author="Mohammad Nayeem Hasan" w:date="2022-11-25T15:24:00Z">
              <w:r w:rsidRPr="00B81CB1">
                <w:rPr>
                  <w:rFonts w:ascii="Times New Roman" w:hAnsi="Times New Roman" w:cs="Times New Roman"/>
                  <w:sz w:val="24"/>
                  <w:szCs w:val="24"/>
                </w:rPr>
                <w:t>AIC</w:t>
              </w:r>
            </w:ins>
          </w:p>
        </w:tc>
        <w:tc>
          <w:tcPr>
            <w:tcW w:w="1896" w:type="dxa"/>
            <w:tcPrChange w:id="1721" w:author="Mohammad Nayeem Hasan [2]" w:date="2023-03-01T23:32:00Z">
              <w:tcPr>
                <w:tcW w:w="1559" w:type="dxa"/>
                <w:gridSpan w:val="2"/>
              </w:tcPr>
            </w:tcPrChange>
          </w:tcPr>
          <w:p w14:paraId="69B14EF6" w14:textId="6FB19098" w:rsidR="007F4FA9" w:rsidRPr="00B81CB1" w:rsidRDefault="007F4FA9" w:rsidP="007F4FA9">
            <w:pPr>
              <w:spacing w:line="276" w:lineRule="auto"/>
              <w:rPr>
                <w:ins w:id="1722" w:author="Mohammad Nayeem Hasan" w:date="2022-11-25T15:22:00Z"/>
                <w:rFonts w:ascii="Times New Roman" w:hAnsi="Times New Roman" w:cs="Times New Roman"/>
                <w:sz w:val="24"/>
                <w:szCs w:val="24"/>
              </w:rPr>
            </w:pPr>
            <w:ins w:id="1723" w:author="Mohammad Nayeem Hasan [2]" w:date="2023-03-04T00:20:00Z">
              <w:r w:rsidRPr="007F4FA9">
                <w:rPr>
                  <w:rFonts w:ascii="Times New Roman" w:hAnsi="Times New Roman" w:cs="Times New Roman"/>
                  <w:sz w:val="24"/>
                  <w:szCs w:val="24"/>
                </w:rPr>
                <w:t>5272.94</w:t>
              </w:r>
            </w:ins>
            <w:ins w:id="1724" w:author="Mohammad Nayeem Hasan" w:date="2022-11-25T15:26:00Z">
              <w:del w:id="1725" w:author="Mohammad Nayeem Hasan [2]" w:date="2023-03-01T23:22:00Z">
                <w:r w:rsidRPr="00B81CB1" w:rsidDel="00A017A5">
                  <w:rPr>
                    <w:rFonts w:ascii="Times New Roman" w:hAnsi="Times New Roman" w:cs="Times New Roman"/>
                    <w:sz w:val="24"/>
                    <w:szCs w:val="24"/>
                  </w:rPr>
                  <w:delText>4472.05</w:delText>
                </w:r>
              </w:del>
            </w:ins>
          </w:p>
        </w:tc>
        <w:tc>
          <w:tcPr>
            <w:tcW w:w="1896" w:type="dxa"/>
            <w:tcPrChange w:id="1726" w:author="Mohammad Nayeem Hasan [2]" w:date="2023-03-01T23:32:00Z">
              <w:tcPr>
                <w:tcW w:w="1558" w:type="dxa"/>
                <w:gridSpan w:val="2"/>
              </w:tcPr>
            </w:tcPrChange>
          </w:tcPr>
          <w:p w14:paraId="1EAB70A2" w14:textId="4342A0D9" w:rsidR="007F4FA9" w:rsidRPr="00B81CB1" w:rsidRDefault="007F4FA9" w:rsidP="007F4FA9">
            <w:pPr>
              <w:spacing w:line="276" w:lineRule="auto"/>
              <w:rPr>
                <w:ins w:id="1727" w:author="Mohammad Nayeem Hasan" w:date="2022-11-25T15:24:00Z"/>
                <w:rFonts w:ascii="Times New Roman" w:hAnsi="Times New Roman" w:cs="Times New Roman"/>
                <w:sz w:val="24"/>
                <w:szCs w:val="24"/>
              </w:rPr>
            </w:pPr>
            <w:ins w:id="1728" w:author="Mohammad Nayeem Hasan [2]" w:date="2023-03-04T00:20:00Z">
              <w:r w:rsidRPr="007F4FA9">
                <w:rPr>
                  <w:rFonts w:ascii="Times New Roman" w:hAnsi="Times New Roman" w:cs="Times New Roman"/>
                  <w:sz w:val="24"/>
                  <w:szCs w:val="24"/>
                </w:rPr>
                <w:t>5237.08</w:t>
              </w:r>
            </w:ins>
            <w:ins w:id="1729" w:author="Mohammad Nayeem Hasan" w:date="2022-11-25T15:28:00Z">
              <w:del w:id="1730" w:author="Mohammad Nayeem Hasan [2]" w:date="2023-03-01T23:23:00Z">
                <w:r w:rsidRPr="00B81CB1" w:rsidDel="00A017A5">
                  <w:rPr>
                    <w:rFonts w:ascii="Times New Roman" w:hAnsi="Times New Roman" w:cs="Times New Roman"/>
                    <w:sz w:val="24"/>
                    <w:szCs w:val="24"/>
                  </w:rPr>
                  <w:delText>4461.29</w:delText>
                </w:r>
              </w:del>
            </w:ins>
          </w:p>
        </w:tc>
        <w:tc>
          <w:tcPr>
            <w:tcW w:w="1896" w:type="dxa"/>
            <w:tcPrChange w:id="1731" w:author="Mohammad Nayeem Hasan [2]" w:date="2023-03-01T23:32:00Z">
              <w:tcPr>
                <w:tcW w:w="1558" w:type="dxa"/>
                <w:gridSpan w:val="2"/>
              </w:tcPr>
            </w:tcPrChange>
          </w:tcPr>
          <w:p w14:paraId="522F17EC" w14:textId="1F18F400" w:rsidR="007F4FA9" w:rsidRPr="00B81CB1" w:rsidRDefault="007F4FA9" w:rsidP="007F4FA9">
            <w:pPr>
              <w:spacing w:line="276" w:lineRule="auto"/>
              <w:rPr>
                <w:ins w:id="1732" w:author="Mohammad Nayeem Hasan" w:date="2022-11-25T15:22:00Z"/>
                <w:rFonts w:ascii="Times New Roman" w:hAnsi="Times New Roman" w:cs="Times New Roman"/>
                <w:sz w:val="24"/>
                <w:szCs w:val="24"/>
              </w:rPr>
            </w:pPr>
            <w:ins w:id="1733" w:author="Mohammad Nayeem Hasan [2]" w:date="2023-03-04T00:21:00Z">
              <w:r w:rsidRPr="007F4FA9">
                <w:rPr>
                  <w:rFonts w:ascii="Times New Roman" w:hAnsi="Times New Roman" w:cs="Times New Roman"/>
                  <w:sz w:val="24"/>
                  <w:szCs w:val="24"/>
                </w:rPr>
                <w:t>5252.93</w:t>
              </w:r>
            </w:ins>
            <w:ins w:id="1734" w:author="Mohammad Nayeem Hasan" w:date="2022-11-25T15:28:00Z">
              <w:del w:id="1735" w:author="Mohammad Nayeem Hasan [2]" w:date="2023-03-01T23:24:00Z">
                <w:r w:rsidRPr="00B81CB1" w:rsidDel="00A017A5">
                  <w:rPr>
                    <w:rFonts w:ascii="Times New Roman" w:hAnsi="Times New Roman" w:cs="Times New Roman"/>
                    <w:sz w:val="24"/>
                    <w:szCs w:val="24"/>
                  </w:rPr>
                  <w:delText>4444.43</w:delText>
                </w:r>
              </w:del>
            </w:ins>
          </w:p>
        </w:tc>
        <w:tc>
          <w:tcPr>
            <w:tcW w:w="1896" w:type="dxa"/>
            <w:tcPrChange w:id="1736" w:author="Mohammad Nayeem Hasan [2]" w:date="2023-03-01T23:32:00Z">
              <w:tcPr>
                <w:tcW w:w="1558" w:type="dxa"/>
                <w:gridSpan w:val="2"/>
              </w:tcPr>
            </w:tcPrChange>
          </w:tcPr>
          <w:p w14:paraId="166632DB" w14:textId="5BAA5502" w:rsidR="007F4FA9" w:rsidRPr="00B81CB1" w:rsidRDefault="007F4FA9" w:rsidP="007F4FA9">
            <w:pPr>
              <w:spacing w:line="276" w:lineRule="auto"/>
              <w:rPr>
                <w:ins w:id="1737" w:author="Mohammad Nayeem Hasan" w:date="2022-11-25T15:22:00Z"/>
                <w:rFonts w:ascii="Times New Roman" w:hAnsi="Times New Roman" w:cs="Times New Roman"/>
                <w:sz w:val="24"/>
                <w:szCs w:val="24"/>
              </w:rPr>
            </w:pPr>
            <w:ins w:id="1738" w:author="Mohammad Nayeem Hasan [2]" w:date="2023-03-04T00:22:00Z">
              <w:r>
                <w:rPr>
                  <w:rFonts w:ascii="Times New Roman" w:hAnsi="Times New Roman" w:cs="Times New Roman"/>
                  <w:sz w:val="24"/>
                  <w:szCs w:val="24"/>
                </w:rPr>
                <w:t>5221.04</w:t>
              </w:r>
            </w:ins>
            <w:ins w:id="1739" w:author="Mohammad Nayeem Hasan" w:date="2022-11-25T15:33:00Z">
              <w:del w:id="1740" w:author="Mohammad Nayeem Hasan [2]" w:date="2023-03-04T00:21:00Z">
                <w:r w:rsidRPr="00B81CB1" w:rsidDel="007F4FA9">
                  <w:rPr>
                    <w:rFonts w:ascii="Times New Roman" w:hAnsi="Times New Roman" w:cs="Times New Roman"/>
                    <w:sz w:val="24"/>
                    <w:szCs w:val="24"/>
                  </w:rPr>
                  <w:delText>4</w:delText>
                </w:r>
              </w:del>
              <w:del w:id="1741" w:author="Mohammad Nayeem Hasan [2]" w:date="2023-03-01T23:30:00Z">
                <w:r w:rsidRPr="00B81CB1" w:rsidDel="00A017A5">
                  <w:rPr>
                    <w:rFonts w:ascii="Times New Roman" w:hAnsi="Times New Roman" w:cs="Times New Roman"/>
                    <w:sz w:val="24"/>
                    <w:szCs w:val="24"/>
                  </w:rPr>
                  <w:delText>444.37</w:delText>
                </w:r>
              </w:del>
            </w:ins>
          </w:p>
        </w:tc>
        <w:tc>
          <w:tcPr>
            <w:tcW w:w="1896" w:type="dxa"/>
            <w:tcPrChange w:id="1742" w:author="Mohammad Nayeem Hasan [2]" w:date="2023-03-01T23:32:00Z">
              <w:tcPr>
                <w:tcW w:w="1558" w:type="dxa"/>
                <w:gridSpan w:val="2"/>
              </w:tcPr>
            </w:tcPrChange>
          </w:tcPr>
          <w:p w14:paraId="16BA1FB2" w14:textId="36AB2977" w:rsidR="007F4FA9" w:rsidRPr="00B81CB1" w:rsidRDefault="007F4FA9" w:rsidP="007F4FA9">
            <w:pPr>
              <w:spacing w:line="276" w:lineRule="auto"/>
              <w:rPr>
                <w:ins w:id="1743" w:author="Mohammad Nayeem Hasan" w:date="2022-11-25T16:26:00Z"/>
                <w:rFonts w:ascii="Times New Roman" w:hAnsi="Times New Roman" w:cs="Times New Roman"/>
                <w:sz w:val="24"/>
                <w:szCs w:val="24"/>
              </w:rPr>
            </w:pPr>
            <w:ins w:id="1744" w:author="Mohammad Nayeem Hasan [2]" w:date="2023-03-04T00:22:00Z">
              <w:r w:rsidRPr="007F4FA9">
                <w:rPr>
                  <w:rFonts w:ascii="Times New Roman" w:hAnsi="Times New Roman" w:cs="Times New Roman"/>
                  <w:sz w:val="24"/>
                  <w:szCs w:val="24"/>
                </w:rPr>
                <w:t>5232.26</w:t>
              </w:r>
            </w:ins>
            <w:ins w:id="1745" w:author="Mohammad Nayeem Hasan" w:date="2022-11-25T16:28:00Z">
              <w:del w:id="1746" w:author="Mohammad Nayeem Hasan [2]" w:date="2023-03-04T00:22:00Z">
                <w:r w:rsidRPr="00B81CB1" w:rsidDel="00CF6BB2">
                  <w:rPr>
                    <w:rFonts w:ascii="Times New Roman" w:hAnsi="Times New Roman" w:cs="Times New Roman"/>
                    <w:sz w:val="24"/>
                    <w:szCs w:val="24"/>
                  </w:rPr>
                  <w:delText>4</w:delText>
                </w:r>
              </w:del>
              <w:del w:id="1747" w:author="Mohammad Nayeem Hasan [2]" w:date="2023-03-01T23:30:00Z">
                <w:r w:rsidRPr="00B81CB1" w:rsidDel="00A017A5">
                  <w:rPr>
                    <w:rFonts w:ascii="Times New Roman" w:hAnsi="Times New Roman" w:cs="Times New Roman"/>
                    <w:sz w:val="24"/>
                    <w:szCs w:val="24"/>
                  </w:rPr>
                  <w:delText>492.64</w:delText>
                </w:r>
              </w:del>
            </w:ins>
          </w:p>
        </w:tc>
      </w:tr>
      <w:tr w:rsidR="007F4FA9" w14:paraId="0CBD778B" w14:textId="7D5EB26D" w:rsidTr="007F4FA9">
        <w:trPr>
          <w:ins w:id="1748" w:author="Mohammad Nayeem Hasan" w:date="2022-11-25T15:22:00Z"/>
          <w:trPrChange w:id="1749" w:author="Mohammad Nayeem Hasan [2]" w:date="2023-03-01T23:32:00Z">
            <w:trPr>
              <w:gridAfter w:val="0"/>
            </w:trPr>
          </w:trPrChange>
        </w:trPr>
        <w:tc>
          <w:tcPr>
            <w:tcW w:w="736" w:type="dxa"/>
            <w:tcPrChange w:id="1750" w:author="Mohammad Nayeem Hasan [2]" w:date="2023-03-01T23:32:00Z">
              <w:tcPr>
                <w:tcW w:w="1559" w:type="dxa"/>
              </w:tcPr>
            </w:tcPrChange>
          </w:tcPr>
          <w:p w14:paraId="1406B7BD" w14:textId="73A3851A" w:rsidR="007F4FA9" w:rsidRPr="00B81CB1" w:rsidRDefault="007F4FA9" w:rsidP="007F4FA9">
            <w:pPr>
              <w:spacing w:line="276" w:lineRule="auto"/>
              <w:rPr>
                <w:ins w:id="1751" w:author="Mohammad Nayeem Hasan" w:date="2022-11-25T15:22:00Z"/>
                <w:rFonts w:ascii="Times New Roman" w:hAnsi="Times New Roman" w:cs="Times New Roman"/>
                <w:sz w:val="24"/>
                <w:szCs w:val="24"/>
              </w:rPr>
            </w:pPr>
            <w:ins w:id="1752" w:author="Mohammad Nayeem Hasan" w:date="2022-11-25T15:24:00Z">
              <w:r w:rsidRPr="00B81CB1">
                <w:rPr>
                  <w:rFonts w:ascii="Times New Roman" w:hAnsi="Times New Roman" w:cs="Times New Roman"/>
                  <w:sz w:val="24"/>
                  <w:szCs w:val="24"/>
                </w:rPr>
                <w:t>AICc</w:t>
              </w:r>
            </w:ins>
          </w:p>
        </w:tc>
        <w:tc>
          <w:tcPr>
            <w:tcW w:w="1896" w:type="dxa"/>
            <w:tcPrChange w:id="1753" w:author="Mohammad Nayeem Hasan [2]" w:date="2023-03-01T23:32:00Z">
              <w:tcPr>
                <w:tcW w:w="1559" w:type="dxa"/>
                <w:gridSpan w:val="2"/>
              </w:tcPr>
            </w:tcPrChange>
          </w:tcPr>
          <w:p w14:paraId="60C37AB1" w14:textId="02F73B81" w:rsidR="007F4FA9" w:rsidRPr="00B81CB1" w:rsidRDefault="007F4FA9" w:rsidP="007F4FA9">
            <w:pPr>
              <w:spacing w:line="276" w:lineRule="auto"/>
              <w:rPr>
                <w:ins w:id="1754" w:author="Mohammad Nayeem Hasan" w:date="2022-11-25T15:22:00Z"/>
                <w:rFonts w:ascii="Times New Roman" w:hAnsi="Times New Roman" w:cs="Times New Roman"/>
                <w:sz w:val="24"/>
                <w:szCs w:val="24"/>
              </w:rPr>
            </w:pPr>
            <w:ins w:id="1755" w:author="Mohammad Nayeem Hasan [2]" w:date="2023-03-04T00:20:00Z">
              <w:r w:rsidRPr="007F4FA9">
                <w:rPr>
                  <w:rFonts w:ascii="Times New Roman" w:hAnsi="Times New Roman" w:cs="Times New Roman"/>
                  <w:sz w:val="24"/>
                  <w:szCs w:val="24"/>
                </w:rPr>
                <w:t>5272.96</w:t>
              </w:r>
            </w:ins>
            <w:ins w:id="1756" w:author="Mohammad Nayeem Hasan" w:date="2022-11-25T15:27:00Z">
              <w:del w:id="1757" w:author="Mohammad Nayeem Hasan [2]" w:date="2023-03-01T23:23:00Z">
                <w:r w:rsidRPr="00B81CB1" w:rsidDel="00A017A5">
                  <w:rPr>
                    <w:rFonts w:ascii="Times New Roman" w:hAnsi="Times New Roman" w:cs="Times New Roman"/>
                    <w:sz w:val="24"/>
                    <w:szCs w:val="24"/>
                  </w:rPr>
                  <w:delText>4472.15</w:delText>
                </w:r>
              </w:del>
            </w:ins>
          </w:p>
        </w:tc>
        <w:tc>
          <w:tcPr>
            <w:tcW w:w="1896" w:type="dxa"/>
            <w:tcPrChange w:id="1758" w:author="Mohammad Nayeem Hasan [2]" w:date="2023-03-01T23:32:00Z">
              <w:tcPr>
                <w:tcW w:w="1558" w:type="dxa"/>
                <w:gridSpan w:val="2"/>
              </w:tcPr>
            </w:tcPrChange>
          </w:tcPr>
          <w:p w14:paraId="2D02F243" w14:textId="69C10B2A" w:rsidR="007F4FA9" w:rsidRPr="00B81CB1" w:rsidRDefault="007F4FA9" w:rsidP="007F4FA9">
            <w:pPr>
              <w:spacing w:line="276" w:lineRule="auto"/>
              <w:rPr>
                <w:ins w:id="1759" w:author="Mohammad Nayeem Hasan" w:date="2022-11-25T15:24:00Z"/>
                <w:rFonts w:ascii="Times New Roman" w:hAnsi="Times New Roman" w:cs="Times New Roman"/>
                <w:sz w:val="24"/>
                <w:szCs w:val="24"/>
              </w:rPr>
            </w:pPr>
            <w:ins w:id="1760" w:author="Mohammad Nayeem Hasan [2]" w:date="2023-03-04T00:20:00Z">
              <w:r w:rsidRPr="007F4FA9">
                <w:rPr>
                  <w:rFonts w:ascii="Times New Roman" w:hAnsi="Times New Roman" w:cs="Times New Roman"/>
                  <w:sz w:val="24"/>
                  <w:szCs w:val="24"/>
                </w:rPr>
                <w:t>5237.17</w:t>
              </w:r>
            </w:ins>
            <w:ins w:id="1761" w:author="Mohammad Nayeem Hasan" w:date="2022-11-25T15:28:00Z">
              <w:del w:id="1762" w:author="Mohammad Nayeem Hasan [2]" w:date="2023-03-01T23:24:00Z">
                <w:r w:rsidRPr="00B81CB1" w:rsidDel="00A017A5">
                  <w:rPr>
                    <w:rFonts w:ascii="Times New Roman" w:hAnsi="Times New Roman" w:cs="Times New Roman"/>
                    <w:sz w:val="24"/>
                    <w:szCs w:val="24"/>
                  </w:rPr>
                  <w:delText>4461.55</w:delText>
                </w:r>
              </w:del>
            </w:ins>
          </w:p>
        </w:tc>
        <w:tc>
          <w:tcPr>
            <w:tcW w:w="1896" w:type="dxa"/>
            <w:tcPrChange w:id="1763" w:author="Mohammad Nayeem Hasan [2]" w:date="2023-03-01T23:32:00Z">
              <w:tcPr>
                <w:tcW w:w="1558" w:type="dxa"/>
                <w:gridSpan w:val="2"/>
              </w:tcPr>
            </w:tcPrChange>
          </w:tcPr>
          <w:p w14:paraId="4646B882" w14:textId="208516C0" w:rsidR="007F4FA9" w:rsidRPr="00B81CB1" w:rsidRDefault="007F4FA9" w:rsidP="007F4FA9">
            <w:pPr>
              <w:spacing w:line="276" w:lineRule="auto"/>
              <w:rPr>
                <w:ins w:id="1764" w:author="Mohammad Nayeem Hasan" w:date="2022-11-25T15:22:00Z"/>
                <w:rFonts w:ascii="Times New Roman" w:hAnsi="Times New Roman" w:cs="Times New Roman"/>
                <w:sz w:val="24"/>
                <w:szCs w:val="24"/>
              </w:rPr>
            </w:pPr>
            <w:ins w:id="1765" w:author="Mohammad Nayeem Hasan [2]" w:date="2023-03-04T00:21:00Z">
              <w:r w:rsidRPr="007F4FA9">
                <w:rPr>
                  <w:rFonts w:ascii="Times New Roman" w:hAnsi="Times New Roman" w:cs="Times New Roman"/>
                  <w:sz w:val="24"/>
                  <w:szCs w:val="24"/>
                </w:rPr>
                <w:t>5253.02</w:t>
              </w:r>
            </w:ins>
            <w:ins w:id="1766" w:author="Mohammad Nayeem Hasan" w:date="2022-11-25T15:29:00Z">
              <w:del w:id="1767" w:author="Mohammad Nayeem Hasan [2]" w:date="2023-03-01T23:24:00Z">
                <w:r w:rsidRPr="00B81CB1" w:rsidDel="00A017A5">
                  <w:rPr>
                    <w:rFonts w:ascii="Times New Roman" w:hAnsi="Times New Roman" w:cs="Times New Roman"/>
                    <w:sz w:val="24"/>
                    <w:szCs w:val="24"/>
                  </w:rPr>
                  <w:delText>4444.60</w:delText>
                </w:r>
              </w:del>
            </w:ins>
          </w:p>
        </w:tc>
        <w:tc>
          <w:tcPr>
            <w:tcW w:w="1896" w:type="dxa"/>
            <w:tcPrChange w:id="1768" w:author="Mohammad Nayeem Hasan [2]" w:date="2023-03-01T23:32:00Z">
              <w:tcPr>
                <w:tcW w:w="1558" w:type="dxa"/>
                <w:gridSpan w:val="2"/>
              </w:tcPr>
            </w:tcPrChange>
          </w:tcPr>
          <w:p w14:paraId="6F1827D8" w14:textId="0D40A2F2" w:rsidR="007F4FA9" w:rsidRPr="00B81CB1" w:rsidRDefault="007F4FA9" w:rsidP="007F4FA9">
            <w:pPr>
              <w:spacing w:line="276" w:lineRule="auto"/>
              <w:rPr>
                <w:ins w:id="1769" w:author="Mohammad Nayeem Hasan" w:date="2022-11-25T15:22:00Z"/>
                <w:rFonts w:ascii="Times New Roman" w:hAnsi="Times New Roman" w:cs="Times New Roman"/>
                <w:sz w:val="24"/>
                <w:szCs w:val="24"/>
              </w:rPr>
            </w:pPr>
            <w:ins w:id="1770" w:author="Mohammad Nayeem Hasan [2]" w:date="2023-03-04T00:22:00Z">
              <w:r>
                <w:rPr>
                  <w:rFonts w:ascii="Times New Roman" w:hAnsi="Times New Roman" w:cs="Times New Roman"/>
                  <w:sz w:val="24"/>
                  <w:szCs w:val="24"/>
                </w:rPr>
                <w:t>5221.13</w:t>
              </w:r>
            </w:ins>
            <w:ins w:id="1771" w:author="Mohammad Nayeem Hasan" w:date="2022-11-25T15:33:00Z">
              <w:del w:id="1772" w:author="Mohammad Nayeem Hasan [2]" w:date="2023-03-01T23:30:00Z">
                <w:r w:rsidRPr="00B81CB1" w:rsidDel="00A017A5">
                  <w:rPr>
                    <w:rFonts w:ascii="Times New Roman" w:hAnsi="Times New Roman" w:cs="Times New Roman"/>
                    <w:sz w:val="24"/>
                    <w:szCs w:val="24"/>
                  </w:rPr>
                  <w:delText>4444.54</w:delText>
                </w:r>
              </w:del>
            </w:ins>
          </w:p>
        </w:tc>
        <w:tc>
          <w:tcPr>
            <w:tcW w:w="1896" w:type="dxa"/>
            <w:tcPrChange w:id="1773" w:author="Mohammad Nayeem Hasan [2]" w:date="2023-03-01T23:32:00Z">
              <w:tcPr>
                <w:tcW w:w="1558" w:type="dxa"/>
                <w:gridSpan w:val="2"/>
              </w:tcPr>
            </w:tcPrChange>
          </w:tcPr>
          <w:p w14:paraId="34EFEA5F" w14:textId="07B4F676" w:rsidR="007F4FA9" w:rsidRPr="00B81CB1" w:rsidRDefault="007F4FA9" w:rsidP="007F4FA9">
            <w:pPr>
              <w:spacing w:line="276" w:lineRule="auto"/>
              <w:rPr>
                <w:ins w:id="1774" w:author="Mohammad Nayeem Hasan" w:date="2022-11-25T16:26:00Z"/>
                <w:rFonts w:ascii="Times New Roman" w:hAnsi="Times New Roman" w:cs="Times New Roman"/>
                <w:sz w:val="24"/>
                <w:szCs w:val="24"/>
              </w:rPr>
            </w:pPr>
            <w:ins w:id="1775" w:author="Mohammad Nayeem Hasan [2]" w:date="2023-03-04T00:22:00Z">
              <w:r w:rsidRPr="007F4FA9">
                <w:rPr>
                  <w:rFonts w:ascii="Times New Roman" w:hAnsi="Times New Roman" w:cs="Times New Roman"/>
                  <w:sz w:val="24"/>
                  <w:szCs w:val="24"/>
                </w:rPr>
                <w:t>5232.41</w:t>
              </w:r>
            </w:ins>
            <w:ins w:id="1776" w:author="Mohammad Nayeem Hasan" w:date="2022-11-25T16:28:00Z">
              <w:del w:id="1777" w:author="Mohammad Nayeem Hasan [2]" w:date="2023-03-04T00:22:00Z">
                <w:r w:rsidRPr="00B81CB1" w:rsidDel="00CF6BB2">
                  <w:rPr>
                    <w:rFonts w:ascii="Times New Roman" w:hAnsi="Times New Roman" w:cs="Times New Roman"/>
                    <w:sz w:val="24"/>
                    <w:szCs w:val="24"/>
                  </w:rPr>
                  <w:delText>4</w:delText>
                </w:r>
              </w:del>
              <w:del w:id="1778" w:author="Mohammad Nayeem Hasan [2]" w:date="2023-03-01T23:31:00Z">
                <w:r w:rsidRPr="00B81CB1" w:rsidDel="00A017A5">
                  <w:rPr>
                    <w:rFonts w:ascii="Times New Roman" w:hAnsi="Times New Roman" w:cs="Times New Roman"/>
                    <w:sz w:val="24"/>
                    <w:szCs w:val="24"/>
                  </w:rPr>
                  <w:delText>492.69</w:delText>
                </w:r>
              </w:del>
            </w:ins>
          </w:p>
        </w:tc>
      </w:tr>
      <w:tr w:rsidR="007F4FA9" w14:paraId="6F55EE92" w14:textId="72FF1234" w:rsidTr="007F4FA9">
        <w:trPr>
          <w:ins w:id="1779" w:author="Mohammad Nayeem Hasan" w:date="2022-11-25T15:22:00Z"/>
          <w:trPrChange w:id="1780" w:author="Mohammad Nayeem Hasan [2]" w:date="2023-03-01T23:32:00Z">
            <w:trPr>
              <w:gridAfter w:val="0"/>
            </w:trPr>
          </w:trPrChange>
        </w:trPr>
        <w:tc>
          <w:tcPr>
            <w:tcW w:w="736" w:type="dxa"/>
            <w:tcPrChange w:id="1781" w:author="Mohammad Nayeem Hasan [2]" w:date="2023-03-01T23:32:00Z">
              <w:tcPr>
                <w:tcW w:w="1559" w:type="dxa"/>
              </w:tcPr>
            </w:tcPrChange>
          </w:tcPr>
          <w:p w14:paraId="5B9FBC87" w14:textId="21267499" w:rsidR="007F4FA9" w:rsidRPr="00B81CB1" w:rsidRDefault="007F4FA9" w:rsidP="007F4FA9">
            <w:pPr>
              <w:spacing w:line="276" w:lineRule="auto"/>
              <w:rPr>
                <w:ins w:id="1782" w:author="Mohammad Nayeem Hasan" w:date="2022-11-25T15:22:00Z"/>
                <w:rFonts w:ascii="Times New Roman" w:hAnsi="Times New Roman" w:cs="Times New Roman"/>
                <w:sz w:val="24"/>
                <w:szCs w:val="24"/>
              </w:rPr>
            </w:pPr>
            <w:ins w:id="1783" w:author="Mohammad Nayeem Hasan" w:date="2022-11-25T15:24:00Z">
              <w:r w:rsidRPr="00B81CB1">
                <w:rPr>
                  <w:rFonts w:ascii="Times New Roman" w:hAnsi="Times New Roman" w:cs="Times New Roman"/>
                  <w:sz w:val="24"/>
                  <w:szCs w:val="24"/>
                </w:rPr>
                <w:t>BIC</w:t>
              </w:r>
            </w:ins>
          </w:p>
        </w:tc>
        <w:tc>
          <w:tcPr>
            <w:tcW w:w="1896" w:type="dxa"/>
            <w:tcPrChange w:id="1784" w:author="Mohammad Nayeem Hasan [2]" w:date="2023-03-01T23:32:00Z">
              <w:tcPr>
                <w:tcW w:w="1559" w:type="dxa"/>
                <w:gridSpan w:val="2"/>
              </w:tcPr>
            </w:tcPrChange>
          </w:tcPr>
          <w:p w14:paraId="1A106741" w14:textId="12D71592" w:rsidR="007F4FA9" w:rsidRPr="00B81CB1" w:rsidRDefault="007F4FA9" w:rsidP="007F4FA9">
            <w:pPr>
              <w:spacing w:line="276" w:lineRule="auto"/>
              <w:rPr>
                <w:ins w:id="1785" w:author="Mohammad Nayeem Hasan" w:date="2022-11-25T15:22:00Z"/>
                <w:rFonts w:ascii="Times New Roman" w:hAnsi="Times New Roman" w:cs="Times New Roman"/>
                <w:sz w:val="24"/>
                <w:szCs w:val="24"/>
              </w:rPr>
            </w:pPr>
            <w:ins w:id="1786" w:author="Mohammad Nayeem Hasan [2]" w:date="2023-03-04T00:20:00Z">
              <w:r w:rsidRPr="007F4FA9">
                <w:rPr>
                  <w:rFonts w:ascii="Times New Roman" w:hAnsi="Times New Roman" w:cs="Times New Roman"/>
                  <w:sz w:val="24"/>
                  <w:szCs w:val="24"/>
                </w:rPr>
                <w:t>5276.56</w:t>
              </w:r>
            </w:ins>
            <w:ins w:id="1787" w:author="Mohammad Nayeem Hasan" w:date="2022-11-25T15:27:00Z">
              <w:del w:id="1788" w:author="Mohammad Nayeem Hasan [2]" w:date="2023-03-01T23:23:00Z">
                <w:r w:rsidRPr="00B81CB1" w:rsidDel="00A017A5">
                  <w:rPr>
                    <w:rFonts w:ascii="Times New Roman" w:hAnsi="Times New Roman" w:cs="Times New Roman"/>
                    <w:sz w:val="24"/>
                    <w:szCs w:val="24"/>
                  </w:rPr>
                  <w:delText>4482.43</w:delText>
                </w:r>
              </w:del>
            </w:ins>
          </w:p>
        </w:tc>
        <w:tc>
          <w:tcPr>
            <w:tcW w:w="1896" w:type="dxa"/>
            <w:tcPrChange w:id="1789" w:author="Mohammad Nayeem Hasan [2]" w:date="2023-03-01T23:32:00Z">
              <w:tcPr>
                <w:tcW w:w="1558" w:type="dxa"/>
                <w:gridSpan w:val="2"/>
              </w:tcPr>
            </w:tcPrChange>
          </w:tcPr>
          <w:p w14:paraId="6AE024C0" w14:textId="79D486EF" w:rsidR="007F4FA9" w:rsidRPr="00B81CB1" w:rsidRDefault="007F4FA9" w:rsidP="007F4FA9">
            <w:pPr>
              <w:spacing w:line="276" w:lineRule="auto"/>
              <w:rPr>
                <w:ins w:id="1790" w:author="Mohammad Nayeem Hasan" w:date="2022-11-25T15:24:00Z"/>
                <w:rFonts w:ascii="Times New Roman" w:hAnsi="Times New Roman" w:cs="Times New Roman"/>
                <w:sz w:val="24"/>
                <w:szCs w:val="24"/>
              </w:rPr>
            </w:pPr>
            <w:ins w:id="1791" w:author="Mohammad Nayeem Hasan [2]" w:date="2023-03-04T00:20:00Z">
              <w:r w:rsidRPr="007F4FA9">
                <w:rPr>
                  <w:rFonts w:ascii="Times New Roman" w:hAnsi="Times New Roman" w:cs="Times New Roman"/>
                  <w:sz w:val="24"/>
                  <w:szCs w:val="24"/>
                </w:rPr>
                <w:t>5247.94</w:t>
              </w:r>
            </w:ins>
            <w:ins w:id="1792" w:author="Mohammad Nayeem Hasan" w:date="2022-11-25T15:28:00Z">
              <w:del w:id="1793" w:author="Mohammad Nayeem Hasan [2]" w:date="2023-03-01T23:24:00Z">
                <w:r w:rsidRPr="00B81CB1" w:rsidDel="00A017A5">
                  <w:rPr>
                    <w:rFonts w:ascii="Times New Roman" w:hAnsi="Times New Roman" w:cs="Times New Roman"/>
                    <w:sz w:val="24"/>
                    <w:szCs w:val="24"/>
                  </w:rPr>
                  <w:delText>4478.59</w:delText>
                </w:r>
              </w:del>
            </w:ins>
          </w:p>
        </w:tc>
        <w:tc>
          <w:tcPr>
            <w:tcW w:w="1896" w:type="dxa"/>
            <w:tcPrChange w:id="1794" w:author="Mohammad Nayeem Hasan [2]" w:date="2023-03-01T23:32:00Z">
              <w:tcPr>
                <w:tcW w:w="1558" w:type="dxa"/>
                <w:gridSpan w:val="2"/>
              </w:tcPr>
            </w:tcPrChange>
          </w:tcPr>
          <w:p w14:paraId="0255E4C9" w14:textId="37157070" w:rsidR="007F4FA9" w:rsidRPr="00B81CB1" w:rsidRDefault="007F4FA9" w:rsidP="007F4FA9">
            <w:pPr>
              <w:spacing w:line="276" w:lineRule="auto"/>
              <w:rPr>
                <w:ins w:id="1795" w:author="Mohammad Nayeem Hasan" w:date="2022-11-25T15:22:00Z"/>
                <w:rFonts w:ascii="Times New Roman" w:hAnsi="Times New Roman" w:cs="Times New Roman"/>
                <w:sz w:val="24"/>
                <w:szCs w:val="24"/>
              </w:rPr>
            </w:pPr>
            <w:ins w:id="1796" w:author="Mohammad Nayeem Hasan [2]" w:date="2023-03-04T00:21:00Z">
              <w:r w:rsidRPr="007F4FA9">
                <w:rPr>
                  <w:rFonts w:ascii="Times New Roman" w:hAnsi="Times New Roman" w:cs="Times New Roman"/>
                  <w:sz w:val="24"/>
                  <w:szCs w:val="24"/>
                </w:rPr>
                <w:t>5263.79</w:t>
              </w:r>
            </w:ins>
            <w:ins w:id="1797" w:author="Mohammad Nayeem Hasan" w:date="2022-11-25T15:29:00Z">
              <w:del w:id="1798" w:author="Mohammad Nayeem Hasan [2]" w:date="2023-03-01T23:24:00Z">
                <w:r w:rsidRPr="00B81CB1" w:rsidDel="00A017A5">
                  <w:rPr>
                    <w:rFonts w:ascii="Times New Roman" w:hAnsi="Times New Roman" w:cs="Times New Roman"/>
                    <w:sz w:val="24"/>
                    <w:szCs w:val="24"/>
                  </w:rPr>
                  <w:delText>4458.25</w:delText>
                </w:r>
              </w:del>
            </w:ins>
          </w:p>
        </w:tc>
        <w:tc>
          <w:tcPr>
            <w:tcW w:w="1896" w:type="dxa"/>
            <w:tcPrChange w:id="1799" w:author="Mohammad Nayeem Hasan [2]" w:date="2023-03-01T23:32:00Z">
              <w:tcPr>
                <w:tcW w:w="1558" w:type="dxa"/>
                <w:gridSpan w:val="2"/>
              </w:tcPr>
            </w:tcPrChange>
          </w:tcPr>
          <w:p w14:paraId="2ECC5141" w14:textId="779F616C" w:rsidR="007F4FA9" w:rsidRPr="00B81CB1" w:rsidRDefault="007F4FA9" w:rsidP="007F4FA9">
            <w:pPr>
              <w:spacing w:line="276" w:lineRule="auto"/>
              <w:rPr>
                <w:ins w:id="1800" w:author="Mohammad Nayeem Hasan" w:date="2022-11-25T15:22:00Z"/>
                <w:rFonts w:ascii="Times New Roman" w:hAnsi="Times New Roman" w:cs="Times New Roman"/>
                <w:sz w:val="24"/>
                <w:szCs w:val="24"/>
              </w:rPr>
            </w:pPr>
            <w:ins w:id="1801" w:author="Mohammad Nayeem Hasan [2]" w:date="2023-03-04T00:22:00Z">
              <w:r>
                <w:rPr>
                  <w:rFonts w:ascii="Times New Roman" w:hAnsi="Times New Roman" w:cs="Times New Roman"/>
                  <w:sz w:val="24"/>
                  <w:szCs w:val="24"/>
                </w:rPr>
                <w:t>5231.89</w:t>
              </w:r>
            </w:ins>
            <w:ins w:id="1802" w:author="Mohammad Nayeem Hasan" w:date="2022-11-25T15:33:00Z">
              <w:del w:id="1803" w:author="Mohammad Nayeem Hasan [2]" w:date="2023-03-01T23:30:00Z">
                <w:r w:rsidRPr="00B81CB1" w:rsidDel="00A017A5">
                  <w:rPr>
                    <w:rFonts w:ascii="Times New Roman" w:hAnsi="Times New Roman" w:cs="Times New Roman"/>
                    <w:sz w:val="24"/>
                    <w:szCs w:val="24"/>
                  </w:rPr>
                  <w:delText>4458.19</w:delText>
                </w:r>
              </w:del>
            </w:ins>
          </w:p>
        </w:tc>
        <w:tc>
          <w:tcPr>
            <w:tcW w:w="1896" w:type="dxa"/>
            <w:tcPrChange w:id="1804" w:author="Mohammad Nayeem Hasan [2]" w:date="2023-03-01T23:32:00Z">
              <w:tcPr>
                <w:tcW w:w="1558" w:type="dxa"/>
                <w:gridSpan w:val="2"/>
              </w:tcPr>
            </w:tcPrChange>
          </w:tcPr>
          <w:p w14:paraId="3E6A50F9" w14:textId="381B6F26" w:rsidR="007F4FA9" w:rsidRPr="00B81CB1" w:rsidRDefault="007F4FA9" w:rsidP="007F4FA9">
            <w:pPr>
              <w:spacing w:line="276" w:lineRule="auto"/>
              <w:rPr>
                <w:ins w:id="1805" w:author="Mohammad Nayeem Hasan" w:date="2022-11-25T16:26:00Z"/>
                <w:rFonts w:ascii="Times New Roman" w:hAnsi="Times New Roman" w:cs="Times New Roman"/>
                <w:sz w:val="24"/>
                <w:szCs w:val="24"/>
              </w:rPr>
            </w:pPr>
            <w:ins w:id="1806" w:author="Mohammad Nayeem Hasan [2]" w:date="2023-03-04T00:22:00Z">
              <w:r w:rsidRPr="007F4FA9">
                <w:rPr>
                  <w:rFonts w:ascii="Times New Roman" w:hAnsi="Times New Roman" w:cs="Times New Roman"/>
                  <w:sz w:val="24"/>
                  <w:szCs w:val="24"/>
                </w:rPr>
                <w:t>5246.74</w:t>
              </w:r>
            </w:ins>
            <w:ins w:id="1807" w:author="Mohammad Nayeem Hasan" w:date="2022-11-25T16:28:00Z">
              <w:del w:id="1808" w:author="Mohammad Nayeem Hasan [2]" w:date="2023-03-01T23:31:00Z">
                <w:r w:rsidRPr="00B81CB1" w:rsidDel="00A017A5">
                  <w:rPr>
                    <w:rFonts w:ascii="Times New Roman" w:hAnsi="Times New Roman" w:cs="Times New Roman"/>
                    <w:sz w:val="24"/>
                    <w:szCs w:val="24"/>
                  </w:rPr>
                  <w:delText>4499.55</w:delText>
                </w:r>
              </w:del>
            </w:ins>
          </w:p>
        </w:tc>
      </w:tr>
      <w:tr w:rsidR="00371DB4" w14:paraId="04548288" w14:textId="77777777" w:rsidTr="007F4FA9">
        <w:trPr>
          <w:ins w:id="1809" w:author="Mohammad Nayeem Hasan [2]" w:date="2023-03-02T01:21:00Z"/>
        </w:trPr>
        <w:tc>
          <w:tcPr>
            <w:tcW w:w="736" w:type="dxa"/>
          </w:tcPr>
          <w:p w14:paraId="3D08F385" w14:textId="77777777" w:rsidR="00371DB4" w:rsidRPr="00B81CB1" w:rsidRDefault="00371DB4" w:rsidP="00371DB4">
            <w:pPr>
              <w:spacing w:line="276" w:lineRule="auto"/>
              <w:rPr>
                <w:ins w:id="1810" w:author="Mohammad Nayeem Hasan [2]" w:date="2023-03-02T01:21:00Z"/>
                <w:rFonts w:ascii="Times New Roman" w:hAnsi="Times New Roman" w:cs="Times New Roman"/>
                <w:sz w:val="24"/>
                <w:szCs w:val="24"/>
              </w:rPr>
            </w:pPr>
          </w:p>
        </w:tc>
        <w:tc>
          <w:tcPr>
            <w:tcW w:w="1896" w:type="dxa"/>
          </w:tcPr>
          <w:p w14:paraId="1B731860" w14:textId="71F4EB29" w:rsidR="00371DB4" w:rsidRPr="00B81CB1" w:rsidRDefault="00371DB4" w:rsidP="00371DB4">
            <w:pPr>
              <w:spacing w:line="276" w:lineRule="auto"/>
              <w:rPr>
                <w:ins w:id="1811" w:author="Mohammad Nayeem Hasan [2]" w:date="2023-03-02T01:21:00Z"/>
                <w:rFonts w:ascii="Times New Roman" w:hAnsi="Times New Roman" w:cs="Times New Roman"/>
                <w:sz w:val="24"/>
                <w:szCs w:val="24"/>
              </w:rPr>
            </w:pPr>
            <w:ins w:id="1812" w:author="Mohammad Nayeem Hasan [2]" w:date="2023-03-02T01:21:00Z">
              <w:r>
                <w:rPr>
                  <w:rFonts w:ascii="Times New Roman" w:hAnsi="Times New Roman" w:cs="Times New Roman"/>
                  <w:sz w:val="24"/>
                  <w:szCs w:val="24"/>
                </w:rPr>
                <w:t>S</w:t>
              </w:r>
              <w:r w:rsidRPr="00B81CB1">
                <w:rPr>
                  <w:rFonts w:ascii="Times New Roman" w:hAnsi="Times New Roman" w:cs="Times New Roman"/>
                  <w:sz w:val="24"/>
                  <w:szCs w:val="24"/>
                </w:rPr>
                <w:t>ARIMA (0,</w:t>
              </w:r>
            </w:ins>
            <w:ins w:id="1813" w:author="Mohammad Nayeem Hasan [2]" w:date="2023-03-02T01:22:00Z">
              <w:r>
                <w:rPr>
                  <w:rFonts w:ascii="Times New Roman" w:hAnsi="Times New Roman" w:cs="Times New Roman"/>
                  <w:sz w:val="24"/>
                  <w:szCs w:val="24"/>
                </w:rPr>
                <w:t>0</w:t>
              </w:r>
            </w:ins>
            <w:ins w:id="1814" w:author="Mohammad Nayeem Hasan [2]" w:date="2023-03-02T01:21:00Z">
              <w:r w:rsidRPr="00B81CB1">
                <w:rPr>
                  <w:rFonts w:ascii="Times New Roman" w:hAnsi="Times New Roman" w:cs="Times New Roman"/>
                  <w:sz w:val="24"/>
                  <w:szCs w:val="24"/>
                </w:rPr>
                <w:t>,</w:t>
              </w:r>
            </w:ins>
            <w:ins w:id="1815" w:author="Mohammad Nayeem Hasan [2]" w:date="2023-03-04T02:48:00Z">
              <w:r w:rsidR="00240C7A">
                <w:rPr>
                  <w:rFonts w:ascii="Times New Roman" w:hAnsi="Times New Roman" w:cs="Times New Roman"/>
                  <w:sz w:val="24"/>
                  <w:szCs w:val="24"/>
                </w:rPr>
                <w:t>2</w:t>
              </w:r>
            </w:ins>
            <w:ins w:id="1816" w:author="Mohammad Nayeem Hasan [2]" w:date="2023-03-02T01:21:00Z">
              <w:r w:rsidRPr="00B81CB1">
                <w:rPr>
                  <w:rFonts w:ascii="Times New Roman" w:hAnsi="Times New Roman" w:cs="Times New Roman"/>
                  <w:sz w:val="24"/>
                  <w:szCs w:val="24"/>
                </w:rPr>
                <w:t>)</w:t>
              </w:r>
            </w:ins>
            <w:ins w:id="1817" w:author="Mohammad Nayeem Hasan [2]" w:date="2023-03-02T01:22:00Z">
              <w:r>
                <w:rPr>
                  <w:rFonts w:ascii="Times New Roman" w:hAnsi="Times New Roman" w:cs="Times New Roman"/>
                  <w:sz w:val="24"/>
                  <w:szCs w:val="24"/>
                </w:rPr>
                <w:t>(2,1,0)[12]</w:t>
              </w:r>
            </w:ins>
          </w:p>
        </w:tc>
        <w:tc>
          <w:tcPr>
            <w:tcW w:w="1896" w:type="dxa"/>
          </w:tcPr>
          <w:p w14:paraId="297AD34C" w14:textId="48130E8E" w:rsidR="00371DB4" w:rsidRPr="00B81CB1" w:rsidRDefault="00371DB4" w:rsidP="00371DB4">
            <w:pPr>
              <w:spacing w:line="276" w:lineRule="auto"/>
              <w:rPr>
                <w:ins w:id="1818" w:author="Mohammad Nayeem Hasan [2]" w:date="2023-03-02T01:21:00Z"/>
                <w:rFonts w:ascii="Times New Roman" w:hAnsi="Times New Roman" w:cs="Times New Roman"/>
                <w:sz w:val="24"/>
                <w:szCs w:val="24"/>
              </w:rPr>
            </w:pPr>
            <w:ins w:id="1819" w:author="Mohammad Nayeem Hasan [2]" w:date="2023-03-02T01:23:00Z">
              <w:r>
                <w:rPr>
                  <w:rFonts w:ascii="Times New Roman" w:hAnsi="Times New Roman" w:cs="Times New Roman"/>
                  <w:sz w:val="24"/>
                  <w:szCs w:val="24"/>
                </w:rPr>
                <w:t>S</w:t>
              </w:r>
              <w:r w:rsidRPr="00B81CB1">
                <w:rPr>
                  <w:rFonts w:ascii="Times New Roman" w:hAnsi="Times New Roman" w:cs="Times New Roman"/>
                  <w:sz w:val="24"/>
                  <w:szCs w:val="24"/>
                </w:rPr>
                <w:t>ARIMA (0,</w:t>
              </w:r>
            </w:ins>
            <w:ins w:id="1820" w:author="Mohammad Nayeem Hasan [2]" w:date="2023-03-02T01:25:00Z">
              <w:r>
                <w:rPr>
                  <w:rFonts w:ascii="Times New Roman" w:hAnsi="Times New Roman" w:cs="Times New Roman"/>
                  <w:sz w:val="24"/>
                  <w:szCs w:val="24"/>
                </w:rPr>
                <w:t>1</w:t>
              </w:r>
            </w:ins>
            <w:ins w:id="1821" w:author="Mohammad Nayeem Hasan [2]" w:date="2023-03-02T01:23:00Z">
              <w:r w:rsidRPr="00B81CB1">
                <w:rPr>
                  <w:rFonts w:ascii="Times New Roman" w:hAnsi="Times New Roman" w:cs="Times New Roman"/>
                  <w:sz w:val="24"/>
                  <w:szCs w:val="24"/>
                </w:rPr>
                <w:t>,</w:t>
              </w:r>
              <w:r>
                <w:rPr>
                  <w:rFonts w:ascii="Times New Roman" w:hAnsi="Times New Roman" w:cs="Times New Roman"/>
                  <w:sz w:val="24"/>
                  <w:szCs w:val="24"/>
                </w:rPr>
                <w:t>1</w:t>
              </w:r>
              <w:r w:rsidRPr="00B81CB1">
                <w:rPr>
                  <w:rFonts w:ascii="Times New Roman" w:hAnsi="Times New Roman" w:cs="Times New Roman"/>
                  <w:sz w:val="24"/>
                  <w:szCs w:val="24"/>
                </w:rPr>
                <w:t>)</w:t>
              </w:r>
              <w:r>
                <w:rPr>
                  <w:rFonts w:ascii="Times New Roman" w:hAnsi="Times New Roman" w:cs="Times New Roman"/>
                  <w:sz w:val="24"/>
                  <w:szCs w:val="24"/>
                </w:rPr>
                <w:t>(</w:t>
              </w:r>
            </w:ins>
            <w:ins w:id="1822" w:author="Mohammad Nayeem Hasan [2]" w:date="2023-03-02T01:25:00Z">
              <w:r>
                <w:rPr>
                  <w:rFonts w:ascii="Times New Roman" w:hAnsi="Times New Roman" w:cs="Times New Roman"/>
                  <w:sz w:val="24"/>
                  <w:szCs w:val="24"/>
                </w:rPr>
                <w:t>1</w:t>
              </w:r>
            </w:ins>
            <w:ins w:id="1823" w:author="Mohammad Nayeem Hasan [2]" w:date="2023-03-02T01:23:00Z">
              <w:r>
                <w:rPr>
                  <w:rFonts w:ascii="Times New Roman" w:hAnsi="Times New Roman" w:cs="Times New Roman"/>
                  <w:sz w:val="24"/>
                  <w:szCs w:val="24"/>
                </w:rPr>
                <w:t>,1,0)[12]</w:t>
              </w:r>
            </w:ins>
          </w:p>
        </w:tc>
        <w:tc>
          <w:tcPr>
            <w:tcW w:w="1896" w:type="dxa"/>
          </w:tcPr>
          <w:p w14:paraId="6808DBD4" w14:textId="5CF2001A" w:rsidR="00371DB4" w:rsidRPr="00B81CB1" w:rsidRDefault="00371DB4" w:rsidP="00371DB4">
            <w:pPr>
              <w:spacing w:line="276" w:lineRule="auto"/>
              <w:rPr>
                <w:ins w:id="1824" w:author="Mohammad Nayeem Hasan [2]" w:date="2023-03-02T01:21:00Z"/>
                <w:rFonts w:ascii="Times New Roman" w:hAnsi="Times New Roman" w:cs="Times New Roman"/>
                <w:sz w:val="24"/>
                <w:szCs w:val="24"/>
              </w:rPr>
            </w:pPr>
            <w:ins w:id="1825" w:author="Mohammad Nayeem Hasan [2]" w:date="2023-03-02T01:23:00Z">
              <w:r>
                <w:rPr>
                  <w:rFonts w:ascii="Times New Roman" w:hAnsi="Times New Roman" w:cs="Times New Roman"/>
                  <w:sz w:val="24"/>
                  <w:szCs w:val="24"/>
                </w:rPr>
                <w:t>S</w:t>
              </w:r>
              <w:r w:rsidRPr="00B81CB1">
                <w:rPr>
                  <w:rFonts w:ascii="Times New Roman" w:hAnsi="Times New Roman" w:cs="Times New Roman"/>
                  <w:sz w:val="24"/>
                  <w:szCs w:val="24"/>
                </w:rPr>
                <w:t>ARIMA (</w:t>
              </w:r>
            </w:ins>
            <w:ins w:id="1826" w:author="Mohammad Nayeem Hasan [2]" w:date="2023-03-02T01:26:00Z">
              <w:r>
                <w:rPr>
                  <w:rFonts w:ascii="Times New Roman" w:hAnsi="Times New Roman" w:cs="Times New Roman"/>
                  <w:sz w:val="24"/>
                  <w:szCs w:val="24"/>
                </w:rPr>
                <w:t>1</w:t>
              </w:r>
            </w:ins>
            <w:ins w:id="1827" w:author="Mohammad Nayeem Hasan [2]" w:date="2023-03-02T01:23:00Z">
              <w:r w:rsidRPr="00B81CB1">
                <w:rPr>
                  <w:rFonts w:ascii="Times New Roman" w:hAnsi="Times New Roman" w:cs="Times New Roman"/>
                  <w:sz w:val="24"/>
                  <w:szCs w:val="24"/>
                </w:rPr>
                <w:t>,</w:t>
              </w:r>
            </w:ins>
            <w:ins w:id="1828" w:author="Mohammad Nayeem Hasan [2]" w:date="2023-03-02T01:26:00Z">
              <w:r>
                <w:rPr>
                  <w:rFonts w:ascii="Times New Roman" w:hAnsi="Times New Roman" w:cs="Times New Roman"/>
                  <w:sz w:val="24"/>
                  <w:szCs w:val="24"/>
                </w:rPr>
                <w:t>1</w:t>
              </w:r>
            </w:ins>
            <w:ins w:id="1829" w:author="Mohammad Nayeem Hasan [2]" w:date="2023-03-02T01:23:00Z">
              <w:r w:rsidRPr="00B81CB1">
                <w:rPr>
                  <w:rFonts w:ascii="Times New Roman" w:hAnsi="Times New Roman" w:cs="Times New Roman"/>
                  <w:sz w:val="24"/>
                  <w:szCs w:val="24"/>
                </w:rPr>
                <w:t>,</w:t>
              </w:r>
              <w:r>
                <w:rPr>
                  <w:rFonts w:ascii="Times New Roman" w:hAnsi="Times New Roman" w:cs="Times New Roman"/>
                  <w:sz w:val="24"/>
                  <w:szCs w:val="24"/>
                </w:rPr>
                <w:t>1</w:t>
              </w:r>
              <w:r w:rsidRPr="00B81CB1">
                <w:rPr>
                  <w:rFonts w:ascii="Times New Roman" w:hAnsi="Times New Roman" w:cs="Times New Roman"/>
                  <w:sz w:val="24"/>
                  <w:szCs w:val="24"/>
                </w:rPr>
                <w:t>)</w:t>
              </w:r>
              <w:r>
                <w:rPr>
                  <w:rFonts w:ascii="Times New Roman" w:hAnsi="Times New Roman" w:cs="Times New Roman"/>
                  <w:sz w:val="24"/>
                  <w:szCs w:val="24"/>
                </w:rPr>
                <w:t>(</w:t>
              </w:r>
            </w:ins>
            <w:ins w:id="1830" w:author="Mohammad Nayeem Hasan [2]" w:date="2023-03-02T01:26:00Z">
              <w:r>
                <w:rPr>
                  <w:rFonts w:ascii="Times New Roman" w:hAnsi="Times New Roman" w:cs="Times New Roman"/>
                  <w:sz w:val="24"/>
                  <w:szCs w:val="24"/>
                </w:rPr>
                <w:t>0</w:t>
              </w:r>
            </w:ins>
            <w:ins w:id="1831" w:author="Mohammad Nayeem Hasan [2]" w:date="2023-03-02T01:23:00Z">
              <w:r>
                <w:rPr>
                  <w:rFonts w:ascii="Times New Roman" w:hAnsi="Times New Roman" w:cs="Times New Roman"/>
                  <w:sz w:val="24"/>
                  <w:szCs w:val="24"/>
                </w:rPr>
                <w:t>,1,0)[12]</w:t>
              </w:r>
            </w:ins>
          </w:p>
        </w:tc>
        <w:tc>
          <w:tcPr>
            <w:tcW w:w="1896" w:type="dxa"/>
          </w:tcPr>
          <w:p w14:paraId="36E65053" w14:textId="0DB191E5" w:rsidR="00371DB4" w:rsidRPr="00B81CB1" w:rsidRDefault="00371DB4" w:rsidP="00371DB4">
            <w:pPr>
              <w:spacing w:line="276" w:lineRule="auto"/>
              <w:rPr>
                <w:ins w:id="1832" w:author="Mohammad Nayeem Hasan [2]" w:date="2023-03-02T01:21:00Z"/>
                <w:rFonts w:ascii="Times New Roman" w:hAnsi="Times New Roman" w:cs="Times New Roman"/>
                <w:sz w:val="24"/>
                <w:szCs w:val="24"/>
              </w:rPr>
            </w:pPr>
            <w:ins w:id="1833" w:author="Mohammad Nayeem Hasan [2]" w:date="2023-03-02T01:23:00Z">
              <w:r>
                <w:rPr>
                  <w:rFonts w:ascii="Times New Roman" w:hAnsi="Times New Roman" w:cs="Times New Roman"/>
                  <w:sz w:val="24"/>
                  <w:szCs w:val="24"/>
                </w:rPr>
                <w:t>S</w:t>
              </w:r>
              <w:r w:rsidRPr="00B81CB1">
                <w:rPr>
                  <w:rFonts w:ascii="Times New Roman" w:hAnsi="Times New Roman" w:cs="Times New Roman"/>
                  <w:sz w:val="24"/>
                  <w:szCs w:val="24"/>
                </w:rPr>
                <w:t>ARIMA (</w:t>
              </w:r>
            </w:ins>
            <w:ins w:id="1834" w:author="Mohammad Nayeem Hasan [2]" w:date="2023-03-02T01:27:00Z">
              <w:r>
                <w:rPr>
                  <w:rFonts w:ascii="Times New Roman" w:hAnsi="Times New Roman" w:cs="Times New Roman"/>
                  <w:sz w:val="24"/>
                  <w:szCs w:val="24"/>
                </w:rPr>
                <w:t>1</w:t>
              </w:r>
            </w:ins>
            <w:ins w:id="1835" w:author="Mohammad Nayeem Hasan [2]" w:date="2023-03-02T01:23:00Z">
              <w:r w:rsidRPr="00B81CB1">
                <w:rPr>
                  <w:rFonts w:ascii="Times New Roman" w:hAnsi="Times New Roman" w:cs="Times New Roman"/>
                  <w:sz w:val="24"/>
                  <w:szCs w:val="24"/>
                </w:rPr>
                <w:t>,</w:t>
              </w:r>
              <w:r>
                <w:rPr>
                  <w:rFonts w:ascii="Times New Roman" w:hAnsi="Times New Roman" w:cs="Times New Roman"/>
                  <w:sz w:val="24"/>
                  <w:szCs w:val="24"/>
                </w:rPr>
                <w:t>0</w:t>
              </w:r>
              <w:r w:rsidRPr="00B81CB1">
                <w:rPr>
                  <w:rFonts w:ascii="Times New Roman" w:hAnsi="Times New Roman" w:cs="Times New Roman"/>
                  <w:sz w:val="24"/>
                  <w:szCs w:val="24"/>
                </w:rPr>
                <w:t>,</w:t>
              </w:r>
              <w:r>
                <w:rPr>
                  <w:rFonts w:ascii="Times New Roman" w:hAnsi="Times New Roman" w:cs="Times New Roman"/>
                  <w:sz w:val="24"/>
                  <w:szCs w:val="24"/>
                </w:rPr>
                <w:t>1</w:t>
              </w:r>
              <w:r w:rsidRPr="00B81CB1">
                <w:rPr>
                  <w:rFonts w:ascii="Times New Roman" w:hAnsi="Times New Roman" w:cs="Times New Roman"/>
                  <w:sz w:val="24"/>
                  <w:szCs w:val="24"/>
                </w:rPr>
                <w:t>)</w:t>
              </w:r>
              <w:r>
                <w:rPr>
                  <w:rFonts w:ascii="Times New Roman" w:hAnsi="Times New Roman" w:cs="Times New Roman"/>
                  <w:sz w:val="24"/>
                  <w:szCs w:val="24"/>
                </w:rPr>
                <w:t>(</w:t>
              </w:r>
            </w:ins>
            <w:ins w:id="1836" w:author="Mohammad Nayeem Hasan [2]" w:date="2023-03-02T01:27:00Z">
              <w:r>
                <w:rPr>
                  <w:rFonts w:ascii="Times New Roman" w:hAnsi="Times New Roman" w:cs="Times New Roman"/>
                  <w:sz w:val="24"/>
                  <w:szCs w:val="24"/>
                </w:rPr>
                <w:t>1</w:t>
              </w:r>
            </w:ins>
            <w:ins w:id="1837" w:author="Mohammad Nayeem Hasan [2]" w:date="2023-03-02T01:23:00Z">
              <w:r>
                <w:rPr>
                  <w:rFonts w:ascii="Times New Roman" w:hAnsi="Times New Roman" w:cs="Times New Roman"/>
                  <w:sz w:val="24"/>
                  <w:szCs w:val="24"/>
                </w:rPr>
                <w:t>,1,0)[12]</w:t>
              </w:r>
            </w:ins>
          </w:p>
        </w:tc>
        <w:tc>
          <w:tcPr>
            <w:tcW w:w="1896" w:type="dxa"/>
          </w:tcPr>
          <w:p w14:paraId="3CA440BE" w14:textId="2D23BDB5" w:rsidR="00371DB4" w:rsidRPr="00371DB4" w:rsidRDefault="00371DB4" w:rsidP="00371DB4">
            <w:pPr>
              <w:spacing w:line="276" w:lineRule="auto"/>
              <w:rPr>
                <w:ins w:id="1838" w:author="Mohammad Nayeem Hasan [2]" w:date="2023-03-02T01:21:00Z"/>
                <w:rFonts w:ascii="Times New Roman" w:hAnsi="Times New Roman" w:cs="Times New Roman"/>
                <w:b/>
                <w:bCs/>
                <w:sz w:val="24"/>
                <w:szCs w:val="24"/>
                <w:rPrChange w:id="1839" w:author="Mohammad Nayeem Hasan [2]" w:date="2023-03-02T01:29:00Z">
                  <w:rPr>
                    <w:ins w:id="1840" w:author="Mohammad Nayeem Hasan [2]" w:date="2023-03-02T01:21:00Z"/>
                    <w:rFonts w:ascii="Times New Roman" w:hAnsi="Times New Roman" w:cs="Times New Roman"/>
                    <w:sz w:val="24"/>
                    <w:szCs w:val="24"/>
                  </w:rPr>
                </w:rPrChange>
              </w:rPr>
            </w:pPr>
            <w:ins w:id="1841" w:author="Mohammad Nayeem Hasan [2]" w:date="2023-03-02T01:24:00Z">
              <w:r w:rsidRPr="00371DB4">
                <w:rPr>
                  <w:rFonts w:ascii="Times New Roman" w:hAnsi="Times New Roman" w:cs="Times New Roman"/>
                  <w:b/>
                  <w:bCs/>
                  <w:sz w:val="24"/>
                  <w:szCs w:val="24"/>
                  <w:rPrChange w:id="1842" w:author="Mohammad Nayeem Hasan [2]" w:date="2023-03-02T01:29:00Z">
                    <w:rPr>
                      <w:rFonts w:ascii="Times New Roman" w:hAnsi="Times New Roman" w:cs="Times New Roman"/>
                      <w:sz w:val="24"/>
                      <w:szCs w:val="24"/>
                    </w:rPr>
                  </w:rPrChange>
                </w:rPr>
                <w:t>SARIMA (</w:t>
              </w:r>
            </w:ins>
            <w:ins w:id="1843" w:author="Mohammad Nayeem Hasan [2]" w:date="2023-03-02T01:28:00Z">
              <w:r w:rsidRPr="00371DB4">
                <w:rPr>
                  <w:rFonts w:ascii="Times New Roman" w:hAnsi="Times New Roman" w:cs="Times New Roman"/>
                  <w:b/>
                  <w:bCs/>
                  <w:sz w:val="24"/>
                  <w:szCs w:val="24"/>
                  <w:rPrChange w:id="1844" w:author="Mohammad Nayeem Hasan [2]" w:date="2023-03-02T01:29:00Z">
                    <w:rPr>
                      <w:rFonts w:ascii="Times New Roman" w:hAnsi="Times New Roman" w:cs="Times New Roman"/>
                      <w:sz w:val="24"/>
                      <w:szCs w:val="24"/>
                    </w:rPr>
                  </w:rPrChange>
                </w:rPr>
                <w:t>0</w:t>
              </w:r>
            </w:ins>
            <w:ins w:id="1845" w:author="Mohammad Nayeem Hasan [2]" w:date="2023-03-02T01:24:00Z">
              <w:r w:rsidRPr="00371DB4">
                <w:rPr>
                  <w:rFonts w:ascii="Times New Roman" w:hAnsi="Times New Roman" w:cs="Times New Roman"/>
                  <w:b/>
                  <w:bCs/>
                  <w:sz w:val="24"/>
                  <w:szCs w:val="24"/>
                  <w:rPrChange w:id="1846" w:author="Mohammad Nayeem Hasan [2]" w:date="2023-03-02T01:29:00Z">
                    <w:rPr>
                      <w:rFonts w:ascii="Times New Roman" w:hAnsi="Times New Roman" w:cs="Times New Roman"/>
                      <w:sz w:val="24"/>
                      <w:szCs w:val="24"/>
                    </w:rPr>
                  </w:rPrChange>
                </w:rPr>
                <w:t>,0,1)(</w:t>
              </w:r>
            </w:ins>
            <w:ins w:id="1847" w:author="Mohammad Nayeem Hasan [2]" w:date="2023-03-02T01:28:00Z">
              <w:r w:rsidRPr="00371DB4">
                <w:rPr>
                  <w:rFonts w:ascii="Times New Roman" w:hAnsi="Times New Roman" w:cs="Times New Roman"/>
                  <w:b/>
                  <w:bCs/>
                  <w:sz w:val="24"/>
                  <w:szCs w:val="24"/>
                  <w:rPrChange w:id="1848" w:author="Mohammad Nayeem Hasan [2]" w:date="2023-03-02T01:29:00Z">
                    <w:rPr>
                      <w:rFonts w:ascii="Times New Roman" w:hAnsi="Times New Roman" w:cs="Times New Roman"/>
                      <w:sz w:val="24"/>
                      <w:szCs w:val="24"/>
                    </w:rPr>
                  </w:rPrChange>
                </w:rPr>
                <w:t>1</w:t>
              </w:r>
            </w:ins>
            <w:ins w:id="1849" w:author="Mohammad Nayeem Hasan [2]" w:date="2023-03-02T01:24:00Z">
              <w:r w:rsidRPr="00371DB4">
                <w:rPr>
                  <w:rFonts w:ascii="Times New Roman" w:hAnsi="Times New Roman" w:cs="Times New Roman"/>
                  <w:b/>
                  <w:bCs/>
                  <w:sz w:val="24"/>
                  <w:szCs w:val="24"/>
                  <w:rPrChange w:id="1850" w:author="Mohammad Nayeem Hasan [2]" w:date="2023-03-02T01:29:00Z">
                    <w:rPr>
                      <w:rFonts w:ascii="Times New Roman" w:hAnsi="Times New Roman" w:cs="Times New Roman"/>
                      <w:sz w:val="24"/>
                      <w:szCs w:val="24"/>
                    </w:rPr>
                  </w:rPrChange>
                </w:rPr>
                <w:t>,1,</w:t>
              </w:r>
            </w:ins>
            <w:ins w:id="1851" w:author="Mohammad Nayeem Hasan [2]" w:date="2023-03-02T01:28:00Z">
              <w:r w:rsidRPr="00371DB4">
                <w:rPr>
                  <w:rFonts w:ascii="Times New Roman" w:hAnsi="Times New Roman" w:cs="Times New Roman"/>
                  <w:b/>
                  <w:bCs/>
                  <w:sz w:val="24"/>
                  <w:szCs w:val="24"/>
                  <w:rPrChange w:id="1852" w:author="Mohammad Nayeem Hasan [2]" w:date="2023-03-02T01:29:00Z">
                    <w:rPr>
                      <w:rFonts w:ascii="Times New Roman" w:hAnsi="Times New Roman" w:cs="Times New Roman"/>
                      <w:sz w:val="24"/>
                      <w:szCs w:val="24"/>
                    </w:rPr>
                  </w:rPrChange>
                </w:rPr>
                <w:t>1</w:t>
              </w:r>
            </w:ins>
            <w:ins w:id="1853" w:author="Mohammad Nayeem Hasan [2]" w:date="2023-03-02T01:24:00Z">
              <w:r w:rsidRPr="00371DB4">
                <w:rPr>
                  <w:rFonts w:ascii="Times New Roman" w:hAnsi="Times New Roman" w:cs="Times New Roman"/>
                  <w:b/>
                  <w:bCs/>
                  <w:sz w:val="24"/>
                  <w:szCs w:val="24"/>
                  <w:rPrChange w:id="1854" w:author="Mohammad Nayeem Hasan [2]" w:date="2023-03-02T01:29:00Z">
                    <w:rPr>
                      <w:rFonts w:ascii="Times New Roman" w:hAnsi="Times New Roman" w:cs="Times New Roman"/>
                      <w:sz w:val="24"/>
                      <w:szCs w:val="24"/>
                    </w:rPr>
                  </w:rPrChange>
                </w:rPr>
                <w:t>)[12]</w:t>
              </w:r>
            </w:ins>
          </w:p>
        </w:tc>
      </w:tr>
      <w:tr w:rsidR="00371DB4" w14:paraId="36592B4D" w14:textId="77777777" w:rsidTr="007F4FA9">
        <w:trPr>
          <w:ins w:id="1855" w:author="Mohammad Nayeem Hasan [2]" w:date="2023-03-02T01:21:00Z"/>
        </w:trPr>
        <w:tc>
          <w:tcPr>
            <w:tcW w:w="736" w:type="dxa"/>
          </w:tcPr>
          <w:p w14:paraId="39205627" w14:textId="7805F4D1" w:rsidR="00371DB4" w:rsidRPr="00B81CB1" w:rsidRDefault="00371DB4" w:rsidP="00371DB4">
            <w:pPr>
              <w:spacing w:line="276" w:lineRule="auto"/>
              <w:rPr>
                <w:ins w:id="1856" w:author="Mohammad Nayeem Hasan [2]" w:date="2023-03-02T01:21:00Z"/>
                <w:rFonts w:ascii="Times New Roman" w:hAnsi="Times New Roman" w:cs="Times New Roman"/>
                <w:sz w:val="24"/>
                <w:szCs w:val="24"/>
              </w:rPr>
            </w:pPr>
            <w:ins w:id="1857" w:author="Mohammad Nayeem Hasan [2]" w:date="2023-03-02T01:23:00Z">
              <w:r w:rsidRPr="00B81CB1">
                <w:rPr>
                  <w:rFonts w:ascii="Times New Roman" w:hAnsi="Times New Roman" w:cs="Times New Roman"/>
                  <w:sz w:val="24"/>
                  <w:szCs w:val="24"/>
                </w:rPr>
                <w:t>AIC</w:t>
              </w:r>
            </w:ins>
          </w:p>
        </w:tc>
        <w:tc>
          <w:tcPr>
            <w:tcW w:w="1896" w:type="dxa"/>
          </w:tcPr>
          <w:p w14:paraId="2895D93B" w14:textId="34ADB89C" w:rsidR="00371DB4" w:rsidRPr="00B81CB1" w:rsidRDefault="00240C7A" w:rsidP="00371DB4">
            <w:pPr>
              <w:spacing w:line="276" w:lineRule="auto"/>
              <w:rPr>
                <w:ins w:id="1858" w:author="Mohammad Nayeem Hasan [2]" w:date="2023-03-02T01:21:00Z"/>
                <w:rFonts w:ascii="Times New Roman" w:hAnsi="Times New Roman" w:cs="Times New Roman"/>
                <w:sz w:val="24"/>
                <w:szCs w:val="24"/>
              </w:rPr>
            </w:pPr>
            <w:ins w:id="1859" w:author="Mohammad Nayeem Hasan [2]" w:date="2023-03-04T02:48:00Z">
              <w:r w:rsidRPr="00240C7A">
                <w:rPr>
                  <w:rFonts w:ascii="Times New Roman" w:hAnsi="Times New Roman" w:cs="Times New Roman"/>
                  <w:sz w:val="24"/>
                  <w:szCs w:val="24"/>
                </w:rPr>
                <w:t>5070.89</w:t>
              </w:r>
            </w:ins>
          </w:p>
        </w:tc>
        <w:tc>
          <w:tcPr>
            <w:tcW w:w="1896" w:type="dxa"/>
          </w:tcPr>
          <w:p w14:paraId="17BB75B7" w14:textId="1524A614" w:rsidR="00371DB4" w:rsidRPr="00B81CB1" w:rsidRDefault="00240C7A" w:rsidP="00371DB4">
            <w:pPr>
              <w:spacing w:line="276" w:lineRule="auto"/>
              <w:rPr>
                <w:ins w:id="1860" w:author="Mohammad Nayeem Hasan [2]" w:date="2023-03-02T01:21:00Z"/>
                <w:rFonts w:ascii="Times New Roman" w:hAnsi="Times New Roman" w:cs="Times New Roman"/>
                <w:sz w:val="24"/>
                <w:szCs w:val="24"/>
              </w:rPr>
            </w:pPr>
            <w:ins w:id="1861" w:author="Mohammad Nayeem Hasan [2]" w:date="2023-03-04T02:49:00Z">
              <w:r w:rsidRPr="00240C7A">
                <w:rPr>
                  <w:rFonts w:ascii="Times New Roman" w:hAnsi="Times New Roman" w:cs="Times New Roman"/>
                  <w:sz w:val="24"/>
                  <w:szCs w:val="24"/>
                </w:rPr>
                <w:t>5130.36</w:t>
              </w:r>
            </w:ins>
          </w:p>
        </w:tc>
        <w:tc>
          <w:tcPr>
            <w:tcW w:w="1896" w:type="dxa"/>
          </w:tcPr>
          <w:p w14:paraId="0D9FB9B0" w14:textId="7684D337" w:rsidR="00371DB4" w:rsidRPr="00B81CB1" w:rsidRDefault="00240C7A" w:rsidP="00371DB4">
            <w:pPr>
              <w:spacing w:line="276" w:lineRule="auto"/>
              <w:rPr>
                <w:ins w:id="1862" w:author="Mohammad Nayeem Hasan [2]" w:date="2023-03-02T01:21:00Z"/>
                <w:rFonts w:ascii="Times New Roman" w:hAnsi="Times New Roman" w:cs="Times New Roman"/>
                <w:sz w:val="24"/>
                <w:szCs w:val="24"/>
              </w:rPr>
            </w:pPr>
            <w:ins w:id="1863" w:author="Mohammad Nayeem Hasan [2]" w:date="2023-03-04T02:50:00Z">
              <w:r w:rsidRPr="00240C7A">
                <w:rPr>
                  <w:rFonts w:ascii="Times New Roman" w:hAnsi="Times New Roman" w:cs="Times New Roman"/>
                  <w:sz w:val="24"/>
                  <w:szCs w:val="24"/>
                </w:rPr>
                <w:t>5161.27</w:t>
              </w:r>
            </w:ins>
          </w:p>
        </w:tc>
        <w:tc>
          <w:tcPr>
            <w:tcW w:w="1896" w:type="dxa"/>
          </w:tcPr>
          <w:p w14:paraId="43A33E00" w14:textId="4F84A2FF" w:rsidR="00371DB4" w:rsidRPr="00B81CB1" w:rsidRDefault="00240C7A" w:rsidP="00371DB4">
            <w:pPr>
              <w:spacing w:line="276" w:lineRule="auto"/>
              <w:rPr>
                <w:ins w:id="1864" w:author="Mohammad Nayeem Hasan [2]" w:date="2023-03-02T01:21:00Z"/>
                <w:rFonts w:ascii="Times New Roman" w:hAnsi="Times New Roman" w:cs="Times New Roman"/>
                <w:sz w:val="24"/>
                <w:szCs w:val="24"/>
              </w:rPr>
            </w:pPr>
            <w:ins w:id="1865" w:author="Mohammad Nayeem Hasan [2]" w:date="2023-03-04T02:51:00Z">
              <w:r w:rsidRPr="00240C7A">
                <w:rPr>
                  <w:rFonts w:ascii="Times New Roman" w:hAnsi="Times New Roman" w:cs="Times New Roman"/>
                  <w:sz w:val="24"/>
                  <w:szCs w:val="24"/>
                </w:rPr>
                <w:t>5091.98</w:t>
              </w:r>
            </w:ins>
          </w:p>
        </w:tc>
        <w:tc>
          <w:tcPr>
            <w:tcW w:w="1896" w:type="dxa"/>
          </w:tcPr>
          <w:p w14:paraId="688E4E27" w14:textId="08B6973E" w:rsidR="00371DB4" w:rsidRPr="00B81CB1" w:rsidRDefault="00240C7A" w:rsidP="00371DB4">
            <w:pPr>
              <w:spacing w:line="276" w:lineRule="auto"/>
              <w:rPr>
                <w:ins w:id="1866" w:author="Mohammad Nayeem Hasan [2]" w:date="2023-03-02T01:21:00Z"/>
                <w:rFonts w:ascii="Times New Roman" w:hAnsi="Times New Roman" w:cs="Times New Roman"/>
                <w:sz w:val="24"/>
                <w:szCs w:val="24"/>
              </w:rPr>
            </w:pPr>
            <w:ins w:id="1867" w:author="Mohammad Nayeem Hasan [2]" w:date="2023-03-04T02:51:00Z">
              <w:r w:rsidRPr="00240C7A">
                <w:rPr>
                  <w:rFonts w:ascii="Times New Roman" w:hAnsi="Times New Roman" w:cs="Times New Roman"/>
                  <w:sz w:val="24"/>
                  <w:szCs w:val="24"/>
                </w:rPr>
                <w:t>5048.46</w:t>
              </w:r>
            </w:ins>
          </w:p>
        </w:tc>
      </w:tr>
      <w:tr w:rsidR="00371DB4" w14:paraId="358D9A5A" w14:textId="77777777" w:rsidTr="007F4FA9">
        <w:trPr>
          <w:ins w:id="1868" w:author="Mohammad Nayeem Hasan [2]" w:date="2023-03-02T01:21:00Z"/>
        </w:trPr>
        <w:tc>
          <w:tcPr>
            <w:tcW w:w="736" w:type="dxa"/>
          </w:tcPr>
          <w:p w14:paraId="15DEE97D" w14:textId="178DF408" w:rsidR="00371DB4" w:rsidRPr="00B81CB1" w:rsidRDefault="00371DB4" w:rsidP="00371DB4">
            <w:pPr>
              <w:spacing w:line="276" w:lineRule="auto"/>
              <w:rPr>
                <w:ins w:id="1869" w:author="Mohammad Nayeem Hasan [2]" w:date="2023-03-02T01:21:00Z"/>
                <w:rFonts w:ascii="Times New Roman" w:hAnsi="Times New Roman" w:cs="Times New Roman"/>
                <w:sz w:val="24"/>
                <w:szCs w:val="24"/>
              </w:rPr>
            </w:pPr>
            <w:ins w:id="1870" w:author="Mohammad Nayeem Hasan [2]" w:date="2023-03-02T01:23:00Z">
              <w:r w:rsidRPr="00B81CB1">
                <w:rPr>
                  <w:rFonts w:ascii="Times New Roman" w:hAnsi="Times New Roman" w:cs="Times New Roman"/>
                  <w:sz w:val="24"/>
                  <w:szCs w:val="24"/>
                </w:rPr>
                <w:t>AICc</w:t>
              </w:r>
            </w:ins>
          </w:p>
        </w:tc>
        <w:tc>
          <w:tcPr>
            <w:tcW w:w="1896" w:type="dxa"/>
          </w:tcPr>
          <w:p w14:paraId="23B022F3" w14:textId="1526EBF2" w:rsidR="00371DB4" w:rsidRPr="00B81CB1" w:rsidRDefault="00240C7A" w:rsidP="00371DB4">
            <w:pPr>
              <w:spacing w:line="276" w:lineRule="auto"/>
              <w:rPr>
                <w:ins w:id="1871" w:author="Mohammad Nayeem Hasan [2]" w:date="2023-03-02T01:21:00Z"/>
                <w:rFonts w:ascii="Times New Roman" w:hAnsi="Times New Roman" w:cs="Times New Roman"/>
                <w:sz w:val="24"/>
                <w:szCs w:val="24"/>
              </w:rPr>
            </w:pPr>
            <w:ins w:id="1872" w:author="Mohammad Nayeem Hasan [2]" w:date="2023-03-04T02:48:00Z">
              <w:r w:rsidRPr="00240C7A">
                <w:rPr>
                  <w:rFonts w:ascii="Times New Roman" w:hAnsi="Times New Roman" w:cs="Times New Roman"/>
                  <w:sz w:val="24"/>
                  <w:szCs w:val="24"/>
                </w:rPr>
                <w:t>5071.13</w:t>
              </w:r>
            </w:ins>
          </w:p>
        </w:tc>
        <w:tc>
          <w:tcPr>
            <w:tcW w:w="1896" w:type="dxa"/>
          </w:tcPr>
          <w:p w14:paraId="37398325" w14:textId="51624793" w:rsidR="00371DB4" w:rsidRPr="00B81CB1" w:rsidRDefault="00240C7A" w:rsidP="00371DB4">
            <w:pPr>
              <w:spacing w:line="276" w:lineRule="auto"/>
              <w:rPr>
                <w:ins w:id="1873" w:author="Mohammad Nayeem Hasan [2]" w:date="2023-03-02T01:21:00Z"/>
                <w:rFonts w:ascii="Times New Roman" w:hAnsi="Times New Roman" w:cs="Times New Roman"/>
                <w:sz w:val="24"/>
                <w:szCs w:val="24"/>
              </w:rPr>
            </w:pPr>
            <w:ins w:id="1874" w:author="Mohammad Nayeem Hasan [2]" w:date="2023-03-04T02:49:00Z">
              <w:r w:rsidRPr="00240C7A">
                <w:rPr>
                  <w:rFonts w:ascii="Times New Roman" w:hAnsi="Times New Roman" w:cs="Times New Roman"/>
                  <w:sz w:val="24"/>
                  <w:szCs w:val="24"/>
                </w:rPr>
                <w:t>5130.45</w:t>
              </w:r>
            </w:ins>
          </w:p>
        </w:tc>
        <w:tc>
          <w:tcPr>
            <w:tcW w:w="1896" w:type="dxa"/>
          </w:tcPr>
          <w:p w14:paraId="3468E521" w14:textId="2FCF69CF" w:rsidR="00371DB4" w:rsidRPr="00B81CB1" w:rsidRDefault="00240C7A" w:rsidP="00371DB4">
            <w:pPr>
              <w:spacing w:line="276" w:lineRule="auto"/>
              <w:rPr>
                <w:ins w:id="1875" w:author="Mohammad Nayeem Hasan [2]" w:date="2023-03-02T01:21:00Z"/>
                <w:rFonts w:ascii="Times New Roman" w:hAnsi="Times New Roman" w:cs="Times New Roman"/>
                <w:sz w:val="24"/>
                <w:szCs w:val="24"/>
              </w:rPr>
            </w:pPr>
            <w:ins w:id="1876" w:author="Mohammad Nayeem Hasan [2]" w:date="2023-03-04T02:50:00Z">
              <w:r w:rsidRPr="00240C7A">
                <w:rPr>
                  <w:rFonts w:ascii="Times New Roman" w:hAnsi="Times New Roman" w:cs="Times New Roman"/>
                  <w:sz w:val="24"/>
                  <w:szCs w:val="24"/>
                </w:rPr>
                <w:t>5161.36</w:t>
              </w:r>
            </w:ins>
          </w:p>
        </w:tc>
        <w:tc>
          <w:tcPr>
            <w:tcW w:w="1896" w:type="dxa"/>
          </w:tcPr>
          <w:p w14:paraId="372AEFCA" w14:textId="57A7B0EE" w:rsidR="00371DB4" w:rsidRPr="00B81CB1" w:rsidRDefault="00240C7A" w:rsidP="00371DB4">
            <w:pPr>
              <w:spacing w:line="276" w:lineRule="auto"/>
              <w:rPr>
                <w:ins w:id="1877" w:author="Mohammad Nayeem Hasan [2]" w:date="2023-03-02T01:21:00Z"/>
                <w:rFonts w:ascii="Times New Roman" w:hAnsi="Times New Roman" w:cs="Times New Roman"/>
                <w:sz w:val="24"/>
                <w:szCs w:val="24"/>
              </w:rPr>
            </w:pPr>
            <w:ins w:id="1878" w:author="Mohammad Nayeem Hasan [2]" w:date="2023-03-04T02:51:00Z">
              <w:r w:rsidRPr="00240C7A">
                <w:rPr>
                  <w:rFonts w:ascii="Times New Roman" w:hAnsi="Times New Roman" w:cs="Times New Roman"/>
                  <w:sz w:val="24"/>
                  <w:szCs w:val="24"/>
                </w:rPr>
                <w:t>5092.14</w:t>
              </w:r>
            </w:ins>
          </w:p>
        </w:tc>
        <w:tc>
          <w:tcPr>
            <w:tcW w:w="1896" w:type="dxa"/>
          </w:tcPr>
          <w:p w14:paraId="053DF932" w14:textId="06C01821" w:rsidR="00371DB4" w:rsidRPr="00B81CB1" w:rsidRDefault="00240C7A" w:rsidP="00371DB4">
            <w:pPr>
              <w:spacing w:line="276" w:lineRule="auto"/>
              <w:rPr>
                <w:ins w:id="1879" w:author="Mohammad Nayeem Hasan [2]" w:date="2023-03-02T01:21:00Z"/>
                <w:rFonts w:ascii="Times New Roman" w:hAnsi="Times New Roman" w:cs="Times New Roman"/>
                <w:sz w:val="24"/>
                <w:szCs w:val="24"/>
              </w:rPr>
            </w:pPr>
            <w:ins w:id="1880" w:author="Mohammad Nayeem Hasan [2]" w:date="2023-03-04T02:51:00Z">
              <w:r w:rsidRPr="00240C7A">
                <w:rPr>
                  <w:rFonts w:ascii="Times New Roman" w:hAnsi="Times New Roman" w:cs="Times New Roman"/>
                  <w:sz w:val="24"/>
                  <w:szCs w:val="24"/>
                </w:rPr>
                <w:t>5048.62</w:t>
              </w:r>
            </w:ins>
          </w:p>
        </w:tc>
      </w:tr>
      <w:tr w:rsidR="00371DB4" w14:paraId="63371782" w14:textId="77777777" w:rsidTr="007F4FA9">
        <w:trPr>
          <w:ins w:id="1881" w:author="Mohammad Nayeem Hasan [2]" w:date="2023-03-02T01:21:00Z"/>
        </w:trPr>
        <w:tc>
          <w:tcPr>
            <w:tcW w:w="736" w:type="dxa"/>
          </w:tcPr>
          <w:p w14:paraId="14674876" w14:textId="3BD7A55B" w:rsidR="00371DB4" w:rsidRPr="00B81CB1" w:rsidRDefault="00371DB4" w:rsidP="00371DB4">
            <w:pPr>
              <w:spacing w:line="276" w:lineRule="auto"/>
              <w:rPr>
                <w:ins w:id="1882" w:author="Mohammad Nayeem Hasan [2]" w:date="2023-03-02T01:21:00Z"/>
                <w:rFonts w:ascii="Times New Roman" w:hAnsi="Times New Roman" w:cs="Times New Roman"/>
                <w:sz w:val="24"/>
                <w:szCs w:val="24"/>
              </w:rPr>
            </w:pPr>
            <w:ins w:id="1883" w:author="Mohammad Nayeem Hasan [2]" w:date="2023-03-02T01:23:00Z">
              <w:r w:rsidRPr="00B81CB1">
                <w:rPr>
                  <w:rFonts w:ascii="Times New Roman" w:hAnsi="Times New Roman" w:cs="Times New Roman"/>
                  <w:sz w:val="24"/>
                  <w:szCs w:val="24"/>
                </w:rPr>
                <w:t>BIC</w:t>
              </w:r>
            </w:ins>
          </w:p>
        </w:tc>
        <w:tc>
          <w:tcPr>
            <w:tcW w:w="1896" w:type="dxa"/>
          </w:tcPr>
          <w:p w14:paraId="5953A192" w14:textId="303DC307" w:rsidR="00371DB4" w:rsidRPr="00B81CB1" w:rsidRDefault="00240C7A" w:rsidP="00371DB4">
            <w:pPr>
              <w:spacing w:line="276" w:lineRule="auto"/>
              <w:rPr>
                <w:ins w:id="1884" w:author="Mohammad Nayeem Hasan [2]" w:date="2023-03-02T01:21:00Z"/>
                <w:rFonts w:ascii="Times New Roman" w:hAnsi="Times New Roman" w:cs="Times New Roman"/>
                <w:sz w:val="24"/>
                <w:szCs w:val="24"/>
              </w:rPr>
            </w:pPr>
            <w:ins w:id="1885" w:author="Mohammad Nayeem Hasan [2]" w:date="2023-03-04T02:48:00Z">
              <w:r w:rsidRPr="00240C7A">
                <w:rPr>
                  <w:rFonts w:ascii="Times New Roman" w:hAnsi="Times New Roman" w:cs="Times New Roman"/>
                  <w:sz w:val="24"/>
                  <w:szCs w:val="24"/>
                </w:rPr>
                <w:t>5088.77</w:t>
              </w:r>
            </w:ins>
          </w:p>
        </w:tc>
        <w:tc>
          <w:tcPr>
            <w:tcW w:w="1896" w:type="dxa"/>
          </w:tcPr>
          <w:p w14:paraId="786A3B8C" w14:textId="4EDDF517" w:rsidR="00371DB4" w:rsidRPr="00B81CB1" w:rsidRDefault="00240C7A" w:rsidP="00371DB4">
            <w:pPr>
              <w:spacing w:line="276" w:lineRule="auto"/>
              <w:rPr>
                <w:ins w:id="1886" w:author="Mohammad Nayeem Hasan [2]" w:date="2023-03-02T01:21:00Z"/>
                <w:rFonts w:ascii="Times New Roman" w:hAnsi="Times New Roman" w:cs="Times New Roman"/>
                <w:sz w:val="24"/>
                <w:szCs w:val="24"/>
              </w:rPr>
            </w:pPr>
            <w:ins w:id="1887" w:author="Mohammad Nayeem Hasan [2]" w:date="2023-03-04T02:49:00Z">
              <w:r w:rsidRPr="00240C7A">
                <w:rPr>
                  <w:rFonts w:ascii="Times New Roman" w:hAnsi="Times New Roman" w:cs="Times New Roman"/>
                  <w:sz w:val="24"/>
                  <w:szCs w:val="24"/>
                </w:rPr>
                <w:t>5141.08</w:t>
              </w:r>
            </w:ins>
          </w:p>
        </w:tc>
        <w:tc>
          <w:tcPr>
            <w:tcW w:w="1896" w:type="dxa"/>
          </w:tcPr>
          <w:p w14:paraId="1E7B5E13" w14:textId="618AD277" w:rsidR="00371DB4" w:rsidRPr="00B81CB1" w:rsidRDefault="00240C7A" w:rsidP="00371DB4">
            <w:pPr>
              <w:spacing w:line="276" w:lineRule="auto"/>
              <w:rPr>
                <w:ins w:id="1888" w:author="Mohammad Nayeem Hasan [2]" w:date="2023-03-02T01:21:00Z"/>
                <w:rFonts w:ascii="Times New Roman" w:hAnsi="Times New Roman" w:cs="Times New Roman"/>
                <w:sz w:val="24"/>
                <w:szCs w:val="24"/>
              </w:rPr>
            </w:pPr>
            <w:ins w:id="1889" w:author="Mohammad Nayeem Hasan [2]" w:date="2023-03-04T02:50:00Z">
              <w:r w:rsidRPr="00240C7A">
                <w:rPr>
                  <w:rFonts w:ascii="Times New Roman" w:hAnsi="Times New Roman" w:cs="Times New Roman"/>
                  <w:sz w:val="24"/>
                  <w:szCs w:val="24"/>
                </w:rPr>
                <w:t>5171.98</w:t>
              </w:r>
            </w:ins>
          </w:p>
        </w:tc>
        <w:tc>
          <w:tcPr>
            <w:tcW w:w="1896" w:type="dxa"/>
          </w:tcPr>
          <w:p w14:paraId="7DD4CE3F" w14:textId="59893659" w:rsidR="00371DB4" w:rsidRPr="00B81CB1" w:rsidRDefault="00240C7A" w:rsidP="00371DB4">
            <w:pPr>
              <w:spacing w:line="276" w:lineRule="auto"/>
              <w:rPr>
                <w:ins w:id="1890" w:author="Mohammad Nayeem Hasan [2]" w:date="2023-03-02T01:21:00Z"/>
                <w:rFonts w:ascii="Times New Roman" w:hAnsi="Times New Roman" w:cs="Times New Roman"/>
                <w:sz w:val="24"/>
                <w:szCs w:val="24"/>
              </w:rPr>
            </w:pPr>
            <w:ins w:id="1891" w:author="Mohammad Nayeem Hasan [2]" w:date="2023-03-04T02:51:00Z">
              <w:r w:rsidRPr="00240C7A">
                <w:rPr>
                  <w:rFonts w:ascii="Times New Roman" w:hAnsi="Times New Roman" w:cs="Times New Roman"/>
                  <w:sz w:val="24"/>
                  <w:szCs w:val="24"/>
                </w:rPr>
                <w:t>5106.29</w:t>
              </w:r>
            </w:ins>
          </w:p>
        </w:tc>
        <w:tc>
          <w:tcPr>
            <w:tcW w:w="1896" w:type="dxa"/>
          </w:tcPr>
          <w:p w14:paraId="67F954CC" w14:textId="58D6B0C9" w:rsidR="00371DB4" w:rsidRPr="00B81CB1" w:rsidRDefault="00240C7A" w:rsidP="00371DB4">
            <w:pPr>
              <w:spacing w:line="276" w:lineRule="auto"/>
              <w:rPr>
                <w:ins w:id="1892" w:author="Mohammad Nayeem Hasan [2]" w:date="2023-03-02T01:21:00Z"/>
                <w:rFonts w:ascii="Times New Roman" w:hAnsi="Times New Roman" w:cs="Times New Roman"/>
                <w:sz w:val="24"/>
                <w:szCs w:val="24"/>
              </w:rPr>
            </w:pPr>
            <w:ins w:id="1893" w:author="Mohammad Nayeem Hasan [2]" w:date="2023-03-04T02:51:00Z">
              <w:r w:rsidRPr="00240C7A">
                <w:rPr>
                  <w:rFonts w:ascii="Times New Roman" w:hAnsi="Times New Roman" w:cs="Times New Roman"/>
                  <w:sz w:val="24"/>
                  <w:szCs w:val="24"/>
                </w:rPr>
                <w:t>5062.76</w:t>
              </w:r>
            </w:ins>
          </w:p>
        </w:tc>
      </w:tr>
    </w:tbl>
    <w:p w14:paraId="133E027B" w14:textId="77777777" w:rsidR="00C23680" w:rsidRDefault="00C23680">
      <w:pPr>
        <w:spacing w:line="276" w:lineRule="auto"/>
        <w:rPr>
          <w:ins w:id="1894" w:author="Mohammad Nayeem Hasan" w:date="2022-11-25T15:22:00Z"/>
          <w:rFonts w:ascii="Times New Roman" w:hAnsi="Times New Roman" w:cs="Times New Roman"/>
          <w:sz w:val="24"/>
          <w:szCs w:val="24"/>
        </w:rPr>
      </w:pPr>
    </w:p>
    <w:p w14:paraId="0B0AA2CD" w14:textId="2836E6AE" w:rsidR="00C23680" w:rsidRDefault="00C23680">
      <w:pPr>
        <w:spacing w:line="276" w:lineRule="auto"/>
        <w:rPr>
          <w:ins w:id="1895" w:author="Mohammad Nayeem Hasan" w:date="2022-11-25T15:59:00Z"/>
          <w:rFonts w:ascii="Times New Roman" w:hAnsi="Times New Roman" w:cs="Times New Roman"/>
          <w:sz w:val="24"/>
          <w:szCs w:val="24"/>
        </w:rPr>
      </w:pPr>
    </w:p>
    <w:p w14:paraId="5D3C7774" w14:textId="5A7F0635" w:rsidR="00067EF4" w:rsidRDefault="00067EF4">
      <w:pPr>
        <w:spacing w:line="276" w:lineRule="auto"/>
        <w:rPr>
          <w:ins w:id="1896" w:author="Mohammad Nayeem Hasan" w:date="2022-11-25T15:22:00Z"/>
          <w:rFonts w:ascii="Times New Roman" w:hAnsi="Times New Roman" w:cs="Times New Roman"/>
          <w:sz w:val="24"/>
          <w:szCs w:val="24"/>
        </w:rPr>
      </w:pPr>
      <w:ins w:id="1897" w:author="Mohammad Nayeem Hasan" w:date="2022-11-25T15:59:00Z">
        <w:r w:rsidRPr="00067EF4">
          <w:rPr>
            <w:rFonts w:ascii="Times New Roman" w:hAnsi="Times New Roman" w:cs="Times New Roman"/>
            <w:sz w:val="24"/>
            <w:szCs w:val="24"/>
          </w:rPr>
          <w:t xml:space="preserve">Fig. </w:t>
        </w:r>
        <w:r>
          <w:rPr>
            <w:rFonts w:ascii="Times New Roman" w:hAnsi="Times New Roman" w:cs="Times New Roman"/>
            <w:sz w:val="24"/>
            <w:szCs w:val="24"/>
          </w:rPr>
          <w:t>2</w:t>
        </w:r>
        <w:r w:rsidRPr="00067EF4">
          <w:rPr>
            <w:rFonts w:ascii="Times New Roman" w:hAnsi="Times New Roman" w:cs="Times New Roman"/>
            <w:sz w:val="24"/>
            <w:szCs w:val="24"/>
          </w:rPr>
          <w:t xml:space="preserve">. Cross-correlation between </w:t>
        </w:r>
        <w:r>
          <w:rPr>
            <w:rFonts w:ascii="Times New Roman" w:hAnsi="Times New Roman" w:cs="Times New Roman"/>
            <w:sz w:val="24"/>
            <w:szCs w:val="24"/>
          </w:rPr>
          <w:t>Dengue</w:t>
        </w:r>
        <w:r w:rsidRPr="00067EF4">
          <w:rPr>
            <w:rFonts w:ascii="Times New Roman" w:hAnsi="Times New Roman" w:cs="Times New Roman"/>
            <w:sz w:val="24"/>
            <w:szCs w:val="24"/>
          </w:rPr>
          <w:t xml:space="preserve"> confirmed cases and weather variables. Here, Tmin is Minimum Temperature, Tmax is Maximum Temperature.</w:t>
        </w:r>
      </w:ins>
    </w:p>
    <w:p w14:paraId="470EA9D8" w14:textId="013A9B94" w:rsidR="00C23680" w:rsidRDefault="00067EF4">
      <w:pPr>
        <w:spacing w:line="276" w:lineRule="auto"/>
        <w:rPr>
          <w:ins w:id="1898" w:author="Mohammad Nayeem Hasan" w:date="2022-11-25T16:07:00Z"/>
          <w:rFonts w:ascii="Times New Roman" w:hAnsi="Times New Roman" w:cs="Times New Roman"/>
          <w:sz w:val="24"/>
          <w:szCs w:val="24"/>
        </w:rPr>
      </w:pPr>
      <w:ins w:id="1899" w:author="Mohammad Nayeem Hasan" w:date="2022-11-25T16:07:00Z">
        <w:del w:id="1900" w:author="Mohammad Nayeem Hasan [2]" w:date="2023-03-02T00:26:00Z">
          <w:r w:rsidDel="00324E21">
            <w:rPr>
              <w:noProof/>
            </w:rPr>
            <w:drawing>
              <wp:inline distT="0" distB="0" distL="0" distR="0" wp14:anchorId="5C73A208" wp14:editId="5E07635B">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del>
      </w:ins>
      <w:ins w:id="1901" w:author="Mohammad Nayeem Hasan [2]" w:date="2023-03-04T03:04:00Z">
        <w:r w:rsidR="00C43D07">
          <w:rPr>
            <w:noProof/>
          </w:rPr>
          <w:drawing>
            <wp:inline distT="0" distB="0" distL="0" distR="0" wp14:anchorId="0C35B2A3" wp14:editId="598D872C">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777A86FD" w14:textId="77777777" w:rsidR="00067EF4" w:rsidRDefault="00067EF4">
      <w:pPr>
        <w:spacing w:line="276" w:lineRule="auto"/>
        <w:rPr>
          <w:ins w:id="1902" w:author="Mohammad Nayeem Hasan" w:date="2022-11-25T15:22:00Z"/>
          <w:rFonts w:ascii="Times New Roman" w:hAnsi="Times New Roman" w:cs="Times New Roman"/>
          <w:sz w:val="24"/>
          <w:szCs w:val="24"/>
        </w:rPr>
      </w:pPr>
    </w:p>
    <w:p w14:paraId="4F03FE24" w14:textId="79C36D0D" w:rsidR="00607765" w:rsidRDefault="000F6234">
      <w:pPr>
        <w:rPr>
          <w:ins w:id="1903" w:author="Mohammad Nayeem Hasan" w:date="2022-11-25T16:13:00Z"/>
          <w:rFonts w:ascii="Times New Roman" w:hAnsi="Times New Roman" w:cs="Times New Roman"/>
          <w:sz w:val="24"/>
          <w:szCs w:val="24"/>
        </w:rPr>
      </w:pPr>
      <w:ins w:id="1904" w:author="Mohammad Nayeem Hasan [2]" w:date="2023-03-02T02:35:00Z">
        <w:r w:rsidRPr="000F6234">
          <w:rPr>
            <w:rFonts w:ascii="Times New Roman" w:hAnsi="Times New Roman" w:cs="Times New Roman"/>
            <w:sz w:val="24"/>
            <w:szCs w:val="24"/>
          </w:rPr>
          <w:t xml:space="preserve">Fig. </w:t>
        </w:r>
        <w:r>
          <w:rPr>
            <w:rFonts w:ascii="Times New Roman" w:hAnsi="Times New Roman" w:cs="Times New Roman"/>
            <w:sz w:val="24"/>
            <w:szCs w:val="24"/>
          </w:rPr>
          <w:t>2</w:t>
        </w:r>
        <w:r w:rsidRPr="000F6234">
          <w:rPr>
            <w:rFonts w:ascii="Times New Roman" w:hAnsi="Times New Roman" w:cs="Times New Roman"/>
            <w:sz w:val="24"/>
            <w:szCs w:val="24"/>
          </w:rPr>
          <w:t xml:space="preserve"> shows that the cross-correlation between the weather variables and </w:t>
        </w:r>
      </w:ins>
      <w:ins w:id="1905" w:author="Mohammad Nayeem Hasan [2]" w:date="2023-03-02T02:36:00Z">
        <w:r>
          <w:rPr>
            <w:rFonts w:ascii="Times New Roman" w:hAnsi="Times New Roman" w:cs="Times New Roman"/>
            <w:sz w:val="24"/>
            <w:szCs w:val="24"/>
          </w:rPr>
          <w:t>Dengue</w:t>
        </w:r>
      </w:ins>
      <w:ins w:id="1906" w:author="Mohammad Nayeem Hasan [2]" w:date="2023-03-02T02:35:00Z">
        <w:r w:rsidRPr="000F6234">
          <w:rPr>
            <w:rFonts w:ascii="Times New Roman" w:hAnsi="Times New Roman" w:cs="Times New Roman"/>
            <w:sz w:val="24"/>
            <w:szCs w:val="24"/>
          </w:rPr>
          <w:t xml:space="preserve"> cases at lags 0 to 12 days. Here only positive lags would be considered because the positive value indicated that </w:t>
        </w:r>
        <w:r w:rsidRPr="000F6234">
          <w:rPr>
            <w:rFonts w:ascii="Times New Roman" w:hAnsi="Times New Roman" w:cs="Times New Roman"/>
            <w:sz w:val="24"/>
            <w:szCs w:val="24"/>
          </w:rPr>
          <w:lastRenderedPageBreak/>
          <w:t xml:space="preserve">climatic factors could affect </w:t>
        </w:r>
      </w:ins>
      <w:ins w:id="1907" w:author="Mohammad Nayeem Hasan [2]" w:date="2023-03-02T02:36:00Z">
        <w:r>
          <w:rPr>
            <w:rFonts w:ascii="Times New Roman" w:hAnsi="Times New Roman" w:cs="Times New Roman"/>
            <w:sz w:val="24"/>
            <w:szCs w:val="24"/>
          </w:rPr>
          <w:t>Dengue</w:t>
        </w:r>
      </w:ins>
      <w:ins w:id="1908" w:author="Mohammad Nayeem Hasan [2]" w:date="2023-03-02T02:35:00Z">
        <w:r w:rsidRPr="000F6234">
          <w:rPr>
            <w:rFonts w:ascii="Times New Roman" w:hAnsi="Times New Roman" w:cs="Times New Roman"/>
            <w:sz w:val="24"/>
            <w:szCs w:val="24"/>
          </w:rPr>
          <w:t xml:space="preserve"> cases a certain period later. For </w:t>
        </w:r>
      </w:ins>
      <w:ins w:id="1909" w:author="Mohammad Nayeem Hasan [2]" w:date="2023-03-02T02:37:00Z">
        <w:r>
          <w:rPr>
            <w:rFonts w:ascii="Times New Roman" w:hAnsi="Times New Roman" w:cs="Times New Roman"/>
            <w:sz w:val="24"/>
            <w:szCs w:val="24"/>
          </w:rPr>
          <w:t>Rainfall</w:t>
        </w:r>
      </w:ins>
      <w:ins w:id="1910" w:author="Mohammad Nayeem Hasan [2]" w:date="2023-03-02T02:38:00Z">
        <w:r>
          <w:rPr>
            <w:rFonts w:ascii="Times New Roman" w:hAnsi="Times New Roman" w:cs="Times New Roman"/>
            <w:sz w:val="24"/>
            <w:szCs w:val="24"/>
          </w:rPr>
          <w:t>,</w:t>
        </w:r>
      </w:ins>
      <w:ins w:id="1911" w:author="Mohammad Nayeem Hasan [2]" w:date="2023-03-02T02:35:00Z">
        <w:r w:rsidRPr="000F6234">
          <w:rPr>
            <w:rFonts w:ascii="Times New Roman" w:hAnsi="Times New Roman" w:cs="Times New Roman"/>
            <w:sz w:val="24"/>
            <w:szCs w:val="24"/>
          </w:rPr>
          <w:t xml:space="preserve"> lag </w:t>
        </w:r>
      </w:ins>
      <w:ins w:id="1912" w:author="Mohammad Nayeem Hasan [2]" w:date="2023-03-02T02:37:00Z">
        <w:r>
          <w:rPr>
            <w:rFonts w:ascii="Times New Roman" w:hAnsi="Times New Roman" w:cs="Times New Roman"/>
            <w:sz w:val="24"/>
            <w:szCs w:val="24"/>
          </w:rPr>
          <w:t>1</w:t>
        </w:r>
      </w:ins>
      <w:ins w:id="1913" w:author="Mohammad Nayeem Hasan [2]" w:date="2023-03-02T02:35:00Z">
        <w:r w:rsidRPr="000F6234">
          <w:rPr>
            <w:rFonts w:ascii="Times New Roman" w:hAnsi="Times New Roman" w:cs="Times New Roman"/>
            <w:sz w:val="24"/>
            <w:szCs w:val="24"/>
          </w:rPr>
          <w:t xml:space="preserve"> and</w:t>
        </w:r>
      </w:ins>
      <w:ins w:id="1914" w:author="Mohammad Nayeem Hasan [2]" w:date="2023-03-02T02:37:00Z">
        <w:r>
          <w:rPr>
            <w:rFonts w:ascii="Times New Roman" w:hAnsi="Times New Roman" w:cs="Times New Roman"/>
            <w:sz w:val="24"/>
            <w:szCs w:val="24"/>
          </w:rPr>
          <w:t xml:space="preserve"> 2</w:t>
        </w:r>
      </w:ins>
      <w:ins w:id="1915" w:author="Mohammad Nayeem Hasan [2]" w:date="2023-03-02T02:35:00Z">
        <w:r w:rsidRPr="000F6234">
          <w:rPr>
            <w:rFonts w:ascii="Times New Roman" w:hAnsi="Times New Roman" w:cs="Times New Roman"/>
            <w:sz w:val="24"/>
            <w:szCs w:val="24"/>
          </w:rPr>
          <w:t xml:space="preserve">, </w:t>
        </w:r>
      </w:ins>
      <w:ins w:id="1916" w:author="Mohammad Nayeem Hasan [2]" w:date="2023-03-02T02:38:00Z">
        <w:r>
          <w:rPr>
            <w:rFonts w:ascii="Times New Roman" w:hAnsi="Times New Roman" w:cs="Times New Roman"/>
            <w:sz w:val="24"/>
            <w:szCs w:val="24"/>
          </w:rPr>
          <w:t xml:space="preserve">for maximum temperature, lag </w:t>
        </w:r>
      </w:ins>
      <w:ins w:id="1917" w:author="Mohammad Nayeem Hasan [2]" w:date="2023-03-02T02:39:00Z">
        <w:r>
          <w:rPr>
            <w:rFonts w:ascii="Times New Roman" w:hAnsi="Times New Roman" w:cs="Times New Roman"/>
            <w:sz w:val="24"/>
            <w:szCs w:val="24"/>
          </w:rPr>
          <w:t xml:space="preserve">1 to 4 and lag 7 to 8, for minimum temperature, lag </w:t>
        </w:r>
      </w:ins>
      <w:ins w:id="1918" w:author="Mohammad Nayeem Hasan [2]" w:date="2023-03-02T02:40:00Z">
        <w:r>
          <w:rPr>
            <w:rFonts w:ascii="Times New Roman" w:hAnsi="Times New Roman" w:cs="Times New Roman"/>
            <w:sz w:val="24"/>
            <w:szCs w:val="24"/>
          </w:rPr>
          <w:t>1 to 3 and 7 to 9, and for average temperature, lag 1 to 4 and 7 to 9</w:t>
        </w:r>
      </w:ins>
      <w:ins w:id="1919" w:author="Mohammad Nayeem Hasan [2]" w:date="2023-03-02T02:41:00Z">
        <w:r>
          <w:rPr>
            <w:rFonts w:ascii="Times New Roman" w:hAnsi="Times New Roman" w:cs="Times New Roman"/>
            <w:sz w:val="24"/>
            <w:szCs w:val="24"/>
          </w:rPr>
          <w:t xml:space="preserve"> are statistically significant, and </w:t>
        </w:r>
      </w:ins>
      <w:ins w:id="1920" w:author="Mohammad Nayeem Hasan [2]" w:date="2023-03-02T02:35:00Z">
        <w:r w:rsidRPr="000F6234">
          <w:rPr>
            <w:rFonts w:ascii="Times New Roman" w:hAnsi="Times New Roman" w:cs="Times New Roman"/>
            <w:sz w:val="24"/>
            <w:szCs w:val="24"/>
          </w:rPr>
          <w:t xml:space="preserve">all other </w:t>
        </w:r>
      </w:ins>
      <w:ins w:id="1921" w:author="Mohammad Nayeem Hasan [2]" w:date="2023-03-02T02:41:00Z">
        <w:r>
          <w:rPr>
            <w:rFonts w:ascii="Times New Roman" w:hAnsi="Times New Roman" w:cs="Times New Roman"/>
            <w:sz w:val="24"/>
            <w:szCs w:val="24"/>
          </w:rPr>
          <w:t xml:space="preserve">lag </w:t>
        </w:r>
      </w:ins>
      <w:ins w:id="1922" w:author="Mohammad Nayeem Hasan [2]" w:date="2023-03-02T02:35:00Z">
        <w:r w:rsidRPr="000F6234">
          <w:rPr>
            <w:rFonts w:ascii="Times New Roman" w:hAnsi="Times New Roman" w:cs="Times New Roman"/>
            <w:sz w:val="24"/>
            <w:szCs w:val="24"/>
          </w:rPr>
          <w:t xml:space="preserve"> failed to prove the statistically significant correlation with </w:t>
        </w:r>
      </w:ins>
      <w:ins w:id="1923" w:author="Mohammad Nayeem Hasan [2]" w:date="2023-03-02T02:41:00Z">
        <w:r>
          <w:rPr>
            <w:rFonts w:ascii="Times New Roman" w:hAnsi="Times New Roman" w:cs="Times New Roman"/>
            <w:sz w:val="24"/>
            <w:szCs w:val="24"/>
          </w:rPr>
          <w:t>Dengue</w:t>
        </w:r>
      </w:ins>
      <w:ins w:id="1924" w:author="Mohammad Nayeem Hasan [2]" w:date="2023-03-02T02:35:00Z">
        <w:r w:rsidRPr="000F6234">
          <w:rPr>
            <w:rFonts w:ascii="Times New Roman" w:hAnsi="Times New Roman" w:cs="Times New Roman"/>
            <w:sz w:val="24"/>
            <w:szCs w:val="24"/>
          </w:rPr>
          <w:t xml:space="preserve"> cases (Fig. 3).</w:t>
        </w:r>
      </w:ins>
      <w:ins w:id="1925" w:author="Mohammad Nayeem Hasan" w:date="2022-11-25T16:13:00Z">
        <w:del w:id="1926" w:author="Mohammad Nayeem Hasan [2]" w:date="2023-03-02T02:42:00Z">
          <w:r w:rsidR="00607765" w:rsidDel="000F6234">
            <w:rPr>
              <w:rFonts w:ascii="Times New Roman" w:hAnsi="Times New Roman" w:cs="Times New Roman"/>
              <w:sz w:val="24"/>
              <w:szCs w:val="24"/>
            </w:rPr>
            <w:br w:type="page"/>
          </w:r>
        </w:del>
      </w:ins>
    </w:p>
    <w:p w14:paraId="5E809086" w14:textId="466B7612" w:rsidR="00607765" w:rsidDel="00324E21" w:rsidRDefault="00607765">
      <w:pPr>
        <w:spacing w:line="276" w:lineRule="auto"/>
        <w:rPr>
          <w:ins w:id="1927" w:author="Mohammad Nayeem Hasan" w:date="2022-11-25T16:13:00Z"/>
          <w:del w:id="1928" w:author="Mohammad Nayeem Hasan [2]" w:date="2023-03-02T00:19:00Z"/>
          <w:rFonts w:ascii="Times New Roman" w:hAnsi="Times New Roman" w:cs="Times New Roman"/>
          <w:sz w:val="24"/>
          <w:szCs w:val="24"/>
        </w:rPr>
      </w:pPr>
      <w:ins w:id="1929" w:author="Mohammad Nayeem Hasan" w:date="2022-11-25T16:13:00Z">
        <w:del w:id="1930" w:author="Mohammad Nayeem Hasan [2]" w:date="2023-03-02T00:19:00Z">
          <w:r w:rsidDel="00324E21">
            <w:rPr>
              <w:rFonts w:ascii="Times New Roman" w:hAnsi="Times New Roman" w:cs="Times New Roman"/>
              <w:sz w:val="24"/>
              <w:szCs w:val="24"/>
            </w:rPr>
            <w:delText>Table</w:delText>
          </w:r>
        </w:del>
      </w:ins>
      <w:ins w:id="1931" w:author="Mohammad Nayeem Hasan" w:date="2022-11-25T18:46:00Z">
        <w:del w:id="1932" w:author="Mohammad Nayeem Hasan [2]" w:date="2023-03-02T00:19:00Z">
          <w:r w:rsidR="00A96A13" w:rsidDel="00324E21">
            <w:rPr>
              <w:rFonts w:ascii="Times New Roman" w:hAnsi="Times New Roman" w:cs="Times New Roman"/>
              <w:sz w:val="24"/>
              <w:szCs w:val="24"/>
            </w:rPr>
            <w:delText xml:space="preserve"> </w:delText>
          </w:r>
        </w:del>
      </w:ins>
      <w:ins w:id="1933" w:author="Mohammad Nayeem Hasan" w:date="2022-11-25T18:47:00Z">
        <w:del w:id="1934" w:author="Mohammad Nayeem Hasan [2]" w:date="2023-03-02T00:19:00Z">
          <w:r w:rsidR="00B53D06" w:rsidDel="00324E21">
            <w:rPr>
              <w:rFonts w:ascii="Times New Roman" w:hAnsi="Times New Roman" w:cs="Times New Roman"/>
              <w:sz w:val="24"/>
              <w:szCs w:val="24"/>
            </w:rPr>
            <w:delText>3</w:delText>
          </w:r>
        </w:del>
      </w:ins>
      <w:ins w:id="1935" w:author="Mohammad Nayeem Hasan" w:date="2022-11-25T16:13:00Z">
        <w:del w:id="1936" w:author="Mohammad Nayeem Hasan [2]" w:date="2023-03-02T00:19:00Z">
          <w:r w:rsidDel="00324E21">
            <w:rPr>
              <w:rFonts w:ascii="Times New Roman" w:hAnsi="Times New Roman" w:cs="Times New Roman"/>
              <w:sz w:val="24"/>
              <w:szCs w:val="24"/>
            </w:rPr>
            <w:delText>:</w:delText>
          </w:r>
        </w:del>
      </w:ins>
      <w:ins w:id="1937" w:author="Mohammad Nayeem Hasan" w:date="2022-11-25T18:46:00Z">
        <w:del w:id="1938" w:author="Mohammad Nayeem Hasan [2]" w:date="2023-03-02T00:19:00Z">
          <w:r w:rsidR="00A96A13" w:rsidRPr="00A96A13" w:rsidDel="00324E21">
            <w:delText xml:space="preserve"> </w:delText>
          </w:r>
          <w:r w:rsidR="00A96A13" w:rsidRPr="00A96A13" w:rsidDel="00324E21">
            <w:rPr>
              <w:rFonts w:ascii="Times New Roman" w:hAnsi="Times New Roman" w:cs="Times New Roman"/>
              <w:sz w:val="24"/>
              <w:szCs w:val="24"/>
            </w:rPr>
            <w:delText>Estimated parameters with confidence interval of weather parameters of the ARIMAX models.</w:delText>
          </w:r>
        </w:del>
      </w:ins>
    </w:p>
    <w:tbl>
      <w:tblPr>
        <w:tblStyle w:val="TableGrid"/>
        <w:tblW w:w="9586" w:type="dxa"/>
        <w:tblLayout w:type="fixed"/>
        <w:tblLook w:val="04A0" w:firstRow="1" w:lastRow="0" w:firstColumn="1" w:lastColumn="0" w:noHBand="0" w:noVBand="1"/>
        <w:tblPrChange w:id="1939" w:author="Mohammad Nayeem Hasan" w:date="2022-11-25T18:08:00Z">
          <w:tblPr>
            <w:tblStyle w:val="TableGrid"/>
            <w:tblW w:w="9586" w:type="dxa"/>
            <w:tblLook w:val="04A0" w:firstRow="1" w:lastRow="0" w:firstColumn="1" w:lastColumn="0" w:noHBand="0" w:noVBand="1"/>
          </w:tblPr>
        </w:tblPrChange>
      </w:tblPr>
      <w:tblGrid>
        <w:gridCol w:w="5035"/>
        <w:gridCol w:w="1260"/>
        <w:gridCol w:w="2160"/>
        <w:gridCol w:w="1131"/>
        <w:tblGridChange w:id="1940">
          <w:tblGrid>
            <w:gridCol w:w="4850"/>
            <w:gridCol w:w="185"/>
            <w:gridCol w:w="990"/>
            <w:gridCol w:w="121"/>
            <w:gridCol w:w="149"/>
            <w:gridCol w:w="2160"/>
            <w:gridCol w:w="1131"/>
          </w:tblGrid>
        </w:tblGridChange>
      </w:tblGrid>
      <w:tr w:rsidR="00070001" w:rsidDel="00324E21" w14:paraId="4EDB4DF4" w14:textId="3A9BDC99" w:rsidTr="00595B3D">
        <w:trPr>
          <w:ins w:id="1941" w:author="Mohammad Nayeem Hasan" w:date="2022-11-25T16:15:00Z"/>
          <w:del w:id="1942" w:author="Mohammad Nayeem Hasan [2]" w:date="2023-03-02T00:19:00Z"/>
        </w:trPr>
        <w:tc>
          <w:tcPr>
            <w:tcW w:w="5035" w:type="dxa"/>
            <w:tcPrChange w:id="1943" w:author="Mohammad Nayeem Hasan" w:date="2022-11-25T18:08:00Z">
              <w:tcPr>
                <w:tcW w:w="4855" w:type="dxa"/>
              </w:tcPr>
            </w:tcPrChange>
          </w:tcPr>
          <w:p w14:paraId="2BF9138A" w14:textId="239D75EB" w:rsidR="00607765" w:rsidDel="00324E21" w:rsidRDefault="00607765">
            <w:pPr>
              <w:spacing w:line="276" w:lineRule="auto"/>
              <w:rPr>
                <w:ins w:id="1944" w:author="Mohammad Nayeem Hasan" w:date="2022-11-25T16:15:00Z"/>
                <w:del w:id="1945" w:author="Mohammad Nayeem Hasan [2]" w:date="2023-03-02T00:19:00Z"/>
                <w:rFonts w:ascii="Times New Roman" w:hAnsi="Times New Roman" w:cs="Times New Roman"/>
                <w:sz w:val="24"/>
                <w:szCs w:val="24"/>
              </w:rPr>
            </w:pPr>
          </w:p>
        </w:tc>
        <w:tc>
          <w:tcPr>
            <w:tcW w:w="1260" w:type="dxa"/>
            <w:tcPrChange w:id="1946" w:author="Mohammad Nayeem Hasan" w:date="2022-11-25T18:08:00Z">
              <w:tcPr>
                <w:tcW w:w="1290" w:type="dxa"/>
                <w:gridSpan w:val="3"/>
              </w:tcPr>
            </w:tcPrChange>
          </w:tcPr>
          <w:p w14:paraId="0D6F4F0E" w14:textId="1DB16333" w:rsidR="00607765" w:rsidDel="00324E21" w:rsidRDefault="00607765">
            <w:pPr>
              <w:spacing w:line="276" w:lineRule="auto"/>
              <w:rPr>
                <w:ins w:id="1947" w:author="Mohammad Nayeem Hasan" w:date="2022-11-25T16:15:00Z"/>
                <w:del w:id="1948" w:author="Mohammad Nayeem Hasan [2]" w:date="2023-03-02T00:19:00Z"/>
                <w:rFonts w:ascii="Times New Roman" w:hAnsi="Times New Roman" w:cs="Times New Roman"/>
                <w:sz w:val="24"/>
                <w:szCs w:val="24"/>
              </w:rPr>
            </w:pPr>
            <w:ins w:id="1949" w:author="Mohammad Nayeem Hasan" w:date="2022-11-25T16:15:00Z">
              <w:del w:id="1950" w:author="Mohammad Nayeem Hasan [2]" w:date="2023-03-02T00:19:00Z">
                <w:r w:rsidDel="00324E21">
                  <w:rPr>
                    <w:rFonts w:ascii="Times New Roman" w:hAnsi="Times New Roman" w:cs="Times New Roman"/>
                    <w:sz w:val="24"/>
                    <w:szCs w:val="24"/>
                  </w:rPr>
                  <w:delText>Coefficient</w:delText>
                </w:r>
              </w:del>
            </w:ins>
          </w:p>
        </w:tc>
        <w:tc>
          <w:tcPr>
            <w:tcW w:w="2160" w:type="dxa"/>
            <w:tcPrChange w:id="1951" w:author="Mohammad Nayeem Hasan" w:date="2022-11-25T18:08:00Z">
              <w:tcPr>
                <w:tcW w:w="2310" w:type="dxa"/>
                <w:gridSpan w:val="2"/>
              </w:tcPr>
            </w:tcPrChange>
          </w:tcPr>
          <w:p w14:paraId="60B3BF08" w14:textId="1B06BDB8" w:rsidR="00607765" w:rsidDel="00324E21" w:rsidRDefault="00607765">
            <w:pPr>
              <w:spacing w:line="276" w:lineRule="auto"/>
              <w:rPr>
                <w:ins w:id="1952" w:author="Mohammad Nayeem Hasan" w:date="2022-11-25T16:15:00Z"/>
                <w:del w:id="1953" w:author="Mohammad Nayeem Hasan [2]" w:date="2023-03-02T00:19:00Z"/>
                <w:rFonts w:ascii="Times New Roman" w:hAnsi="Times New Roman" w:cs="Times New Roman"/>
                <w:sz w:val="24"/>
                <w:szCs w:val="24"/>
              </w:rPr>
            </w:pPr>
            <w:ins w:id="1954" w:author="Mohammad Nayeem Hasan" w:date="2022-11-25T16:15:00Z">
              <w:del w:id="1955" w:author="Mohammad Nayeem Hasan [2]" w:date="2023-03-02T00:19:00Z">
                <w:r w:rsidDel="00324E21">
                  <w:rPr>
                    <w:rFonts w:ascii="Times New Roman" w:hAnsi="Times New Roman" w:cs="Times New Roman"/>
                    <w:sz w:val="24"/>
                    <w:szCs w:val="24"/>
                  </w:rPr>
                  <w:delText>95% Confidence Interval</w:delText>
                </w:r>
              </w:del>
            </w:ins>
          </w:p>
        </w:tc>
        <w:tc>
          <w:tcPr>
            <w:tcW w:w="1131" w:type="dxa"/>
            <w:tcPrChange w:id="1956" w:author="Mohammad Nayeem Hasan" w:date="2022-11-25T18:08:00Z">
              <w:tcPr>
                <w:tcW w:w="1131" w:type="dxa"/>
              </w:tcPr>
            </w:tcPrChange>
          </w:tcPr>
          <w:p w14:paraId="02388F3A" w14:textId="2781D382" w:rsidR="00607765" w:rsidDel="00324E21" w:rsidRDefault="00607765">
            <w:pPr>
              <w:spacing w:line="276" w:lineRule="auto"/>
              <w:rPr>
                <w:ins w:id="1957" w:author="Mohammad Nayeem Hasan" w:date="2022-11-25T16:15:00Z"/>
                <w:del w:id="1958" w:author="Mohammad Nayeem Hasan [2]" w:date="2023-03-02T00:19:00Z"/>
                <w:rFonts w:ascii="Times New Roman" w:hAnsi="Times New Roman" w:cs="Times New Roman"/>
                <w:sz w:val="24"/>
                <w:szCs w:val="24"/>
              </w:rPr>
            </w:pPr>
            <w:ins w:id="1959" w:author="Mohammad Nayeem Hasan" w:date="2022-11-25T16:15:00Z">
              <w:del w:id="1960" w:author="Mohammad Nayeem Hasan [2]" w:date="2023-03-02T00:19:00Z">
                <w:r w:rsidDel="00324E21">
                  <w:rPr>
                    <w:rFonts w:ascii="Times New Roman" w:hAnsi="Times New Roman" w:cs="Times New Roman"/>
                    <w:sz w:val="24"/>
                    <w:szCs w:val="24"/>
                  </w:rPr>
                  <w:delText>P-value</w:delText>
                </w:r>
              </w:del>
            </w:ins>
          </w:p>
        </w:tc>
      </w:tr>
      <w:tr w:rsidR="00070001" w:rsidDel="00324E21" w14:paraId="07256933" w14:textId="00A7B353" w:rsidTr="00595B3D">
        <w:trPr>
          <w:ins w:id="1961" w:author="Mohammad Nayeem Hasan" w:date="2022-11-25T16:15:00Z"/>
          <w:del w:id="1962" w:author="Mohammad Nayeem Hasan [2]" w:date="2023-03-02T00:19:00Z"/>
        </w:trPr>
        <w:tc>
          <w:tcPr>
            <w:tcW w:w="5035" w:type="dxa"/>
            <w:tcPrChange w:id="1963" w:author="Mohammad Nayeem Hasan" w:date="2022-11-25T18:08:00Z">
              <w:tcPr>
                <w:tcW w:w="4855" w:type="dxa"/>
              </w:tcPr>
            </w:tcPrChange>
          </w:tcPr>
          <w:p w14:paraId="4E4A7816" w14:textId="7D8F4924" w:rsidR="00607765" w:rsidRPr="00595B3D" w:rsidDel="00324E21" w:rsidRDefault="00A62FF2">
            <w:pPr>
              <w:spacing w:line="276" w:lineRule="auto"/>
              <w:rPr>
                <w:ins w:id="1964" w:author="Mohammad Nayeem Hasan" w:date="2022-11-25T16:15:00Z"/>
                <w:del w:id="1965" w:author="Mohammad Nayeem Hasan [2]" w:date="2023-03-02T00:19:00Z"/>
                <w:rFonts w:ascii="Times New Roman" w:hAnsi="Times New Roman" w:cs="Times New Roman"/>
                <w:sz w:val="24"/>
                <w:szCs w:val="24"/>
              </w:rPr>
            </w:pPr>
            <w:ins w:id="1966" w:author="Mohammad Nayeem Hasan" w:date="2022-11-25T16:16:00Z">
              <w:del w:id="1967" w:author="Mohammad Nayeem Hasan [2]" w:date="2023-03-02T00:19:00Z">
                <w:r w:rsidRPr="00595B3D" w:rsidDel="00324E21">
                  <w:rPr>
                    <w:rFonts w:ascii="Times New Roman" w:hAnsi="Times New Roman" w:cs="Times New Roman"/>
                    <w:sz w:val="24"/>
                    <w:szCs w:val="24"/>
                  </w:rPr>
                  <w:delText>Rainfall (1)</w:delText>
                </w:r>
              </w:del>
            </w:ins>
          </w:p>
        </w:tc>
        <w:tc>
          <w:tcPr>
            <w:tcW w:w="1260" w:type="dxa"/>
            <w:tcPrChange w:id="1968" w:author="Mohammad Nayeem Hasan" w:date="2022-11-25T18:08:00Z">
              <w:tcPr>
                <w:tcW w:w="1290" w:type="dxa"/>
                <w:gridSpan w:val="3"/>
              </w:tcPr>
            </w:tcPrChange>
          </w:tcPr>
          <w:p w14:paraId="19EDCACC" w14:textId="09A9081E" w:rsidR="00607765" w:rsidDel="00324E21" w:rsidRDefault="00824B82">
            <w:pPr>
              <w:spacing w:line="276" w:lineRule="auto"/>
              <w:rPr>
                <w:ins w:id="1969" w:author="Mohammad Nayeem Hasan" w:date="2022-11-25T16:15:00Z"/>
                <w:del w:id="1970" w:author="Mohammad Nayeem Hasan [2]" w:date="2023-03-02T00:19:00Z"/>
                <w:rFonts w:ascii="Times New Roman" w:hAnsi="Times New Roman" w:cs="Times New Roman"/>
                <w:sz w:val="24"/>
                <w:szCs w:val="24"/>
              </w:rPr>
            </w:pPr>
            <w:ins w:id="1971" w:author="Mohammad Nayeem Hasan" w:date="2022-11-25T16:30:00Z">
              <w:del w:id="1972" w:author="Mohammad Nayeem Hasan [2]" w:date="2023-03-02T00:19:00Z">
                <w:r w:rsidRPr="00824B82" w:rsidDel="00324E21">
                  <w:rPr>
                    <w:rFonts w:ascii="Times New Roman" w:hAnsi="Times New Roman" w:cs="Times New Roman"/>
                    <w:sz w:val="24"/>
                    <w:szCs w:val="24"/>
                  </w:rPr>
                  <w:delText>2.3</w:delText>
                </w:r>
              </w:del>
            </w:ins>
            <w:ins w:id="1973" w:author="Mohammad Nayeem Hasan" w:date="2022-11-25T17:10:00Z">
              <w:del w:id="1974" w:author="Mohammad Nayeem Hasan [2]" w:date="2023-03-02T00:19:00Z">
                <w:r w:rsidR="00843D25" w:rsidDel="00324E21">
                  <w:rPr>
                    <w:rFonts w:ascii="Times New Roman" w:hAnsi="Times New Roman" w:cs="Times New Roman"/>
                    <w:sz w:val="24"/>
                    <w:szCs w:val="24"/>
                  </w:rPr>
                  <w:delText>7</w:delText>
                </w:r>
              </w:del>
            </w:ins>
          </w:p>
        </w:tc>
        <w:tc>
          <w:tcPr>
            <w:tcW w:w="2160" w:type="dxa"/>
            <w:tcPrChange w:id="1975" w:author="Mohammad Nayeem Hasan" w:date="2022-11-25T18:08:00Z">
              <w:tcPr>
                <w:tcW w:w="2310" w:type="dxa"/>
                <w:gridSpan w:val="2"/>
              </w:tcPr>
            </w:tcPrChange>
          </w:tcPr>
          <w:p w14:paraId="2B011817" w14:textId="4BCE9080" w:rsidR="00607765" w:rsidDel="00324E21" w:rsidRDefault="00824B82">
            <w:pPr>
              <w:spacing w:line="276" w:lineRule="auto"/>
              <w:rPr>
                <w:ins w:id="1976" w:author="Mohammad Nayeem Hasan" w:date="2022-11-25T16:15:00Z"/>
                <w:del w:id="1977" w:author="Mohammad Nayeem Hasan [2]" w:date="2023-03-02T00:19:00Z"/>
                <w:rFonts w:ascii="Times New Roman" w:hAnsi="Times New Roman" w:cs="Times New Roman"/>
                <w:sz w:val="24"/>
                <w:szCs w:val="24"/>
              </w:rPr>
            </w:pPr>
            <w:ins w:id="1978" w:author="Mohammad Nayeem Hasan" w:date="2022-11-25T16:30:00Z">
              <w:del w:id="1979" w:author="Mohammad Nayeem Hasan [2]" w:date="2023-03-02T00:19:00Z">
                <w:r w:rsidRPr="00824B82" w:rsidDel="00324E21">
                  <w:rPr>
                    <w:rFonts w:ascii="Times New Roman" w:hAnsi="Times New Roman" w:cs="Times New Roman"/>
                    <w:sz w:val="24"/>
                    <w:szCs w:val="24"/>
                  </w:rPr>
                  <w:delText>-0.51</w:delText>
                </w:r>
                <w:r w:rsidDel="00324E21">
                  <w:rPr>
                    <w:rFonts w:ascii="Times New Roman" w:hAnsi="Times New Roman" w:cs="Times New Roman"/>
                    <w:sz w:val="24"/>
                    <w:szCs w:val="24"/>
                  </w:rPr>
                  <w:delText xml:space="preserve"> </w:delText>
                </w:r>
                <w:r w:rsidR="00A6124C" w:rsidDel="00324E21">
                  <w:rPr>
                    <w:rFonts w:ascii="Times New Roman" w:hAnsi="Times New Roman" w:cs="Times New Roman"/>
                    <w:sz w:val="24"/>
                    <w:szCs w:val="24"/>
                  </w:rPr>
                  <w:delText>to</w:delText>
                </w:r>
                <w:r w:rsidR="00A6124C" w:rsidRPr="00824B82" w:rsidDel="00324E21">
                  <w:rPr>
                    <w:rFonts w:ascii="Times New Roman" w:hAnsi="Times New Roman" w:cs="Times New Roman"/>
                    <w:sz w:val="24"/>
                    <w:szCs w:val="24"/>
                  </w:rPr>
                  <w:delText xml:space="preserve"> 5</w:delText>
                </w:r>
                <w:r w:rsidRPr="00824B82" w:rsidDel="00324E21">
                  <w:rPr>
                    <w:rFonts w:ascii="Times New Roman" w:hAnsi="Times New Roman" w:cs="Times New Roman"/>
                    <w:sz w:val="24"/>
                    <w:szCs w:val="24"/>
                  </w:rPr>
                  <w:delText>.2</w:delText>
                </w:r>
              </w:del>
            </w:ins>
            <w:ins w:id="1980" w:author="Mohammad Nayeem Hasan" w:date="2022-11-25T17:11:00Z">
              <w:del w:id="1981" w:author="Mohammad Nayeem Hasan [2]" w:date="2023-03-02T00:19:00Z">
                <w:r w:rsidR="00843D25" w:rsidDel="00324E21">
                  <w:rPr>
                    <w:rFonts w:ascii="Times New Roman" w:hAnsi="Times New Roman" w:cs="Times New Roman"/>
                    <w:sz w:val="24"/>
                    <w:szCs w:val="24"/>
                  </w:rPr>
                  <w:delText>5</w:delText>
                </w:r>
              </w:del>
            </w:ins>
          </w:p>
        </w:tc>
        <w:tc>
          <w:tcPr>
            <w:tcW w:w="1131" w:type="dxa"/>
            <w:tcPrChange w:id="1982" w:author="Mohammad Nayeem Hasan" w:date="2022-11-25T18:08:00Z">
              <w:tcPr>
                <w:tcW w:w="1131" w:type="dxa"/>
              </w:tcPr>
            </w:tcPrChange>
          </w:tcPr>
          <w:p w14:paraId="5289AFAD" w14:textId="2BE4B95B" w:rsidR="00607765" w:rsidRPr="00824CA5" w:rsidDel="00324E21" w:rsidRDefault="00824B82">
            <w:pPr>
              <w:spacing w:line="276" w:lineRule="auto"/>
              <w:rPr>
                <w:ins w:id="1983" w:author="Mohammad Nayeem Hasan" w:date="2022-11-25T16:15:00Z"/>
                <w:del w:id="1984" w:author="Mohammad Nayeem Hasan [2]" w:date="2023-03-02T00:19:00Z"/>
                <w:rFonts w:ascii="Times New Roman" w:hAnsi="Times New Roman" w:cs="Times New Roman"/>
                <w:b/>
                <w:bCs/>
                <w:sz w:val="24"/>
                <w:szCs w:val="24"/>
                <w:rPrChange w:id="1985" w:author="Mohammad Nayeem Hasan" w:date="2022-11-25T17:24:00Z">
                  <w:rPr>
                    <w:ins w:id="1986" w:author="Mohammad Nayeem Hasan" w:date="2022-11-25T16:15:00Z"/>
                    <w:del w:id="1987" w:author="Mohammad Nayeem Hasan [2]" w:date="2023-03-02T00:19:00Z"/>
                    <w:rFonts w:ascii="Times New Roman" w:hAnsi="Times New Roman" w:cs="Times New Roman"/>
                    <w:sz w:val="24"/>
                    <w:szCs w:val="24"/>
                  </w:rPr>
                </w:rPrChange>
              </w:rPr>
            </w:pPr>
            <w:ins w:id="1988" w:author="Mohammad Nayeem Hasan" w:date="2022-11-25T16:30:00Z">
              <w:del w:id="1989" w:author="Mohammad Nayeem Hasan [2]" w:date="2023-03-02T00:19:00Z">
                <w:r w:rsidRPr="00824CA5" w:rsidDel="00324E21">
                  <w:rPr>
                    <w:rFonts w:ascii="Times New Roman" w:hAnsi="Times New Roman" w:cs="Times New Roman"/>
                    <w:b/>
                    <w:bCs/>
                    <w:sz w:val="24"/>
                    <w:szCs w:val="24"/>
                    <w:rPrChange w:id="1990" w:author="Mohammad Nayeem Hasan" w:date="2022-11-25T17:24:00Z">
                      <w:rPr>
                        <w:rFonts w:ascii="Times New Roman" w:hAnsi="Times New Roman" w:cs="Times New Roman"/>
                        <w:sz w:val="24"/>
                        <w:szCs w:val="24"/>
                      </w:rPr>
                    </w:rPrChange>
                  </w:rPr>
                  <w:delText>0.107</w:delText>
                </w:r>
              </w:del>
            </w:ins>
          </w:p>
        </w:tc>
      </w:tr>
      <w:tr w:rsidR="00070001" w:rsidDel="00324E21" w14:paraId="66F67CC4" w14:textId="5A2B6F9A" w:rsidTr="00595B3D">
        <w:trPr>
          <w:ins w:id="1991" w:author="Mohammad Nayeem Hasan" w:date="2022-11-25T16:15:00Z"/>
          <w:del w:id="1992" w:author="Mohammad Nayeem Hasan [2]" w:date="2023-03-02T00:19:00Z"/>
        </w:trPr>
        <w:tc>
          <w:tcPr>
            <w:tcW w:w="5035" w:type="dxa"/>
            <w:tcPrChange w:id="1993" w:author="Mohammad Nayeem Hasan" w:date="2022-11-25T18:08:00Z">
              <w:tcPr>
                <w:tcW w:w="4855" w:type="dxa"/>
              </w:tcPr>
            </w:tcPrChange>
          </w:tcPr>
          <w:p w14:paraId="41418BD7" w14:textId="0FA9E463" w:rsidR="00607765" w:rsidDel="00324E21" w:rsidRDefault="00A62FF2">
            <w:pPr>
              <w:spacing w:line="276" w:lineRule="auto"/>
              <w:rPr>
                <w:ins w:id="1994" w:author="Mohammad Nayeem Hasan" w:date="2022-11-25T16:15:00Z"/>
                <w:del w:id="1995" w:author="Mohammad Nayeem Hasan [2]" w:date="2023-03-02T00:19:00Z"/>
                <w:rFonts w:ascii="Times New Roman" w:hAnsi="Times New Roman" w:cs="Times New Roman"/>
                <w:sz w:val="24"/>
                <w:szCs w:val="24"/>
              </w:rPr>
            </w:pPr>
            <w:ins w:id="1996" w:author="Mohammad Nayeem Hasan" w:date="2022-11-25T16:16:00Z">
              <w:del w:id="1997" w:author="Mohammad Nayeem Hasan [2]" w:date="2023-03-02T00:19:00Z">
                <w:r w:rsidDel="00324E21">
                  <w:rPr>
                    <w:rFonts w:ascii="Times New Roman" w:hAnsi="Times New Roman" w:cs="Times New Roman"/>
                    <w:sz w:val="24"/>
                    <w:szCs w:val="24"/>
                  </w:rPr>
                  <w:delText>Rainfall (2)</w:delText>
                </w:r>
              </w:del>
            </w:ins>
          </w:p>
        </w:tc>
        <w:tc>
          <w:tcPr>
            <w:tcW w:w="1260" w:type="dxa"/>
            <w:tcPrChange w:id="1998" w:author="Mohammad Nayeem Hasan" w:date="2022-11-25T18:08:00Z">
              <w:tcPr>
                <w:tcW w:w="1290" w:type="dxa"/>
                <w:gridSpan w:val="3"/>
              </w:tcPr>
            </w:tcPrChange>
          </w:tcPr>
          <w:p w14:paraId="0A9E876F" w14:textId="3740CF6E" w:rsidR="00607765" w:rsidDel="00324E21" w:rsidRDefault="00A6124C">
            <w:pPr>
              <w:spacing w:line="276" w:lineRule="auto"/>
              <w:rPr>
                <w:ins w:id="1999" w:author="Mohammad Nayeem Hasan" w:date="2022-11-25T16:15:00Z"/>
                <w:del w:id="2000" w:author="Mohammad Nayeem Hasan [2]" w:date="2023-03-02T00:19:00Z"/>
                <w:rFonts w:ascii="Times New Roman" w:hAnsi="Times New Roman" w:cs="Times New Roman"/>
                <w:sz w:val="24"/>
                <w:szCs w:val="24"/>
              </w:rPr>
            </w:pPr>
            <w:ins w:id="2001" w:author="Mohammad Nayeem Hasan" w:date="2022-11-25T16:31:00Z">
              <w:del w:id="2002" w:author="Mohammad Nayeem Hasan [2]" w:date="2023-03-02T00:19:00Z">
                <w:r w:rsidRPr="00A6124C" w:rsidDel="00324E21">
                  <w:rPr>
                    <w:rFonts w:ascii="Times New Roman" w:hAnsi="Times New Roman" w:cs="Times New Roman"/>
                    <w:sz w:val="24"/>
                    <w:szCs w:val="24"/>
                  </w:rPr>
                  <w:delText>1.1</w:delText>
                </w:r>
              </w:del>
            </w:ins>
            <w:ins w:id="2003" w:author="Mohammad Nayeem Hasan" w:date="2022-11-25T17:10:00Z">
              <w:del w:id="2004" w:author="Mohammad Nayeem Hasan [2]" w:date="2023-03-02T00:19:00Z">
                <w:r w:rsidR="00843D25" w:rsidDel="00324E21">
                  <w:rPr>
                    <w:rFonts w:ascii="Times New Roman" w:hAnsi="Times New Roman" w:cs="Times New Roman"/>
                    <w:sz w:val="24"/>
                    <w:szCs w:val="24"/>
                  </w:rPr>
                  <w:delText>2</w:delText>
                </w:r>
              </w:del>
            </w:ins>
          </w:p>
        </w:tc>
        <w:tc>
          <w:tcPr>
            <w:tcW w:w="2160" w:type="dxa"/>
            <w:tcPrChange w:id="2005" w:author="Mohammad Nayeem Hasan" w:date="2022-11-25T18:08:00Z">
              <w:tcPr>
                <w:tcW w:w="2310" w:type="dxa"/>
                <w:gridSpan w:val="2"/>
              </w:tcPr>
            </w:tcPrChange>
          </w:tcPr>
          <w:p w14:paraId="52C82745" w14:textId="0406A546" w:rsidR="00607765" w:rsidDel="00324E21" w:rsidRDefault="00A6124C">
            <w:pPr>
              <w:spacing w:line="276" w:lineRule="auto"/>
              <w:rPr>
                <w:ins w:id="2006" w:author="Mohammad Nayeem Hasan" w:date="2022-11-25T16:15:00Z"/>
                <w:del w:id="2007" w:author="Mohammad Nayeem Hasan [2]" w:date="2023-03-02T00:19:00Z"/>
                <w:rFonts w:ascii="Times New Roman" w:hAnsi="Times New Roman" w:cs="Times New Roman"/>
                <w:sz w:val="24"/>
                <w:szCs w:val="24"/>
              </w:rPr>
            </w:pPr>
            <w:ins w:id="2008" w:author="Mohammad Nayeem Hasan" w:date="2022-11-25T16:31:00Z">
              <w:del w:id="2009" w:author="Mohammad Nayeem Hasan [2]" w:date="2023-03-02T00:19:00Z">
                <w:r w:rsidRPr="00A6124C" w:rsidDel="00324E21">
                  <w:rPr>
                    <w:rFonts w:ascii="Times New Roman" w:hAnsi="Times New Roman" w:cs="Times New Roman"/>
                    <w:sz w:val="24"/>
                    <w:szCs w:val="24"/>
                  </w:rPr>
                  <w:delText>-1.8</w:delText>
                </w:r>
              </w:del>
            </w:ins>
            <w:ins w:id="2010" w:author="Mohammad Nayeem Hasan" w:date="2022-11-25T17:11:00Z">
              <w:del w:id="2011" w:author="Mohammad Nayeem Hasan [2]" w:date="2023-03-02T00:19:00Z">
                <w:r w:rsidR="00843D25" w:rsidDel="00324E21">
                  <w:rPr>
                    <w:rFonts w:ascii="Times New Roman" w:hAnsi="Times New Roman" w:cs="Times New Roman"/>
                    <w:sz w:val="24"/>
                    <w:szCs w:val="24"/>
                  </w:rPr>
                  <w:delText>3</w:delText>
                </w:r>
              </w:del>
            </w:ins>
            <w:ins w:id="2012" w:author="Mohammad Nayeem Hasan" w:date="2022-11-25T16:31:00Z">
              <w:del w:id="2013" w:author="Mohammad Nayeem Hasan [2]" w:date="2023-03-02T00:19:00Z">
                <w:r w:rsidRPr="00A6124C" w:rsidDel="00324E21">
                  <w:rPr>
                    <w:rFonts w:ascii="Times New Roman" w:hAnsi="Times New Roman" w:cs="Times New Roman"/>
                    <w:sz w:val="24"/>
                    <w:szCs w:val="24"/>
                  </w:rPr>
                  <w:delText xml:space="preserve"> </w:delText>
                </w:r>
                <w:r w:rsidDel="00324E21">
                  <w:rPr>
                    <w:rFonts w:ascii="Times New Roman" w:hAnsi="Times New Roman" w:cs="Times New Roman"/>
                    <w:sz w:val="24"/>
                    <w:szCs w:val="24"/>
                  </w:rPr>
                  <w:delText xml:space="preserve">to </w:delText>
                </w:r>
                <w:r w:rsidRPr="00A6124C" w:rsidDel="00324E21">
                  <w:rPr>
                    <w:rFonts w:ascii="Times New Roman" w:hAnsi="Times New Roman" w:cs="Times New Roman"/>
                    <w:sz w:val="24"/>
                    <w:szCs w:val="24"/>
                  </w:rPr>
                  <w:delText>4.0</w:delText>
                </w:r>
              </w:del>
            </w:ins>
            <w:ins w:id="2014" w:author="Mohammad Nayeem Hasan" w:date="2022-11-25T17:11:00Z">
              <w:del w:id="2015" w:author="Mohammad Nayeem Hasan [2]" w:date="2023-03-02T00:19:00Z">
                <w:r w:rsidR="00843D25" w:rsidDel="00324E21">
                  <w:rPr>
                    <w:rFonts w:ascii="Times New Roman" w:hAnsi="Times New Roman" w:cs="Times New Roman"/>
                    <w:sz w:val="24"/>
                    <w:szCs w:val="24"/>
                  </w:rPr>
                  <w:delText>6</w:delText>
                </w:r>
              </w:del>
            </w:ins>
          </w:p>
        </w:tc>
        <w:tc>
          <w:tcPr>
            <w:tcW w:w="1131" w:type="dxa"/>
            <w:tcPrChange w:id="2016" w:author="Mohammad Nayeem Hasan" w:date="2022-11-25T18:08:00Z">
              <w:tcPr>
                <w:tcW w:w="1131" w:type="dxa"/>
              </w:tcPr>
            </w:tcPrChange>
          </w:tcPr>
          <w:p w14:paraId="7EBE5602" w14:textId="4AA940E5" w:rsidR="00607765" w:rsidDel="00324E21" w:rsidRDefault="00A6124C">
            <w:pPr>
              <w:spacing w:line="276" w:lineRule="auto"/>
              <w:rPr>
                <w:ins w:id="2017" w:author="Mohammad Nayeem Hasan" w:date="2022-11-25T16:15:00Z"/>
                <w:del w:id="2018" w:author="Mohammad Nayeem Hasan [2]" w:date="2023-03-02T00:19:00Z"/>
                <w:rFonts w:ascii="Times New Roman" w:hAnsi="Times New Roman" w:cs="Times New Roman"/>
                <w:sz w:val="24"/>
                <w:szCs w:val="24"/>
              </w:rPr>
            </w:pPr>
            <w:ins w:id="2019" w:author="Mohammad Nayeem Hasan" w:date="2022-11-25T16:31:00Z">
              <w:del w:id="2020" w:author="Mohammad Nayeem Hasan [2]" w:date="2023-03-02T00:19:00Z">
                <w:r w:rsidRPr="00A6124C" w:rsidDel="00324E21">
                  <w:rPr>
                    <w:rFonts w:ascii="Times New Roman" w:hAnsi="Times New Roman" w:cs="Times New Roman"/>
                    <w:sz w:val="24"/>
                    <w:szCs w:val="24"/>
                  </w:rPr>
                  <w:delText>0.45</w:delText>
                </w:r>
              </w:del>
            </w:ins>
            <w:ins w:id="2021" w:author="Mohammad Nayeem Hasan" w:date="2022-11-25T17:14:00Z">
              <w:del w:id="2022" w:author="Mohammad Nayeem Hasan [2]" w:date="2023-03-02T00:19:00Z">
                <w:r w:rsidR="00AE08F9" w:rsidDel="00324E21">
                  <w:rPr>
                    <w:rFonts w:ascii="Times New Roman" w:hAnsi="Times New Roman" w:cs="Times New Roman"/>
                    <w:sz w:val="24"/>
                    <w:szCs w:val="24"/>
                  </w:rPr>
                  <w:delText>7</w:delText>
                </w:r>
              </w:del>
            </w:ins>
          </w:p>
        </w:tc>
      </w:tr>
      <w:tr w:rsidR="00070001" w:rsidDel="00324E21" w14:paraId="281B1CAB" w14:textId="5EB9F390" w:rsidTr="00595B3D">
        <w:trPr>
          <w:ins w:id="2023" w:author="Mohammad Nayeem Hasan" w:date="2022-11-25T16:15:00Z"/>
          <w:del w:id="2024" w:author="Mohammad Nayeem Hasan [2]" w:date="2023-03-02T00:19:00Z"/>
        </w:trPr>
        <w:tc>
          <w:tcPr>
            <w:tcW w:w="5035" w:type="dxa"/>
            <w:tcPrChange w:id="2025" w:author="Mohammad Nayeem Hasan" w:date="2022-11-25T18:08:00Z">
              <w:tcPr>
                <w:tcW w:w="4855" w:type="dxa"/>
              </w:tcPr>
            </w:tcPrChange>
          </w:tcPr>
          <w:p w14:paraId="191D56BA" w14:textId="79AFB97B" w:rsidR="00607765" w:rsidDel="00324E21" w:rsidRDefault="00A62FF2">
            <w:pPr>
              <w:spacing w:line="276" w:lineRule="auto"/>
              <w:rPr>
                <w:ins w:id="2026" w:author="Mohammad Nayeem Hasan" w:date="2022-11-25T16:15:00Z"/>
                <w:del w:id="2027" w:author="Mohammad Nayeem Hasan [2]" w:date="2023-03-02T00:19:00Z"/>
                <w:rFonts w:ascii="Times New Roman" w:hAnsi="Times New Roman" w:cs="Times New Roman"/>
                <w:sz w:val="24"/>
                <w:szCs w:val="24"/>
              </w:rPr>
            </w:pPr>
            <w:ins w:id="2028" w:author="Mohammad Nayeem Hasan" w:date="2022-11-25T16:16:00Z">
              <w:del w:id="2029" w:author="Mohammad Nayeem Hasan [2]" w:date="2023-03-02T00:19:00Z">
                <w:r w:rsidDel="00324E21">
                  <w:rPr>
                    <w:rFonts w:ascii="Times New Roman" w:hAnsi="Times New Roman" w:cs="Times New Roman"/>
                    <w:sz w:val="24"/>
                    <w:szCs w:val="24"/>
                  </w:rPr>
                  <w:delText>Relative Humidity (0)</w:delText>
                </w:r>
              </w:del>
            </w:ins>
          </w:p>
        </w:tc>
        <w:tc>
          <w:tcPr>
            <w:tcW w:w="1260" w:type="dxa"/>
            <w:tcPrChange w:id="2030" w:author="Mohammad Nayeem Hasan" w:date="2022-11-25T18:08:00Z">
              <w:tcPr>
                <w:tcW w:w="1290" w:type="dxa"/>
                <w:gridSpan w:val="3"/>
              </w:tcPr>
            </w:tcPrChange>
          </w:tcPr>
          <w:p w14:paraId="1594EA26" w14:textId="6F2A39CF" w:rsidR="00607765" w:rsidDel="00324E21" w:rsidRDefault="00A6124C">
            <w:pPr>
              <w:spacing w:line="276" w:lineRule="auto"/>
              <w:rPr>
                <w:ins w:id="2031" w:author="Mohammad Nayeem Hasan" w:date="2022-11-25T16:15:00Z"/>
                <w:del w:id="2032" w:author="Mohammad Nayeem Hasan [2]" w:date="2023-03-02T00:19:00Z"/>
                <w:rFonts w:ascii="Times New Roman" w:hAnsi="Times New Roman" w:cs="Times New Roman"/>
                <w:sz w:val="24"/>
                <w:szCs w:val="24"/>
              </w:rPr>
            </w:pPr>
            <w:ins w:id="2033" w:author="Mohammad Nayeem Hasan" w:date="2022-11-25T16:32:00Z">
              <w:del w:id="2034" w:author="Mohammad Nayeem Hasan [2]" w:date="2023-03-02T00:19:00Z">
                <w:r w:rsidRPr="00A6124C" w:rsidDel="00324E21">
                  <w:rPr>
                    <w:rFonts w:ascii="Times New Roman" w:hAnsi="Times New Roman" w:cs="Times New Roman"/>
                    <w:sz w:val="24"/>
                    <w:szCs w:val="24"/>
                  </w:rPr>
                  <w:delText>19.33</w:delText>
                </w:r>
              </w:del>
            </w:ins>
          </w:p>
        </w:tc>
        <w:tc>
          <w:tcPr>
            <w:tcW w:w="2160" w:type="dxa"/>
            <w:tcPrChange w:id="2035" w:author="Mohammad Nayeem Hasan" w:date="2022-11-25T18:08:00Z">
              <w:tcPr>
                <w:tcW w:w="2310" w:type="dxa"/>
                <w:gridSpan w:val="2"/>
              </w:tcPr>
            </w:tcPrChange>
          </w:tcPr>
          <w:p w14:paraId="431A8905" w14:textId="18065144" w:rsidR="00607765" w:rsidDel="00324E21" w:rsidRDefault="00A6124C">
            <w:pPr>
              <w:spacing w:line="276" w:lineRule="auto"/>
              <w:rPr>
                <w:ins w:id="2036" w:author="Mohammad Nayeem Hasan" w:date="2022-11-25T16:15:00Z"/>
                <w:del w:id="2037" w:author="Mohammad Nayeem Hasan [2]" w:date="2023-03-02T00:19:00Z"/>
                <w:rFonts w:ascii="Times New Roman" w:hAnsi="Times New Roman" w:cs="Times New Roman"/>
                <w:sz w:val="24"/>
                <w:szCs w:val="24"/>
              </w:rPr>
            </w:pPr>
            <w:ins w:id="2038" w:author="Mohammad Nayeem Hasan" w:date="2022-11-25T16:32:00Z">
              <w:del w:id="2039" w:author="Mohammad Nayeem Hasan [2]" w:date="2023-03-02T00:19:00Z">
                <w:r w:rsidRPr="00A6124C" w:rsidDel="00324E21">
                  <w:rPr>
                    <w:rFonts w:ascii="Times New Roman" w:hAnsi="Times New Roman" w:cs="Times New Roman"/>
                    <w:sz w:val="24"/>
                    <w:szCs w:val="24"/>
                  </w:rPr>
                  <w:delText>-48.6</w:delText>
                </w:r>
              </w:del>
            </w:ins>
            <w:ins w:id="2040" w:author="Mohammad Nayeem Hasan" w:date="2022-11-25T17:11:00Z">
              <w:del w:id="2041" w:author="Mohammad Nayeem Hasan [2]" w:date="2023-03-02T00:19:00Z">
                <w:r w:rsidR="00843D25" w:rsidDel="00324E21">
                  <w:rPr>
                    <w:rFonts w:ascii="Times New Roman" w:hAnsi="Times New Roman" w:cs="Times New Roman"/>
                    <w:sz w:val="24"/>
                    <w:szCs w:val="24"/>
                  </w:rPr>
                  <w:delText>3</w:delText>
                </w:r>
              </w:del>
            </w:ins>
            <w:ins w:id="2042" w:author="Mohammad Nayeem Hasan" w:date="2022-11-25T16:32:00Z">
              <w:del w:id="2043" w:author="Mohammad Nayeem Hasan [2]" w:date="2023-03-02T00:19:00Z">
                <w:r w:rsidRPr="00A6124C" w:rsidDel="00324E21">
                  <w:rPr>
                    <w:rFonts w:ascii="Times New Roman" w:hAnsi="Times New Roman" w:cs="Times New Roman"/>
                    <w:sz w:val="24"/>
                    <w:szCs w:val="24"/>
                  </w:rPr>
                  <w:delText xml:space="preserve"> </w:delText>
                </w:r>
                <w:r w:rsidDel="00324E21">
                  <w:rPr>
                    <w:rFonts w:ascii="Times New Roman" w:hAnsi="Times New Roman" w:cs="Times New Roman"/>
                    <w:sz w:val="24"/>
                    <w:szCs w:val="24"/>
                  </w:rPr>
                  <w:delText xml:space="preserve">to </w:delText>
                </w:r>
                <w:r w:rsidRPr="00A6124C" w:rsidDel="00324E21">
                  <w:rPr>
                    <w:rFonts w:ascii="Times New Roman" w:hAnsi="Times New Roman" w:cs="Times New Roman"/>
                    <w:sz w:val="24"/>
                    <w:szCs w:val="24"/>
                  </w:rPr>
                  <w:delText>87.</w:delText>
                </w:r>
              </w:del>
            </w:ins>
            <w:ins w:id="2044" w:author="Mohammad Nayeem Hasan" w:date="2022-11-25T17:12:00Z">
              <w:del w:id="2045" w:author="Mohammad Nayeem Hasan [2]" w:date="2023-03-02T00:19:00Z">
                <w:r w:rsidR="00843D25" w:rsidDel="00324E21">
                  <w:rPr>
                    <w:rFonts w:ascii="Times New Roman" w:hAnsi="Times New Roman" w:cs="Times New Roman"/>
                    <w:sz w:val="24"/>
                    <w:szCs w:val="24"/>
                  </w:rPr>
                  <w:delText>30</w:delText>
                </w:r>
              </w:del>
            </w:ins>
          </w:p>
        </w:tc>
        <w:tc>
          <w:tcPr>
            <w:tcW w:w="1131" w:type="dxa"/>
            <w:tcPrChange w:id="2046" w:author="Mohammad Nayeem Hasan" w:date="2022-11-25T18:08:00Z">
              <w:tcPr>
                <w:tcW w:w="1131" w:type="dxa"/>
              </w:tcPr>
            </w:tcPrChange>
          </w:tcPr>
          <w:p w14:paraId="0CE77FB6" w14:textId="5126F60B" w:rsidR="00607765" w:rsidDel="00324E21" w:rsidRDefault="00A6124C">
            <w:pPr>
              <w:spacing w:line="276" w:lineRule="auto"/>
              <w:rPr>
                <w:ins w:id="2047" w:author="Mohammad Nayeem Hasan" w:date="2022-11-25T16:15:00Z"/>
                <w:del w:id="2048" w:author="Mohammad Nayeem Hasan [2]" w:date="2023-03-02T00:19:00Z"/>
                <w:rFonts w:ascii="Times New Roman" w:hAnsi="Times New Roman" w:cs="Times New Roman"/>
                <w:sz w:val="24"/>
                <w:szCs w:val="24"/>
              </w:rPr>
            </w:pPr>
            <w:ins w:id="2049" w:author="Mohammad Nayeem Hasan" w:date="2022-11-25T16:32:00Z">
              <w:del w:id="2050" w:author="Mohammad Nayeem Hasan [2]" w:date="2023-03-02T00:19:00Z">
                <w:r w:rsidRPr="00A6124C" w:rsidDel="00324E21">
                  <w:rPr>
                    <w:rFonts w:ascii="Times New Roman" w:hAnsi="Times New Roman" w:cs="Times New Roman"/>
                    <w:sz w:val="24"/>
                    <w:szCs w:val="24"/>
                  </w:rPr>
                  <w:delText>0.577</w:delText>
                </w:r>
              </w:del>
            </w:ins>
          </w:p>
        </w:tc>
      </w:tr>
      <w:tr w:rsidR="00070001" w:rsidDel="00324E21" w14:paraId="6C98A628" w14:textId="4D3797A9" w:rsidTr="00595B3D">
        <w:trPr>
          <w:ins w:id="2051" w:author="Mohammad Nayeem Hasan" w:date="2022-11-25T16:15:00Z"/>
          <w:del w:id="2052" w:author="Mohammad Nayeem Hasan [2]" w:date="2023-03-02T00:19:00Z"/>
        </w:trPr>
        <w:tc>
          <w:tcPr>
            <w:tcW w:w="5035" w:type="dxa"/>
            <w:tcPrChange w:id="2053" w:author="Mohammad Nayeem Hasan" w:date="2022-11-25T18:08:00Z">
              <w:tcPr>
                <w:tcW w:w="4855" w:type="dxa"/>
              </w:tcPr>
            </w:tcPrChange>
          </w:tcPr>
          <w:p w14:paraId="3327A4C3" w14:textId="0AF8AC31" w:rsidR="00607765" w:rsidRPr="00595B3D" w:rsidDel="00324E21" w:rsidRDefault="00A62FF2">
            <w:pPr>
              <w:spacing w:line="276" w:lineRule="auto"/>
              <w:rPr>
                <w:ins w:id="2054" w:author="Mohammad Nayeem Hasan" w:date="2022-11-25T16:15:00Z"/>
                <w:del w:id="2055" w:author="Mohammad Nayeem Hasan [2]" w:date="2023-03-02T00:19:00Z"/>
                <w:rFonts w:ascii="Times New Roman" w:hAnsi="Times New Roman" w:cs="Times New Roman"/>
                <w:b/>
                <w:bCs/>
                <w:sz w:val="24"/>
                <w:szCs w:val="24"/>
                <w:rPrChange w:id="2056" w:author="Mohammad Nayeem Hasan" w:date="2022-11-25T18:07:00Z">
                  <w:rPr>
                    <w:ins w:id="2057" w:author="Mohammad Nayeem Hasan" w:date="2022-11-25T16:15:00Z"/>
                    <w:del w:id="2058" w:author="Mohammad Nayeem Hasan [2]" w:date="2023-03-02T00:19:00Z"/>
                    <w:rFonts w:ascii="Times New Roman" w:hAnsi="Times New Roman" w:cs="Times New Roman"/>
                    <w:sz w:val="24"/>
                    <w:szCs w:val="24"/>
                  </w:rPr>
                </w:rPrChange>
              </w:rPr>
            </w:pPr>
            <w:ins w:id="2059" w:author="Mohammad Nayeem Hasan" w:date="2022-11-25T16:16:00Z">
              <w:del w:id="2060" w:author="Mohammad Nayeem Hasan [2]" w:date="2023-03-02T00:19:00Z">
                <w:r w:rsidRPr="00595B3D" w:rsidDel="00324E21">
                  <w:rPr>
                    <w:rFonts w:ascii="Times New Roman" w:hAnsi="Times New Roman" w:cs="Times New Roman"/>
                    <w:b/>
                    <w:bCs/>
                    <w:sz w:val="24"/>
                    <w:szCs w:val="24"/>
                    <w:rPrChange w:id="2061" w:author="Mohammad Nayeem Hasan" w:date="2022-11-25T18:07:00Z">
                      <w:rPr>
                        <w:rFonts w:ascii="Times New Roman" w:hAnsi="Times New Roman" w:cs="Times New Roman"/>
                        <w:sz w:val="24"/>
                        <w:szCs w:val="24"/>
                      </w:rPr>
                    </w:rPrChange>
                  </w:rPr>
                  <w:delText>Relative Humidity (1)</w:delText>
                </w:r>
              </w:del>
            </w:ins>
          </w:p>
        </w:tc>
        <w:tc>
          <w:tcPr>
            <w:tcW w:w="1260" w:type="dxa"/>
            <w:tcPrChange w:id="2062" w:author="Mohammad Nayeem Hasan" w:date="2022-11-25T18:08:00Z">
              <w:tcPr>
                <w:tcW w:w="1290" w:type="dxa"/>
                <w:gridSpan w:val="3"/>
              </w:tcPr>
            </w:tcPrChange>
          </w:tcPr>
          <w:p w14:paraId="12E8A21C" w14:textId="2FA346FE" w:rsidR="00607765" w:rsidDel="00324E21" w:rsidRDefault="00DE6A77">
            <w:pPr>
              <w:spacing w:line="276" w:lineRule="auto"/>
              <w:rPr>
                <w:ins w:id="2063" w:author="Mohammad Nayeem Hasan" w:date="2022-11-25T16:15:00Z"/>
                <w:del w:id="2064" w:author="Mohammad Nayeem Hasan [2]" w:date="2023-03-02T00:19:00Z"/>
                <w:rFonts w:ascii="Times New Roman" w:hAnsi="Times New Roman" w:cs="Times New Roman"/>
                <w:sz w:val="24"/>
                <w:szCs w:val="24"/>
              </w:rPr>
            </w:pPr>
            <w:ins w:id="2065" w:author="Mohammad Nayeem Hasan" w:date="2022-11-25T16:37:00Z">
              <w:del w:id="2066" w:author="Mohammad Nayeem Hasan [2]" w:date="2023-03-02T00:19:00Z">
                <w:r w:rsidRPr="00DE6A77" w:rsidDel="00324E21">
                  <w:rPr>
                    <w:rFonts w:ascii="Times New Roman" w:hAnsi="Times New Roman" w:cs="Times New Roman"/>
                    <w:sz w:val="24"/>
                    <w:szCs w:val="24"/>
                  </w:rPr>
                  <w:delText>59.2</w:delText>
                </w:r>
              </w:del>
            </w:ins>
            <w:ins w:id="2067" w:author="Mohammad Nayeem Hasan" w:date="2022-11-25T17:10:00Z">
              <w:del w:id="2068" w:author="Mohammad Nayeem Hasan [2]" w:date="2023-03-02T00:19:00Z">
                <w:r w:rsidR="00843D25" w:rsidDel="00324E21">
                  <w:rPr>
                    <w:rFonts w:ascii="Times New Roman" w:hAnsi="Times New Roman" w:cs="Times New Roman"/>
                    <w:sz w:val="24"/>
                    <w:szCs w:val="24"/>
                  </w:rPr>
                  <w:delText>5</w:delText>
                </w:r>
              </w:del>
            </w:ins>
          </w:p>
        </w:tc>
        <w:tc>
          <w:tcPr>
            <w:tcW w:w="2160" w:type="dxa"/>
            <w:tcPrChange w:id="2069" w:author="Mohammad Nayeem Hasan" w:date="2022-11-25T18:08:00Z">
              <w:tcPr>
                <w:tcW w:w="2310" w:type="dxa"/>
                <w:gridSpan w:val="2"/>
              </w:tcPr>
            </w:tcPrChange>
          </w:tcPr>
          <w:p w14:paraId="708AF2ED" w14:textId="3A6DCC38" w:rsidR="00607765" w:rsidDel="00324E21" w:rsidRDefault="00DE6A77">
            <w:pPr>
              <w:spacing w:line="276" w:lineRule="auto"/>
              <w:rPr>
                <w:ins w:id="2070" w:author="Mohammad Nayeem Hasan" w:date="2022-11-25T16:15:00Z"/>
                <w:del w:id="2071" w:author="Mohammad Nayeem Hasan [2]" w:date="2023-03-02T00:19:00Z"/>
                <w:rFonts w:ascii="Times New Roman" w:hAnsi="Times New Roman" w:cs="Times New Roman"/>
                <w:sz w:val="24"/>
                <w:szCs w:val="24"/>
              </w:rPr>
            </w:pPr>
            <w:ins w:id="2072" w:author="Mohammad Nayeem Hasan" w:date="2022-11-25T16:38:00Z">
              <w:del w:id="2073" w:author="Mohammad Nayeem Hasan [2]" w:date="2023-03-02T00:19:00Z">
                <w:r w:rsidRPr="00DE6A77" w:rsidDel="00324E21">
                  <w:rPr>
                    <w:rFonts w:ascii="Times New Roman" w:hAnsi="Times New Roman" w:cs="Times New Roman"/>
                    <w:sz w:val="24"/>
                    <w:szCs w:val="24"/>
                  </w:rPr>
                  <w:delText>-7.4</w:delText>
                </w:r>
              </w:del>
            </w:ins>
            <w:ins w:id="2074" w:author="Mohammad Nayeem Hasan" w:date="2022-11-25T17:12:00Z">
              <w:del w:id="2075" w:author="Mohammad Nayeem Hasan [2]" w:date="2023-03-02T00:19:00Z">
                <w:r w:rsidR="00843D25" w:rsidDel="00324E21">
                  <w:rPr>
                    <w:rFonts w:ascii="Times New Roman" w:hAnsi="Times New Roman" w:cs="Times New Roman"/>
                    <w:sz w:val="24"/>
                    <w:szCs w:val="24"/>
                  </w:rPr>
                  <w:delText>9</w:delText>
                </w:r>
              </w:del>
            </w:ins>
            <w:ins w:id="2076" w:author="Mohammad Nayeem Hasan" w:date="2022-11-25T16:38:00Z">
              <w:del w:id="2077" w:author="Mohammad Nayeem Hasan [2]" w:date="2023-03-02T00:19:00Z">
                <w:r w:rsidDel="00324E21">
                  <w:rPr>
                    <w:rFonts w:ascii="Times New Roman" w:hAnsi="Times New Roman" w:cs="Times New Roman"/>
                    <w:sz w:val="24"/>
                    <w:szCs w:val="24"/>
                  </w:rPr>
                  <w:delText xml:space="preserve"> to</w:delText>
                </w:r>
                <w:r w:rsidRPr="00DE6A77" w:rsidDel="00324E21">
                  <w:rPr>
                    <w:rFonts w:ascii="Times New Roman" w:hAnsi="Times New Roman" w:cs="Times New Roman"/>
                    <w:sz w:val="24"/>
                    <w:szCs w:val="24"/>
                  </w:rPr>
                  <w:delText xml:space="preserve"> 125.98</w:delText>
                </w:r>
              </w:del>
            </w:ins>
          </w:p>
        </w:tc>
        <w:tc>
          <w:tcPr>
            <w:tcW w:w="1131" w:type="dxa"/>
            <w:tcPrChange w:id="2078" w:author="Mohammad Nayeem Hasan" w:date="2022-11-25T18:08:00Z">
              <w:tcPr>
                <w:tcW w:w="1131" w:type="dxa"/>
              </w:tcPr>
            </w:tcPrChange>
          </w:tcPr>
          <w:p w14:paraId="019FDAC7" w14:textId="1EBCD4AC" w:rsidR="00607765" w:rsidRPr="00824CA5" w:rsidDel="00324E21" w:rsidRDefault="00DE6A77">
            <w:pPr>
              <w:spacing w:line="276" w:lineRule="auto"/>
              <w:rPr>
                <w:ins w:id="2079" w:author="Mohammad Nayeem Hasan" w:date="2022-11-25T16:15:00Z"/>
                <w:del w:id="2080" w:author="Mohammad Nayeem Hasan [2]" w:date="2023-03-02T00:19:00Z"/>
                <w:rFonts w:ascii="Times New Roman" w:hAnsi="Times New Roman" w:cs="Times New Roman"/>
                <w:b/>
                <w:bCs/>
                <w:sz w:val="24"/>
                <w:szCs w:val="24"/>
                <w:rPrChange w:id="2081" w:author="Mohammad Nayeem Hasan" w:date="2022-11-25T17:24:00Z">
                  <w:rPr>
                    <w:ins w:id="2082" w:author="Mohammad Nayeem Hasan" w:date="2022-11-25T16:15:00Z"/>
                    <w:del w:id="2083" w:author="Mohammad Nayeem Hasan [2]" w:date="2023-03-02T00:19:00Z"/>
                    <w:rFonts w:ascii="Times New Roman" w:hAnsi="Times New Roman" w:cs="Times New Roman"/>
                    <w:sz w:val="24"/>
                    <w:szCs w:val="24"/>
                  </w:rPr>
                </w:rPrChange>
              </w:rPr>
            </w:pPr>
            <w:ins w:id="2084" w:author="Mohammad Nayeem Hasan" w:date="2022-11-25T16:37:00Z">
              <w:del w:id="2085" w:author="Mohammad Nayeem Hasan [2]" w:date="2023-03-02T00:19:00Z">
                <w:r w:rsidRPr="00824CA5" w:rsidDel="00324E21">
                  <w:rPr>
                    <w:rFonts w:ascii="Times New Roman" w:hAnsi="Times New Roman" w:cs="Times New Roman"/>
                    <w:b/>
                    <w:bCs/>
                    <w:sz w:val="24"/>
                    <w:szCs w:val="24"/>
                    <w:rPrChange w:id="2086" w:author="Mohammad Nayeem Hasan" w:date="2022-11-25T17:24:00Z">
                      <w:rPr>
                        <w:rFonts w:ascii="Times New Roman" w:hAnsi="Times New Roman" w:cs="Times New Roman"/>
                        <w:sz w:val="24"/>
                        <w:szCs w:val="24"/>
                      </w:rPr>
                    </w:rPrChange>
                  </w:rPr>
                  <w:delText>0.08</w:delText>
                </w:r>
              </w:del>
            </w:ins>
            <w:ins w:id="2087" w:author="Mohammad Nayeem Hasan" w:date="2022-11-25T17:14:00Z">
              <w:del w:id="2088" w:author="Mohammad Nayeem Hasan [2]" w:date="2023-03-02T00:19:00Z">
                <w:r w:rsidR="00AE08F9" w:rsidRPr="00824CA5" w:rsidDel="00324E21">
                  <w:rPr>
                    <w:rFonts w:ascii="Times New Roman" w:hAnsi="Times New Roman" w:cs="Times New Roman"/>
                    <w:b/>
                    <w:bCs/>
                    <w:sz w:val="24"/>
                    <w:szCs w:val="24"/>
                    <w:rPrChange w:id="2089" w:author="Mohammad Nayeem Hasan" w:date="2022-11-25T17:24:00Z">
                      <w:rPr>
                        <w:rFonts w:ascii="Times New Roman" w:hAnsi="Times New Roman" w:cs="Times New Roman"/>
                        <w:sz w:val="24"/>
                        <w:szCs w:val="24"/>
                      </w:rPr>
                    </w:rPrChange>
                  </w:rPr>
                  <w:delText>2</w:delText>
                </w:r>
              </w:del>
            </w:ins>
          </w:p>
        </w:tc>
      </w:tr>
      <w:tr w:rsidR="00070001" w:rsidDel="00324E21" w14:paraId="3D0F02DF" w14:textId="17F03AAB" w:rsidTr="00595B3D">
        <w:trPr>
          <w:ins w:id="2090" w:author="Mohammad Nayeem Hasan" w:date="2022-11-25T16:15:00Z"/>
          <w:del w:id="2091" w:author="Mohammad Nayeem Hasan [2]" w:date="2023-03-02T00:19:00Z"/>
        </w:trPr>
        <w:tc>
          <w:tcPr>
            <w:tcW w:w="5035" w:type="dxa"/>
            <w:tcPrChange w:id="2092" w:author="Mohammad Nayeem Hasan" w:date="2022-11-25T18:08:00Z">
              <w:tcPr>
                <w:tcW w:w="4855" w:type="dxa"/>
              </w:tcPr>
            </w:tcPrChange>
          </w:tcPr>
          <w:p w14:paraId="372B50A2" w14:textId="7746F184" w:rsidR="00DE6A77" w:rsidDel="00324E21" w:rsidRDefault="00DE6A77" w:rsidP="00DE6A77">
            <w:pPr>
              <w:spacing w:line="276" w:lineRule="auto"/>
              <w:rPr>
                <w:ins w:id="2093" w:author="Mohammad Nayeem Hasan" w:date="2022-11-25T16:15:00Z"/>
                <w:del w:id="2094" w:author="Mohammad Nayeem Hasan [2]" w:date="2023-03-02T00:19:00Z"/>
                <w:rFonts w:ascii="Times New Roman" w:hAnsi="Times New Roman" w:cs="Times New Roman"/>
                <w:sz w:val="24"/>
                <w:szCs w:val="24"/>
              </w:rPr>
            </w:pPr>
            <w:ins w:id="2095" w:author="Mohammad Nayeem Hasan" w:date="2022-11-25T16:16:00Z">
              <w:del w:id="2096" w:author="Mohammad Nayeem Hasan [2]" w:date="2023-03-02T00:19:00Z">
                <w:r w:rsidDel="00324E21">
                  <w:rPr>
                    <w:rFonts w:ascii="Times New Roman" w:hAnsi="Times New Roman" w:cs="Times New Roman"/>
                    <w:sz w:val="24"/>
                    <w:szCs w:val="24"/>
                  </w:rPr>
                  <w:delText>Relative Humidity (2)</w:delText>
                </w:r>
              </w:del>
            </w:ins>
          </w:p>
        </w:tc>
        <w:tc>
          <w:tcPr>
            <w:tcW w:w="1260" w:type="dxa"/>
            <w:tcPrChange w:id="2097" w:author="Mohammad Nayeem Hasan" w:date="2022-11-25T18:08:00Z">
              <w:tcPr>
                <w:tcW w:w="1290" w:type="dxa"/>
                <w:gridSpan w:val="3"/>
              </w:tcPr>
            </w:tcPrChange>
          </w:tcPr>
          <w:p w14:paraId="13C11EDC" w14:textId="2990AE2D" w:rsidR="00DE6A77" w:rsidDel="00324E21" w:rsidRDefault="00DE6A77" w:rsidP="00DE6A77">
            <w:pPr>
              <w:spacing w:line="276" w:lineRule="auto"/>
              <w:rPr>
                <w:ins w:id="2098" w:author="Mohammad Nayeem Hasan" w:date="2022-11-25T16:15:00Z"/>
                <w:del w:id="2099" w:author="Mohammad Nayeem Hasan [2]" w:date="2023-03-02T00:19:00Z"/>
                <w:rFonts w:ascii="Times New Roman" w:hAnsi="Times New Roman" w:cs="Times New Roman"/>
                <w:sz w:val="24"/>
                <w:szCs w:val="24"/>
              </w:rPr>
            </w:pPr>
            <w:ins w:id="2100" w:author="Mohammad Nayeem Hasan" w:date="2022-11-25T16:37:00Z">
              <w:del w:id="2101" w:author="Mohammad Nayeem Hasan [2]" w:date="2023-03-02T00:19:00Z">
                <w:r w:rsidRPr="00A6124C" w:rsidDel="00324E21">
                  <w:rPr>
                    <w:rFonts w:ascii="Times New Roman" w:hAnsi="Times New Roman" w:cs="Times New Roman"/>
                    <w:sz w:val="24"/>
                    <w:szCs w:val="24"/>
                  </w:rPr>
                  <w:delText>42.62</w:delText>
                </w:r>
              </w:del>
            </w:ins>
          </w:p>
        </w:tc>
        <w:tc>
          <w:tcPr>
            <w:tcW w:w="2160" w:type="dxa"/>
            <w:tcPrChange w:id="2102" w:author="Mohammad Nayeem Hasan" w:date="2022-11-25T18:08:00Z">
              <w:tcPr>
                <w:tcW w:w="2310" w:type="dxa"/>
                <w:gridSpan w:val="2"/>
              </w:tcPr>
            </w:tcPrChange>
          </w:tcPr>
          <w:p w14:paraId="2DF2DEA7" w14:textId="224DBAE8" w:rsidR="00DE6A77" w:rsidDel="00324E21" w:rsidRDefault="00DE6A77" w:rsidP="00DE6A77">
            <w:pPr>
              <w:spacing w:line="276" w:lineRule="auto"/>
              <w:rPr>
                <w:ins w:id="2103" w:author="Mohammad Nayeem Hasan" w:date="2022-11-25T16:15:00Z"/>
                <w:del w:id="2104" w:author="Mohammad Nayeem Hasan [2]" w:date="2023-03-02T00:19:00Z"/>
                <w:rFonts w:ascii="Times New Roman" w:hAnsi="Times New Roman" w:cs="Times New Roman"/>
                <w:sz w:val="24"/>
                <w:szCs w:val="24"/>
              </w:rPr>
            </w:pPr>
            <w:ins w:id="2105" w:author="Mohammad Nayeem Hasan" w:date="2022-11-25T16:37:00Z">
              <w:del w:id="2106" w:author="Mohammad Nayeem Hasan [2]" w:date="2023-03-02T00:19:00Z">
                <w:r w:rsidRPr="00A6124C" w:rsidDel="00324E21">
                  <w:rPr>
                    <w:rFonts w:ascii="Times New Roman" w:hAnsi="Times New Roman" w:cs="Times New Roman"/>
                    <w:sz w:val="24"/>
                    <w:szCs w:val="24"/>
                  </w:rPr>
                  <w:delText>-24.6</w:delText>
                </w:r>
              </w:del>
            </w:ins>
            <w:ins w:id="2107" w:author="Mohammad Nayeem Hasan" w:date="2022-11-25T17:12:00Z">
              <w:del w:id="2108" w:author="Mohammad Nayeem Hasan [2]" w:date="2023-03-02T00:19:00Z">
                <w:r w:rsidR="00843D25" w:rsidDel="00324E21">
                  <w:rPr>
                    <w:rFonts w:ascii="Times New Roman" w:hAnsi="Times New Roman" w:cs="Times New Roman"/>
                    <w:sz w:val="24"/>
                    <w:szCs w:val="24"/>
                  </w:rPr>
                  <w:delText>6</w:delText>
                </w:r>
              </w:del>
            </w:ins>
            <w:ins w:id="2109" w:author="Mohammad Nayeem Hasan" w:date="2022-11-25T16:37:00Z">
              <w:del w:id="2110" w:author="Mohammad Nayeem Hasan [2]" w:date="2023-03-02T00:19:00Z">
                <w:r w:rsidDel="00324E21">
                  <w:rPr>
                    <w:rFonts w:ascii="Times New Roman" w:hAnsi="Times New Roman" w:cs="Times New Roman"/>
                    <w:sz w:val="24"/>
                    <w:szCs w:val="24"/>
                  </w:rPr>
                  <w:delText xml:space="preserve"> to </w:delText>
                </w:r>
                <w:r w:rsidRPr="00A6124C" w:rsidDel="00324E21">
                  <w:rPr>
                    <w:rFonts w:ascii="Times New Roman" w:hAnsi="Times New Roman" w:cs="Times New Roman"/>
                    <w:sz w:val="24"/>
                    <w:szCs w:val="24"/>
                  </w:rPr>
                  <w:delText>109.</w:delText>
                </w:r>
              </w:del>
            </w:ins>
            <w:ins w:id="2111" w:author="Mohammad Nayeem Hasan" w:date="2022-11-25T17:12:00Z">
              <w:del w:id="2112" w:author="Mohammad Nayeem Hasan [2]" w:date="2023-03-02T00:19:00Z">
                <w:r w:rsidR="00843D25" w:rsidDel="00324E21">
                  <w:rPr>
                    <w:rFonts w:ascii="Times New Roman" w:hAnsi="Times New Roman" w:cs="Times New Roman"/>
                    <w:sz w:val="24"/>
                    <w:szCs w:val="24"/>
                  </w:rPr>
                  <w:delText>90</w:delText>
                </w:r>
              </w:del>
            </w:ins>
          </w:p>
        </w:tc>
        <w:tc>
          <w:tcPr>
            <w:tcW w:w="1131" w:type="dxa"/>
            <w:tcPrChange w:id="2113" w:author="Mohammad Nayeem Hasan" w:date="2022-11-25T18:08:00Z">
              <w:tcPr>
                <w:tcW w:w="1131" w:type="dxa"/>
              </w:tcPr>
            </w:tcPrChange>
          </w:tcPr>
          <w:p w14:paraId="72C9A6C0" w14:textId="1E936757" w:rsidR="00DE6A77" w:rsidDel="00324E21" w:rsidRDefault="00DE6A77" w:rsidP="00DE6A77">
            <w:pPr>
              <w:spacing w:line="276" w:lineRule="auto"/>
              <w:rPr>
                <w:ins w:id="2114" w:author="Mohammad Nayeem Hasan" w:date="2022-11-25T16:15:00Z"/>
                <w:del w:id="2115" w:author="Mohammad Nayeem Hasan [2]" w:date="2023-03-02T00:19:00Z"/>
                <w:rFonts w:ascii="Times New Roman" w:hAnsi="Times New Roman" w:cs="Times New Roman"/>
                <w:sz w:val="24"/>
                <w:szCs w:val="24"/>
              </w:rPr>
            </w:pPr>
            <w:ins w:id="2116" w:author="Mohammad Nayeem Hasan" w:date="2022-11-25T16:37:00Z">
              <w:del w:id="2117" w:author="Mohammad Nayeem Hasan [2]" w:date="2023-03-02T00:19:00Z">
                <w:r w:rsidRPr="00A6124C" w:rsidDel="00324E21">
                  <w:rPr>
                    <w:rFonts w:ascii="Times New Roman" w:hAnsi="Times New Roman" w:cs="Times New Roman"/>
                    <w:sz w:val="24"/>
                    <w:szCs w:val="24"/>
                  </w:rPr>
                  <w:delText>0.214</w:delText>
                </w:r>
              </w:del>
            </w:ins>
          </w:p>
        </w:tc>
      </w:tr>
      <w:tr w:rsidR="00070001" w:rsidDel="00324E21" w14:paraId="7F3744F8" w14:textId="140AB158" w:rsidTr="00595B3D">
        <w:trPr>
          <w:ins w:id="2118" w:author="Mohammad Nayeem Hasan" w:date="2022-11-25T16:15:00Z"/>
          <w:del w:id="2119" w:author="Mohammad Nayeem Hasan [2]" w:date="2023-03-02T00:19:00Z"/>
        </w:trPr>
        <w:tc>
          <w:tcPr>
            <w:tcW w:w="5035" w:type="dxa"/>
            <w:tcPrChange w:id="2120" w:author="Mohammad Nayeem Hasan" w:date="2022-11-25T18:08:00Z">
              <w:tcPr>
                <w:tcW w:w="4855" w:type="dxa"/>
              </w:tcPr>
            </w:tcPrChange>
          </w:tcPr>
          <w:p w14:paraId="03EDE6E1" w14:textId="13DD1B40" w:rsidR="00DE6A77" w:rsidDel="00324E21" w:rsidRDefault="00DE6A77" w:rsidP="00DE6A77">
            <w:pPr>
              <w:spacing w:line="276" w:lineRule="auto"/>
              <w:rPr>
                <w:ins w:id="2121" w:author="Mohammad Nayeem Hasan" w:date="2022-11-25T16:15:00Z"/>
                <w:del w:id="2122" w:author="Mohammad Nayeem Hasan [2]" w:date="2023-03-02T00:19:00Z"/>
                <w:rFonts w:ascii="Times New Roman" w:hAnsi="Times New Roman" w:cs="Times New Roman"/>
                <w:sz w:val="24"/>
                <w:szCs w:val="24"/>
              </w:rPr>
            </w:pPr>
            <w:ins w:id="2123" w:author="Mohammad Nayeem Hasan" w:date="2022-11-25T16:16:00Z">
              <w:del w:id="2124" w:author="Mohammad Nayeem Hasan [2]" w:date="2023-03-02T00:19:00Z">
                <w:r w:rsidDel="00324E21">
                  <w:rPr>
                    <w:rFonts w:ascii="Times New Roman" w:hAnsi="Times New Roman" w:cs="Times New Roman"/>
                    <w:sz w:val="24"/>
                    <w:szCs w:val="24"/>
                  </w:rPr>
                  <w:delText>Relative Humidity (12)</w:delText>
                </w:r>
              </w:del>
            </w:ins>
          </w:p>
        </w:tc>
        <w:tc>
          <w:tcPr>
            <w:tcW w:w="1260" w:type="dxa"/>
            <w:tcPrChange w:id="2125" w:author="Mohammad Nayeem Hasan" w:date="2022-11-25T18:08:00Z">
              <w:tcPr>
                <w:tcW w:w="1290" w:type="dxa"/>
                <w:gridSpan w:val="3"/>
              </w:tcPr>
            </w:tcPrChange>
          </w:tcPr>
          <w:p w14:paraId="58BEEC40" w14:textId="08BDB723" w:rsidR="00DE6A77" w:rsidDel="00324E21" w:rsidRDefault="00DE6A77" w:rsidP="00DE6A77">
            <w:pPr>
              <w:spacing w:line="276" w:lineRule="auto"/>
              <w:rPr>
                <w:ins w:id="2126" w:author="Mohammad Nayeem Hasan" w:date="2022-11-25T16:15:00Z"/>
                <w:del w:id="2127" w:author="Mohammad Nayeem Hasan [2]" w:date="2023-03-02T00:19:00Z"/>
                <w:rFonts w:ascii="Times New Roman" w:hAnsi="Times New Roman" w:cs="Times New Roman"/>
                <w:sz w:val="24"/>
                <w:szCs w:val="24"/>
              </w:rPr>
            </w:pPr>
            <w:ins w:id="2128" w:author="Mohammad Nayeem Hasan" w:date="2022-11-25T16:38:00Z">
              <w:del w:id="2129" w:author="Mohammad Nayeem Hasan [2]" w:date="2023-03-02T00:19:00Z">
                <w:r w:rsidRPr="00DE6A77" w:rsidDel="00324E21">
                  <w:rPr>
                    <w:rFonts w:ascii="Times New Roman" w:hAnsi="Times New Roman" w:cs="Times New Roman"/>
                    <w:sz w:val="24"/>
                    <w:szCs w:val="24"/>
                  </w:rPr>
                  <w:delText>23.5</w:delText>
                </w:r>
              </w:del>
            </w:ins>
            <w:ins w:id="2130" w:author="Mohammad Nayeem Hasan" w:date="2022-11-25T17:10:00Z">
              <w:del w:id="2131" w:author="Mohammad Nayeem Hasan [2]" w:date="2023-03-02T00:19:00Z">
                <w:r w:rsidR="00843D25" w:rsidDel="00324E21">
                  <w:rPr>
                    <w:rFonts w:ascii="Times New Roman" w:hAnsi="Times New Roman" w:cs="Times New Roman"/>
                    <w:sz w:val="24"/>
                    <w:szCs w:val="24"/>
                  </w:rPr>
                  <w:delText>8</w:delText>
                </w:r>
              </w:del>
            </w:ins>
          </w:p>
        </w:tc>
        <w:tc>
          <w:tcPr>
            <w:tcW w:w="2160" w:type="dxa"/>
            <w:tcPrChange w:id="2132" w:author="Mohammad Nayeem Hasan" w:date="2022-11-25T18:08:00Z">
              <w:tcPr>
                <w:tcW w:w="2310" w:type="dxa"/>
                <w:gridSpan w:val="2"/>
              </w:tcPr>
            </w:tcPrChange>
          </w:tcPr>
          <w:p w14:paraId="1A37A0B8" w14:textId="23DB14DC" w:rsidR="00DE6A77" w:rsidDel="00324E21" w:rsidRDefault="00DE6A77" w:rsidP="00DE6A77">
            <w:pPr>
              <w:spacing w:line="276" w:lineRule="auto"/>
              <w:rPr>
                <w:ins w:id="2133" w:author="Mohammad Nayeem Hasan" w:date="2022-11-25T16:15:00Z"/>
                <w:del w:id="2134" w:author="Mohammad Nayeem Hasan [2]" w:date="2023-03-02T00:19:00Z"/>
                <w:rFonts w:ascii="Times New Roman" w:hAnsi="Times New Roman" w:cs="Times New Roman"/>
                <w:sz w:val="24"/>
                <w:szCs w:val="24"/>
              </w:rPr>
            </w:pPr>
            <w:ins w:id="2135" w:author="Mohammad Nayeem Hasan" w:date="2022-11-25T16:39:00Z">
              <w:del w:id="2136" w:author="Mohammad Nayeem Hasan [2]" w:date="2023-03-02T00:19:00Z">
                <w:r w:rsidRPr="00DE6A77" w:rsidDel="00324E21">
                  <w:rPr>
                    <w:rFonts w:ascii="Times New Roman" w:hAnsi="Times New Roman" w:cs="Times New Roman"/>
                    <w:sz w:val="24"/>
                    <w:szCs w:val="24"/>
                  </w:rPr>
                  <w:delText>-47.45</w:delText>
                </w:r>
                <w:r w:rsidDel="00324E21">
                  <w:rPr>
                    <w:rFonts w:ascii="Times New Roman" w:hAnsi="Times New Roman" w:cs="Times New Roman"/>
                    <w:sz w:val="24"/>
                    <w:szCs w:val="24"/>
                  </w:rPr>
                  <w:delText xml:space="preserve"> to </w:delText>
                </w:r>
                <w:r w:rsidRPr="00DE6A77" w:rsidDel="00324E21">
                  <w:rPr>
                    <w:rFonts w:ascii="Times New Roman" w:hAnsi="Times New Roman" w:cs="Times New Roman"/>
                    <w:sz w:val="24"/>
                    <w:szCs w:val="24"/>
                  </w:rPr>
                  <w:delText>94.61</w:delText>
                </w:r>
              </w:del>
            </w:ins>
          </w:p>
        </w:tc>
        <w:tc>
          <w:tcPr>
            <w:tcW w:w="1131" w:type="dxa"/>
            <w:tcPrChange w:id="2137" w:author="Mohammad Nayeem Hasan" w:date="2022-11-25T18:08:00Z">
              <w:tcPr>
                <w:tcW w:w="1131" w:type="dxa"/>
              </w:tcPr>
            </w:tcPrChange>
          </w:tcPr>
          <w:p w14:paraId="2F7A3B07" w14:textId="1490DA12" w:rsidR="00DE6A77" w:rsidDel="00324E21" w:rsidRDefault="00DE6A77" w:rsidP="00DE6A77">
            <w:pPr>
              <w:spacing w:line="276" w:lineRule="auto"/>
              <w:rPr>
                <w:ins w:id="2138" w:author="Mohammad Nayeem Hasan" w:date="2022-11-25T16:15:00Z"/>
                <w:del w:id="2139" w:author="Mohammad Nayeem Hasan [2]" w:date="2023-03-02T00:19:00Z"/>
                <w:rFonts w:ascii="Times New Roman" w:hAnsi="Times New Roman" w:cs="Times New Roman"/>
                <w:sz w:val="24"/>
                <w:szCs w:val="24"/>
              </w:rPr>
            </w:pPr>
            <w:ins w:id="2140" w:author="Mohammad Nayeem Hasan" w:date="2022-11-25T16:38:00Z">
              <w:del w:id="2141" w:author="Mohammad Nayeem Hasan [2]" w:date="2023-03-02T00:19:00Z">
                <w:r w:rsidRPr="00DE6A77" w:rsidDel="00324E21">
                  <w:rPr>
                    <w:rFonts w:ascii="Times New Roman" w:hAnsi="Times New Roman" w:cs="Times New Roman"/>
                    <w:sz w:val="24"/>
                    <w:szCs w:val="24"/>
                  </w:rPr>
                  <w:delText>0.515</w:delText>
                </w:r>
              </w:del>
            </w:ins>
          </w:p>
        </w:tc>
      </w:tr>
      <w:tr w:rsidR="00070001" w:rsidDel="00324E21" w14:paraId="0FC99DCA" w14:textId="71F732D2" w:rsidTr="00595B3D">
        <w:trPr>
          <w:ins w:id="2142" w:author="Mohammad Nayeem Hasan" w:date="2022-11-25T16:15:00Z"/>
          <w:del w:id="2143" w:author="Mohammad Nayeem Hasan [2]" w:date="2023-03-02T00:19:00Z"/>
        </w:trPr>
        <w:tc>
          <w:tcPr>
            <w:tcW w:w="5035" w:type="dxa"/>
            <w:tcPrChange w:id="2144" w:author="Mohammad Nayeem Hasan" w:date="2022-11-25T18:08:00Z">
              <w:tcPr>
                <w:tcW w:w="4855" w:type="dxa"/>
              </w:tcPr>
            </w:tcPrChange>
          </w:tcPr>
          <w:p w14:paraId="065DDE9A" w14:textId="7C54AB0E" w:rsidR="00DE6A77" w:rsidRPr="00595B3D" w:rsidDel="00324E21" w:rsidRDefault="00DE6A77" w:rsidP="00DE6A77">
            <w:pPr>
              <w:spacing w:line="276" w:lineRule="auto"/>
              <w:rPr>
                <w:ins w:id="2145" w:author="Mohammad Nayeem Hasan" w:date="2022-11-25T16:15:00Z"/>
                <w:del w:id="2146" w:author="Mohammad Nayeem Hasan [2]" w:date="2023-03-02T00:19:00Z"/>
                <w:rFonts w:ascii="Times New Roman" w:hAnsi="Times New Roman" w:cs="Times New Roman"/>
                <w:sz w:val="24"/>
                <w:szCs w:val="24"/>
              </w:rPr>
            </w:pPr>
            <w:ins w:id="2147" w:author="Mohammad Nayeem Hasan" w:date="2022-11-25T16:17:00Z">
              <w:del w:id="2148" w:author="Mohammad Nayeem Hasan [2]" w:date="2023-03-02T00:19:00Z">
                <w:r w:rsidRPr="00595B3D" w:rsidDel="00324E21">
                  <w:rPr>
                    <w:rFonts w:ascii="Times New Roman" w:hAnsi="Times New Roman" w:cs="Times New Roman"/>
                    <w:sz w:val="24"/>
                    <w:szCs w:val="24"/>
                  </w:rPr>
                  <w:delText>Max. Temperature (2)</w:delText>
                </w:r>
              </w:del>
            </w:ins>
          </w:p>
        </w:tc>
        <w:tc>
          <w:tcPr>
            <w:tcW w:w="1260" w:type="dxa"/>
            <w:tcPrChange w:id="2149" w:author="Mohammad Nayeem Hasan" w:date="2022-11-25T18:08:00Z">
              <w:tcPr>
                <w:tcW w:w="1290" w:type="dxa"/>
                <w:gridSpan w:val="3"/>
              </w:tcPr>
            </w:tcPrChange>
          </w:tcPr>
          <w:p w14:paraId="5A315AD6" w14:textId="630340A1" w:rsidR="00DE6A77" w:rsidDel="00324E21" w:rsidRDefault="00DE6A77" w:rsidP="00DE6A77">
            <w:pPr>
              <w:spacing w:line="276" w:lineRule="auto"/>
              <w:rPr>
                <w:ins w:id="2150" w:author="Mohammad Nayeem Hasan" w:date="2022-11-25T16:15:00Z"/>
                <w:del w:id="2151" w:author="Mohammad Nayeem Hasan [2]" w:date="2023-03-02T00:19:00Z"/>
                <w:rFonts w:ascii="Times New Roman" w:hAnsi="Times New Roman" w:cs="Times New Roman"/>
                <w:sz w:val="24"/>
                <w:szCs w:val="24"/>
              </w:rPr>
            </w:pPr>
            <w:ins w:id="2152" w:author="Mohammad Nayeem Hasan" w:date="2022-11-25T16:40:00Z">
              <w:del w:id="2153" w:author="Mohammad Nayeem Hasan [2]" w:date="2023-03-02T00:19:00Z">
                <w:r w:rsidRPr="00DE6A77" w:rsidDel="00324E21">
                  <w:rPr>
                    <w:rFonts w:ascii="Times New Roman" w:hAnsi="Times New Roman" w:cs="Times New Roman"/>
                    <w:sz w:val="24"/>
                    <w:szCs w:val="24"/>
                  </w:rPr>
                  <w:delText>74.61</w:delText>
                </w:r>
              </w:del>
            </w:ins>
          </w:p>
        </w:tc>
        <w:tc>
          <w:tcPr>
            <w:tcW w:w="2160" w:type="dxa"/>
            <w:tcPrChange w:id="2154" w:author="Mohammad Nayeem Hasan" w:date="2022-11-25T18:08:00Z">
              <w:tcPr>
                <w:tcW w:w="2310" w:type="dxa"/>
                <w:gridSpan w:val="2"/>
              </w:tcPr>
            </w:tcPrChange>
          </w:tcPr>
          <w:p w14:paraId="7EA55303" w14:textId="4F8947E3" w:rsidR="00DE6A77" w:rsidDel="00324E21" w:rsidRDefault="00DE6A77" w:rsidP="00DE6A77">
            <w:pPr>
              <w:spacing w:line="276" w:lineRule="auto"/>
              <w:rPr>
                <w:ins w:id="2155" w:author="Mohammad Nayeem Hasan" w:date="2022-11-25T16:15:00Z"/>
                <w:del w:id="2156" w:author="Mohammad Nayeem Hasan [2]" w:date="2023-03-02T00:19:00Z"/>
                <w:rFonts w:ascii="Times New Roman" w:hAnsi="Times New Roman" w:cs="Times New Roman"/>
                <w:sz w:val="24"/>
                <w:szCs w:val="24"/>
              </w:rPr>
            </w:pPr>
            <w:ins w:id="2157" w:author="Mohammad Nayeem Hasan" w:date="2022-11-25T16:40:00Z">
              <w:del w:id="2158" w:author="Mohammad Nayeem Hasan [2]" w:date="2023-03-02T00:19:00Z">
                <w:r w:rsidRPr="00DE6A77" w:rsidDel="00324E21">
                  <w:rPr>
                    <w:rFonts w:ascii="Times New Roman" w:hAnsi="Times New Roman" w:cs="Times New Roman"/>
                    <w:sz w:val="24"/>
                    <w:szCs w:val="24"/>
                  </w:rPr>
                  <w:delText>-115.5</w:delText>
                </w:r>
              </w:del>
            </w:ins>
            <w:ins w:id="2159" w:author="Mohammad Nayeem Hasan" w:date="2022-11-25T17:12:00Z">
              <w:del w:id="2160" w:author="Mohammad Nayeem Hasan [2]" w:date="2023-03-02T00:19:00Z">
                <w:r w:rsidR="00843D25" w:rsidDel="00324E21">
                  <w:rPr>
                    <w:rFonts w:ascii="Times New Roman" w:hAnsi="Times New Roman" w:cs="Times New Roman"/>
                    <w:sz w:val="24"/>
                    <w:szCs w:val="24"/>
                  </w:rPr>
                  <w:delText>1</w:delText>
                </w:r>
              </w:del>
            </w:ins>
            <w:ins w:id="2161" w:author="Mohammad Nayeem Hasan" w:date="2022-11-25T16:40:00Z">
              <w:del w:id="2162" w:author="Mohammad Nayeem Hasan [2]" w:date="2023-03-02T00:19:00Z">
                <w:r w:rsidRPr="00DE6A77" w:rsidDel="00324E21">
                  <w:rPr>
                    <w:rFonts w:ascii="Times New Roman" w:hAnsi="Times New Roman" w:cs="Times New Roman"/>
                    <w:sz w:val="24"/>
                    <w:szCs w:val="24"/>
                  </w:rPr>
                  <w:delText xml:space="preserve"> </w:delText>
                </w:r>
                <w:r w:rsidDel="00324E21">
                  <w:rPr>
                    <w:rFonts w:ascii="Times New Roman" w:hAnsi="Times New Roman" w:cs="Times New Roman"/>
                    <w:sz w:val="24"/>
                    <w:szCs w:val="24"/>
                  </w:rPr>
                  <w:delText xml:space="preserve">to </w:delText>
                </w:r>
                <w:r w:rsidRPr="00DE6A77" w:rsidDel="00324E21">
                  <w:rPr>
                    <w:rFonts w:ascii="Times New Roman" w:hAnsi="Times New Roman" w:cs="Times New Roman"/>
                    <w:sz w:val="24"/>
                    <w:szCs w:val="24"/>
                  </w:rPr>
                  <w:delText>264.7</w:delText>
                </w:r>
              </w:del>
            </w:ins>
            <w:ins w:id="2163" w:author="Mohammad Nayeem Hasan" w:date="2022-11-25T17:12:00Z">
              <w:del w:id="2164" w:author="Mohammad Nayeem Hasan [2]" w:date="2023-03-02T00:19:00Z">
                <w:r w:rsidR="00843D25" w:rsidDel="00324E21">
                  <w:rPr>
                    <w:rFonts w:ascii="Times New Roman" w:hAnsi="Times New Roman" w:cs="Times New Roman"/>
                    <w:sz w:val="24"/>
                    <w:szCs w:val="24"/>
                  </w:rPr>
                  <w:delText>4</w:delText>
                </w:r>
              </w:del>
            </w:ins>
          </w:p>
        </w:tc>
        <w:tc>
          <w:tcPr>
            <w:tcW w:w="1131" w:type="dxa"/>
            <w:tcPrChange w:id="2165" w:author="Mohammad Nayeem Hasan" w:date="2022-11-25T18:08:00Z">
              <w:tcPr>
                <w:tcW w:w="1131" w:type="dxa"/>
              </w:tcPr>
            </w:tcPrChange>
          </w:tcPr>
          <w:p w14:paraId="3276B9FB" w14:textId="7A322D0D" w:rsidR="00DE6A77" w:rsidDel="00324E21" w:rsidRDefault="00DE6A77" w:rsidP="00DE6A77">
            <w:pPr>
              <w:spacing w:line="276" w:lineRule="auto"/>
              <w:rPr>
                <w:ins w:id="2166" w:author="Mohammad Nayeem Hasan" w:date="2022-11-25T16:15:00Z"/>
                <w:del w:id="2167" w:author="Mohammad Nayeem Hasan [2]" w:date="2023-03-02T00:19:00Z"/>
                <w:rFonts w:ascii="Times New Roman" w:hAnsi="Times New Roman" w:cs="Times New Roman"/>
                <w:sz w:val="24"/>
                <w:szCs w:val="24"/>
              </w:rPr>
            </w:pPr>
            <w:ins w:id="2168" w:author="Mohammad Nayeem Hasan" w:date="2022-11-25T16:40:00Z">
              <w:del w:id="2169" w:author="Mohammad Nayeem Hasan [2]" w:date="2023-03-02T00:19:00Z">
                <w:r w:rsidRPr="00DE6A77" w:rsidDel="00324E21">
                  <w:rPr>
                    <w:rFonts w:ascii="Times New Roman" w:hAnsi="Times New Roman" w:cs="Times New Roman"/>
                    <w:sz w:val="24"/>
                    <w:szCs w:val="24"/>
                  </w:rPr>
                  <w:delText>0.44</w:delText>
                </w:r>
              </w:del>
            </w:ins>
            <w:ins w:id="2170" w:author="Mohammad Nayeem Hasan" w:date="2022-11-25T17:14:00Z">
              <w:del w:id="2171" w:author="Mohammad Nayeem Hasan [2]" w:date="2023-03-02T00:19:00Z">
                <w:r w:rsidR="00AE08F9" w:rsidDel="00324E21">
                  <w:rPr>
                    <w:rFonts w:ascii="Times New Roman" w:hAnsi="Times New Roman" w:cs="Times New Roman"/>
                    <w:sz w:val="24"/>
                    <w:szCs w:val="24"/>
                  </w:rPr>
                  <w:delText>2</w:delText>
                </w:r>
              </w:del>
            </w:ins>
          </w:p>
        </w:tc>
      </w:tr>
      <w:tr w:rsidR="00595B3D" w:rsidDel="00324E21" w14:paraId="405960B5" w14:textId="29B320F7" w:rsidTr="00595B3D">
        <w:tblPrEx>
          <w:tblPrExChange w:id="2172" w:author="Mohammad Nayeem Hasan" w:date="2022-11-25T18:08:00Z">
            <w:tblPrEx>
              <w:tblLayout w:type="fixed"/>
            </w:tblPrEx>
          </w:tblPrExChange>
        </w:tblPrEx>
        <w:trPr>
          <w:ins w:id="2173" w:author="Mohammad Nayeem Hasan" w:date="2022-11-25T16:16:00Z"/>
          <w:del w:id="2174" w:author="Mohammad Nayeem Hasan [2]" w:date="2023-03-02T00:19:00Z"/>
        </w:trPr>
        <w:tc>
          <w:tcPr>
            <w:tcW w:w="5035" w:type="dxa"/>
            <w:tcPrChange w:id="2175" w:author="Mohammad Nayeem Hasan" w:date="2022-11-25T18:08:00Z">
              <w:tcPr>
                <w:tcW w:w="5035" w:type="dxa"/>
                <w:gridSpan w:val="2"/>
              </w:tcPr>
            </w:tcPrChange>
          </w:tcPr>
          <w:p w14:paraId="537B83F4" w14:textId="5CBB91A8" w:rsidR="00DE6A77" w:rsidRPr="00595B3D" w:rsidDel="00324E21" w:rsidRDefault="00DE6A77" w:rsidP="00DE6A77">
            <w:pPr>
              <w:spacing w:line="276" w:lineRule="auto"/>
              <w:rPr>
                <w:ins w:id="2176" w:author="Mohammad Nayeem Hasan" w:date="2022-11-25T16:16:00Z"/>
                <w:del w:id="2177" w:author="Mohammad Nayeem Hasan [2]" w:date="2023-03-02T00:19:00Z"/>
                <w:rFonts w:ascii="Times New Roman" w:hAnsi="Times New Roman" w:cs="Times New Roman"/>
                <w:b/>
                <w:bCs/>
                <w:sz w:val="24"/>
                <w:szCs w:val="24"/>
                <w:rPrChange w:id="2178" w:author="Mohammad Nayeem Hasan" w:date="2022-11-25T18:07:00Z">
                  <w:rPr>
                    <w:ins w:id="2179" w:author="Mohammad Nayeem Hasan" w:date="2022-11-25T16:16:00Z"/>
                    <w:del w:id="2180" w:author="Mohammad Nayeem Hasan [2]" w:date="2023-03-02T00:19:00Z"/>
                    <w:rFonts w:ascii="Times New Roman" w:hAnsi="Times New Roman" w:cs="Times New Roman"/>
                    <w:sz w:val="24"/>
                    <w:szCs w:val="24"/>
                  </w:rPr>
                </w:rPrChange>
              </w:rPr>
            </w:pPr>
            <w:ins w:id="2181" w:author="Mohammad Nayeem Hasan" w:date="2022-11-25T16:17:00Z">
              <w:del w:id="2182" w:author="Mohammad Nayeem Hasan [2]" w:date="2023-03-02T00:19:00Z">
                <w:r w:rsidRPr="00595B3D" w:rsidDel="00324E21">
                  <w:rPr>
                    <w:rFonts w:ascii="Times New Roman" w:hAnsi="Times New Roman" w:cs="Times New Roman"/>
                    <w:b/>
                    <w:bCs/>
                    <w:sz w:val="24"/>
                    <w:szCs w:val="24"/>
                    <w:rPrChange w:id="2183" w:author="Mohammad Nayeem Hasan" w:date="2022-11-25T18:07:00Z">
                      <w:rPr>
                        <w:rFonts w:ascii="Times New Roman" w:hAnsi="Times New Roman" w:cs="Times New Roman"/>
                        <w:sz w:val="24"/>
                        <w:szCs w:val="24"/>
                      </w:rPr>
                    </w:rPrChange>
                  </w:rPr>
                  <w:delText>Max. Temperature (3)</w:delText>
                </w:r>
              </w:del>
            </w:ins>
          </w:p>
        </w:tc>
        <w:tc>
          <w:tcPr>
            <w:tcW w:w="1260" w:type="dxa"/>
            <w:tcPrChange w:id="2184" w:author="Mohammad Nayeem Hasan" w:date="2022-11-25T18:08:00Z">
              <w:tcPr>
                <w:tcW w:w="990" w:type="dxa"/>
              </w:tcPr>
            </w:tcPrChange>
          </w:tcPr>
          <w:p w14:paraId="44821C87" w14:textId="18B23B77" w:rsidR="00DE6A77" w:rsidDel="00324E21" w:rsidRDefault="00DE6A77" w:rsidP="00DE6A77">
            <w:pPr>
              <w:spacing w:line="276" w:lineRule="auto"/>
              <w:rPr>
                <w:ins w:id="2185" w:author="Mohammad Nayeem Hasan" w:date="2022-11-25T16:16:00Z"/>
                <w:del w:id="2186" w:author="Mohammad Nayeem Hasan [2]" w:date="2023-03-02T00:19:00Z"/>
                <w:rFonts w:ascii="Times New Roman" w:hAnsi="Times New Roman" w:cs="Times New Roman"/>
                <w:sz w:val="24"/>
                <w:szCs w:val="24"/>
              </w:rPr>
            </w:pPr>
            <w:ins w:id="2187" w:author="Mohammad Nayeem Hasan" w:date="2022-11-25T16:44:00Z">
              <w:del w:id="2188" w:author="Mohammad Nayeem Hasan [2]" w:date="2023-03-02T00:19:00Z">
                <w:r w:rsidRPr="00DE6A77" w:rsidDel="00324E21">
                  <w:rPr>
                    <w:rFonts w:ascii="Times New Roman" w:hAnsi="Times New Roman" w:cs="Times New Roman"/>
                    <w:sz w:val="24"/>
                    <w:szCs w:val="24"/>
                  </w:rPr>
                  <w:delText>136.11</w:delText>
                </w:r>
              </w:del>
            </w:ins>
          </w:p>
        </w:tc>
        <w:tc>
          <w:tcPr>
            <w:tcW w:w="2160" w:type="dxa"/>
            <w:tcPrChange w:id="2189" w:author="Mohammad Nayeem Hasan" w:date="2022-11-25T18:08:00Z">
              <w:tcPr>
                <w:tcW w:w="2430" w:type="dxa"/>
                <w:gridSpan w:val="3"/>
              </w:tcPr>
            </w:tcPrChange>
          </w:tcPr>
          <w:p w14:paraId="4E8D4EAB" w14:textId="748A8681" w:rsidR="00DE6A77" w:rsidDel="00324E21" w:rsidRDefault="00DE6A77" w:rsidP="00DE6A77">
            <w:pPr>
              <w:spacing w:line="276" w:lineRule="auto"/>
              <w:rPr>
                <w:ins w:id="2190" w:author="Mohammad Nayeem Hasan" w:date="2022-11-25T16:16:00Z"/>
                <w:del w:id="2191" w:author="Mohammad Nayeem Hasan [2]" w:date="2023-03-02T00:19:00Z"/>
                <w:rFonts w:ascii="Times New Roman" w:hAnsi="Times New Roman" w:cs="Times New Roman"/>
                <w:sz w:val="24"/>
                <w:szCs w:val="24"/>
              </w:rPr>
            </w:pPr>
            <w:ins w:id="2192" w:author="Mohammad Nayeem Hasan" w:date="2022-11-25T16:44:00Z">
              <w:del w:id="2193" w:author="Mohammad Nayeem Hasan [2]" w:date="2023-03-02T00:19:00Z">
                <w:r w:rsidRPr="00DE6A77" w:rsidDel="00324E21">
                  <w:rPr>
                    <w:rFonts w:ascii="Times New Roman" w:hAnsi="Times New Roman" w:cs="Times New Roman"/>
                    <w:sz w:val="24"/>
                    <w:szCs w:val="24"/>
                  </w:rPr>
                  <w:delText xml:space="preserve">-51.22 </w:delText>
                </w:r>
                <w:r w:rsidDel="00324E21">
                  <w:rPr>
                    <w:rFonts w:ascii="Times New Roman" w:hAnsi="Times New Roman" w:cs="Times New Roman"/>
                    <w:sz w:val="24"/>
                    <w:szCs w:val="24"/>
                  </w:rPr>
                  <w:delText xml:space="preserve">to </w:delText>
                </w:r>
                <w:r w:rsidRPr="00DE6A77" w:rsidDel="00324E21">
                  <w:rPr>
                    <w:rFonts w:ascii="Times New Roman" w:hAnsi="Times New Roman" w:cs="Times New Roman"/>
                    <w:sz w:val="24"/>
                    <w:szCs w:val="24"/>
                  </w:rPr>
                  <w:delText>323.44</w:delText>
                </w:r>
              </w:del>
            </w:ins>
          </w:p>
        </w:tc>
        <w:tc>
          <w:tcPr>
            <w:tcW w:w="1131" w:type="dxa"/>
            <w:tcPrChange w:id="2194" w:author="Mohammad Nayeem Hasan" w:date="2022-11-25T18:08:00Z">
              <w:tcPr>
                <w:tcW w:w="1131" w:type="dxa"/>
              </w:tcPr>
            </w:tcPrChange>
          </w:tcPr>
          <w:p w14:paraId="1E0FD7FB" w14:textId="00968684" w:rsidR="00DE6A77" w:rsidRPr="00824CA5" w:rsidDel="00324E21" w:rsidRDefault="00DE6A77" w:rsidP="00DE6A77">
            <w:pPr>
              <w:spacing w:line="276" w:lineRule="auto"/>
              <w:rPr>
                <w:ins w:id="2195" w:author="Mohammad Nayeem Hasan" w:date="2022-11-25T16:16:00Z"/>
                <w:del w:id="2196" w:author="Mohammad Nayeem Hasan [2]" w:date="2023-03-02T00:19:00Z"/>
                <w:rFonts w:ascii="Times New Roman" w:hAnsi="Times New Roman" w:cs="Times New Roman"/>
                <w:b/>
                <w:bCs/>
                <w:sz w:val="24"/>
                <w:szCs w:val="24"/>
                <w:rPrChange w:id="2197" w:author="Mohammad Nayeem Hasan" w:date="2022-11-25T17:24:00Z">
                  <w:rPr>
                    <w:ins w:id="2198" w:author="Mohammad Nayeem Hasan" w:date="2022-11-25T16:16:00Z"/>
                    <w:del w:id="2199" w:author="Mohammad Nayeem Hasan [2]" w:date="2023-03-02T00:19:00Z"/>
                    <w:rFonts w:ascii="Times New Roman" w:hAnsi="Times New Roman" w:cs="Times New Roman"/>
                    <w:sz w:val="24"/>
                    <w:szCs w:val="24"/>
                  </w:rPr>
                </w:rPrChange>
              </w:rPr>
            </w:pPr>
            <w:ins w:id="2200" w:author="Mohammad Nayeem Hasan" w:date="2022-11-25T16:44:00Z">
              <w:del w:id="2201" w:author="Mohammad Nayeem Hasan [2]" w:date="2023-03-02T00:19:00Z">
                <w:r w:rsidRPr="00824CA5" w:rsidDel="00324E21">
                  <w:rPr>
                    <w:rFonts w:ascii="Times New Roman" w:hAnsi="Times New Roman" w:cs="Times New Roman"/>
                    <w:b/>
                    <w:bCs/>
                    <w:sz w:val="24"/>
                    <w:szCs w:val="24"/>
                    <w:rPrChange w:id="2202" w:author="Mohammad Nayeem Hasan" w:date="2022-11-25T17:24:00Z">
                      <w:rPr>
                        <w:rFonts w:ascii="Times New Roman" w:hAnsi="Times New Roman" w:cs="Times New Roman"/>
                        <w:sz w:val="24"/>
                        <w:szCs w:val="24"/>
                      </w:rPr>
                    </w:rPrChange>
                  </w:rPr>
                  <w:delText>0.154</w:delText>
                </w:r>
              </w:del>
            </w:ins>
          </w:p>
        </w:tc>
      </w:tr>
      <w:tr w:rsidR="00595B3D" w:rsidDel="00324E21" w14:paraId="285534B8" w14:textId="42DF79FC" w:rsidTr="00595B3D">
        <w:tblPrEx>
          <w:tblPrExChange w:id="2203" w:author="Mohammad Nayeem Hasan" w:date="2022-11-25T18:08:00Z">
            <w:tblPrEx>
              <w:tblLayout w:type="fixed"/>
            </w:tblPrEx>
          </w:tblPrExChange>
        </w:tblPrEx>
        <w:trPr>
          <w:ins w:id="2204" w:author="Mohammad Nayeem Hasan" w:date="2022-11-25T16:16:00Z"/>
          <w:del w:id="2205" w:author="Mohammad Nayeem Hasan [2]" w:date="2023-03-02T00:19:00Z"/>
        </w:trPr>
        <w:tc>
          <w:tcPr>
            <w:tcW w:w="5035" w:type="dxa"/>
            <w:tcPrChange w:id="2206" w:author="Mohammad Nayeem Hasan" w:date="2022-11-25T18:08:00Z">
              <w:tcPr>
                <w:tcW w:w="5035" w:type="dxa"/>
                <w:gridSpan w:val="2"/>
              </w:tcPr>
            </w:tcPrChange>
          </w:tcPr>
          <w:p w14:paraId="2ABFB553" w14:textId="3CCCB1BE" w:rsidR="00DE6A77" w:rsidDel="00324E21" w:rsidRDefault="00DE6A77" w:rsidP="00DE6A77">
            <w:pPr>
              <w:spacing w:line="276" w:lineRule="auto"/>
              <w:rPr>
                <w:ins w:id="2207" w:author="Mohammad Nayeem Hasan" w:date="2022-11-25T16:16:00Z"/>
                <w:del w:id="2208" w:author="Mohammad Nayeem Hasan [2]" w:date="2023-03-02T00:19:00Z"/>
                <w:rFonts w:ascii="Times New Roman" w:hAnsi="Times New Roman" w:cs="Times New Roman"/>
                <w:sz w:val="24"/>
                <w:szCs w:val="24"/>
              </w:rPr>
            </w:pPr>
            <w:ins w:id="2209" w:author="Mohammad Nayeem Hasan" w:date="2022-11-25T16:17:00Z">
              <w:del w:id="2210" w:author="Mohammad Nayeem Hasan [2]" w:date="2023-03-02T00:19:00Z">
                <w:r w:rsidDel="00324E21">
                  <w:rPr>
                    <w:rFonts w:ascii="Times New Roman" w:hAnsi="Times New Roman" w:cs="Times New Roman"/>
                    <w:sz w:val="24"/>
                    <w:szCs w:val="24"/>
                  </w:rPr>
                  <w:delText>Max. Temperature (4)</w:delText>
                </w:r>
              </w:del>
            </w:ins>
          </w:p>
        </w:tc>
        <w:tc>
          <w:tcPr>
            <w:tcW w:w="1260" w:type="dxa"/>
            <w:tcPrChange w:id="2211" w:author="Mohammad Nayeem Hasan" w:date="2022-11-25T18:08:00Z">
              <w:tcPr>
                <w:tcW w:w="990" w:type="dxa"/>
              </w:tcPr>
            </w:tcPrChange>
          </w:tcPr>
          <w:p w14:paraId="179C011B" w14:textId="6856B93F" w:rsidR="00DE6A77" w:rsidDel="00324E21" w:rsidRDefault="00DE6A77" w:rsidP="00DE6A77">
            <w:pPr>
              <w:spacing w:line="276" w:lineRule="auto"/>
              <w:rPr>
                <w:ins w:id="2212" w:author="Mohammad Nayeem Hasan" w:date="2022-11-25T16:16:00Z"/>
                <w:del w:id="2213" w:author="Mohammad Nayeem Hasan [2]" w:date="2023-03-02T00:19:00Z"/>
                <w:rFonts w:ascii="Times New Roman" w:hAnsi="Times New Roman" w:cs="Times New Roman"/>
                <w:sz w:val="24"/>
                <w:szCs w:val="24"/>
              </w:rPr>
            </w:pPr>
            <w:ins w:id="2214" w:author="Mohammad Nayeem Hasan" w:date="2022-11-25T16:45:00Z">
              <w:del w:id="2215" w:author="Mohammad Nayeem Hasan [2]" w:date="2023-03-02T00:19:00Z">
                <w:r w:rsidRPr="00DE6A77" w:rsidDel="00324E21">
                  <w:rPr>
                    <w:rFonts w:ascii="Times New Roman" w:hAnsi="Times New Roman" w:cs="Times New Roman"/>
                    <w:sz w:val="24"/>
                    <w:szCs w:val="24"/>
                  </w:rPr>
                  <w:delText>126.7</w:delText>
                </w:r>
              </w:del>
            </w:ins>
            <w:ins w:id="2216" w:author="Mohammad Nayeem Hasan" w:date="2022-11-25T17:10:00Z">
              <w:del w:id="2217" w:author="Mohammad Nayeem Hasan [2]" w:date="2023-03-02T00:19:00Z">
                <w:r w:rsidR="00843D25" w:rsidDel="00324E21">
                  <w:rPr>
                    <w:rFonts w:ascii="Times New Roman" w:hAnsi="Times New Roman" w:cs="Times New Roman"/>
                    <w:sz w:val="24"/>
                    <w:szCs w:val="24"/>
                  </w:rPr>
                  <w:delText>9</w:delText>
                </w:r>
              </w:del>
            </w:ins>
          </w:p>
        </w:tc>
        <w:tc>
          <w:tcPr>
            <w:tcW w:w="2160" w:type="dxa"/>
            <w:tcPrChange w:id="2218" w:author="Mohammad Nayeem Hasan" w:date="2022-11-25T18:08:00Z">
              <w:tcPr>
                <w:tcW w:w="2430" w:type="dxa"/>
                <w:gridSpan w:val="3"/>
              </w:tcPr>
            </w:tcPrChange>
          </w:tcPr>
          <w:p w14:paraId="56E31504" w14:textId="44D96851" w:rsidR="00DE6A77" w:rsidDel="00324E21" w:rsidRDefault="00DE6A77" w:rsidP="00DE6A77">
            <w:pPr>
              <w:spacing w:line="276" w:lineRule="auto"/>
              <w:rPr>
                <w:ins w:id="2219" w:author="Mohammad Nayeem Hasan" w:date="2022-11-25T16:16:00Z"/>
                <w:del w:id="2220" w:author="Mohammad Nayeem Hasan [2]" w:date="2023-03-02T00:19:00Z"/>
                <w:rFonts w:ascii="Times New Roman" w:hAnsi="Times New Roman" w:cs="Times New Roman"/>
                <w:sz w:val="24"/>
                <w:szCs w:val="24"/>
              </w:rPr>
            </w:pPr>
            <w:ins w:id="2221" w:author="Mohammad Nayeem Hasan" w:date="2022-11-25T16:45:00Z">
              <w:del w:id="2222" w:author="Mohammad Nayeem Hasan [2]" w:date="2023-03-02T00:19:00Z">
                <w:r w:rsidRPr="00DE6A77" w:rsidDel="00324E21">
                  <w:rPr>
                    <w:rFonts w:ascii="Times New Roman" w:hAnsi="Times New Roman" w:cs="Times New Roman"/>
                    <w:sz w:val="24"/>
                    <w:szCs w:val="24"/>
                  </w:rPr>
                  <w:delText xml:space="preserve">-59.63 </w:delText>
                </w:r>
                <w:r w:rsidDel="00324E21">
                  <w:rPr>
                    <w:rFonts w:ascii="Times New Roman" w:hAnsi="Times New Roman" w:cs="Times New Roman"/>
                    <w:sz w:val="24"/>
                    <w:szCs w:val="24"/>
                  </w:rPr>
                  <w:delText xml:space="preserve">to </w:delText>
                </w:r>
                <w:r w:rsidRPr="00DE6A77" w:rsidDel="00324E21">
                  <w:rPr>
                    <w:rFonts w:ascii="Times New Roman" w:hAnsi="Times New Roman" w:cs="Times New Roman"/>
                    <w:sz w:val="24"/>
                    <w:szCs w:val="24"/>
                  </w:rPr>
                  <w:delText>313.20</w:delText>
                </w:r>
              </w:del>
            </w:ins>
          </w:p>
        </w:tc>
        <w:tc>
          <w:tcPr>
            <w:tcW w:w="1131" w:type="dxa"/>
            <w:tcPrChange w:id="2223" w:author="Mohammad Nayeem Hasan" w:date="2022-11-25T18:08:00Z">
              <w:tcPr>
                <w:tcW w:w="1131" w:type="dxa"/>
              </w:tcPr>
            </w:tcPrChange>
          </w:tcPr>
          <w:p w14:paraId="60AA1ABC" w14:textId="6029E913" w:rsidR="00DE6A77" w:rsidRPr="00824CA5" w:rsidDel="00324E21" w:rsidRDefault="00DE6A77" w:rsidP="00DE6A77">
            <w:pPr>
              <w:spacing w:line="276" w:lineRule="auto"/>
              <w:rPr>
                <w:ins w:id="2224" w:author="Mohammad Nayeem Hasan" w:date="2022-11-25T16:16:00Z"/>
                <w:del w:id="2225" w:author="Mohammad Nayeem Hasan [2]" w:date="2023-03-02T00:19:00Z"/>
                <w:rFonts w:ascii="Times New Roman" w:hAnsi="Times New Roman" w:cs="Times New Roman"/>
                <w:b/>
                <w:bCs/>
                <w:sz w:val="24"/>
                <w:szCs w:val="24"/>
                <w:rPrChange w:id="2226" w:author="Mohammad Nayeem Hasan" w:date="2022-11-25T17:24:00Z">
                  <w:rPr>
                    <w:ins w:id="2227" w:author="Mohammad Nayeem Hasan" w:date="2022-11-25T16:16:00Z"/>
                    <w:del w:id="2228" w:author="Mohammad Nayeem Hasan [2]" w:date="2023-03-02T00:19:00Z"/>
                    <w:rFonts w:ascii="Times New Roman" w:hAnsi="Times New Roman" w:cs="Times New Roman"/>
                    <w:sz w:val="24"/>
                    <w:szCs w:val="24"/>
                  </w:rPr>
                </w:rPrChange>
              </w:rPr>
            </w:pPr>
            <w:ins w:id="2229" w:author="Mohammad Nayeem Hasan" w:date="2022-11-25T16:45:00Z">
              <w:del w:id="2230" w:author="Mohammad Nayeem Hasan [2]" w:date="2023-03-02T00:19:00Z">
                <w:r w:rsidRPr="00824CA5" w:rsidDel="00324E21">
                  <w:rPr>
                    <w:rFonts w:ascii="Times New Roman" w:hAnsi="Times New Roman" w:cs="Times New Roman"/>
                    <w:b/>
                    <w:bCs/>
                    <w:sz w:val="24"/>
                    <w:szCs w:val="24"/>
                    <w:rPrChange w:id="2231" w:author="Mohammad Nayeem Hasan" w:date="2022-11-25T17:24:00Z">
                      <w:rPr>
                        <w:rFonts w:ascii="Times New Roman" w:hAnsi="Times New Roman" w:cs="Times New Roman"/>
                        <w:sz w:val="24"/>
                        <w:szCs w:val="24"/>
                      </w:rPr>
                    </w:rPrChange>
                  </w:rPr>
                  <w:delText>0.18</w:delText>
                </w:r>
              </w:del>
            </w:ins>
            <w:ins w:id="2232" w:author="Mohammad Nayeem Hasan" w:date="2022-11-25T17:14:00Z">
              <w:del w:id="2233" w:author="Mohammad Nayeem Hasan [2]" w:date="2023-03-02T00:19:00Z">
                <w:r w:rsidR="00AE08F9" w:rsidRPr="00824CA5" w:rsidDel="00324E21">
                  <w:rPr>
                    <w:rFonts w:ascii="Times New Roman" w:hAnsi="Times New Roman" w:cs="Times New Roman"/>
                    <w:b/>
                    <w:bCs/>
                    <w:sz w:val="24"/>
                    <w:szCs w:val="24"/>
                    <w:rPrChange w:id="2234" w:author="Mohammad Nayeem Hasan" w:date="2022-11-25T17:24:00Z">
                      <w:rPr>
                        <w:rFonts w:ascii="Times New Roman" w:hAnsi="Times New Roman" w:cs="Times New Roman"/>
                        <w:sz w:val="24"/>
                        <w:szCs w:val="24"/>
                      </w:rPr>
                    </w:rPrChange>
                  </w:rPr>
                  <w:delText>3</w:delText>
                </w:r>
              </w:del>
            </w:ins>
          </w:p>
        </w:tc>
      </w:tr>
      <w:tr w:rsidR="00595B3D" w:rsidDel="00324E21" w14:paraId="728453C8" w14:textId="7E2F5E3C" w:rsidTr="00595B3D">
        <w:tblPrEx>
          <w:tblPrExChange w:id="2235" w:author="Mohammad Nayeem Hasan" w:date="2022-11-25T18:08:00Z">
            <w:tblPrEx>
              <w:tblLayout w:type="fixed"/>
            </w:tblPrEx>
          </w:tblPrExChange>
        </w:tblPrEx>
        <w:trPr>
          <w:ins w:id="2236" w:author="Mohammad Nayeem Hasan" w:date="2022-11-25T16:16:00Z"/>
          <w:del w:id="2237" w:author="Mohammad Nayeem Hasan [2]" w:date="2023-03-02T00:19:00Z"/>
        </w:trPr>
        <w:tc>
          <w:tcPr>
            <w:tcW w:w="5035" w:type="dxa"/>
            <w:tcPrChange w:id="2238" w:author="Mohammad Nayeem Hasan" w:date="2022-11-25T18:08:00Z">
              <w:tcPr>
                <w:tcW w:w="5035" w:type="dxa"/>
                <w:gridSpan w:val="2"/>
              </w:tcPr>
            </w:tcPrChange>
          </w:tcPr>
          <w:p w14:paraId="72F66D5B" w14:textId="436CBF16" w:rsidR="00DE6A77" w:rsidDel="00324E21" w:rsidRDefault="00DE6A77" w:rsidP="00DE6A77">
            <w:pPr>
              <w:spacing w:line="276" w:lineRule="auto"/>
              <w:rPr>
                <w:ins w:id="2239" w:author="Mohammad Nayeem Hasan" w:date="2022-11-25T16:16:00Z"/>
                <w:del w:id="2240" w:author="Mohammad Nayeem Hasan [2]" w:date="2023-03-02T00:19:00Z"/>
                <w:rFonts w:ascii="Times New Roman" w:hAnsi="Times New Roman" w:cs="Times New Roman"/>
                <w:sz w:val="24"/>
                <w:szCs w:val="24"/>
              </w:rPr>
            </w:pPr>
            <w:ins w:id="2241" w:author="Mohammad Nayeem Hasan" w:date="2022-11-25T16:19:00Z">
              <w:del w:id="2242" w:author="Mohammad Nayeem Hasan [2]" w:date="2023-03-02T00:19:00Z">
                <w:r w:rsidDel="00324E21">
                  <w:rPr>
                    <w:rFonts w:ascii="Times New Roman" w:hAnsi="Times New Roman" w:cs="Times New Roman"/>
                    <w:sz w:val="24"/>
                    <w:szCs w:val="24"/>
                  </w:rPr>
                  <w:delText>Min. Temperature (0)</w:delText>
                </w:r>
              </w:del>
            </w:ins>
          </w:p>
        </w:tc>
        <w:tc>
          <w:tcPr>
            <w:tcW w:w="1260" w:type="dxa"/>
            <w:tcPrChange w:id="2243" w:author="Mohammad Nayeem Hasan" w:date="2022-11-25T18:08:00Z">
              <w:tcPr>
                <w:tcW w:w="990" w:type="dxa"/>
              </w:tcPr>
            </w:tcPrChange>
          </w:tcPr>
          <w:p w14:paraId="72CE2A93" w14:textId="6A412825" w:rsidR="00DE6A77" w:rsidDel="00324E21" w:rsidRDefault="00B461B3" w:rsidP="00DE6A77">
            <w:pPr>
              <w:spacing w:line="276" w:lineRule="auto"/>
              <w:rPr>
                <w:ins w:id="2244" w:author="Mohammad Nayeem Hasan" w:date="2022-11-25T16:16:00Z"/>
                <w:del w:id="2245" w:author="Mohammad Nayeem Hasan [2]" w:date="2023-03-02T00:19:00Z"/>
                <w:rFonts w:ascii="Times New Roman" w:hAnsi="Times New Roman" w:cs="Times New Roman"/>
                <w:sz w:val="24"/>
                <w:szCs w:val="24"/>
              </w:rPr>
            </w:pPr>
            <w:ins w:id="2246" w:author="Mohammad Nayeem Hasan" w:date="2022-11-25T16:48:00Z">
              <w:del w:id="2247" w:author="Mohammad Nayeem Hasan [2]" w:date="2023-03-02T00:19:00Z">
                <w:r w:rsidRPr="00B461B3" w:rsidDel="00324E21">
                  <w:rPr>
                    <w:rFonts w:ascii="Times New Roman" w:hAnsi="Times New Roman" w:cs="Times New Roman"/>
                    <w:sz w:val="24"/>
                    <w:szCs w:val="24"/>
                  </w:rPr>
                  <w:delText>96.7</w:delText>
                </w:r>
              </w:del>
            </w:ins>
            <w:ins w:id="2248" w:author="Mohammad Nayeem Hasan" w:date="2022-11-25T17:10:00Z">
              <w:del w:id="2249" w:author="Mohammad Nayeem Hasan [2]" w:date="2023-03-02T00:19:00Z">
                <w:r w:rsidR="00843D25" w:rsidDel="00324E21">
                  <w:rPr>
                    <w:rFonts w:ascii="Times New Roman" w:hAnsi="Times New Roman" w:cs="Times New Roman"/>
                    <w:sz w:val="24"/>
                    <w:szCs w:val="24"/>
                  </w:rPr>
                  <w:delText>8</w:delText>
                </w:r>
              </w:del>
            </w:ins>
          </w:p>
        </w:tc>
        <w:tc>
          <w:tcPr>
            <w:tcW w:w="2160" w:type="dxa"/>
            <w:tcPrChange w:id="2250" w:author="Mohammad Nayeem Hasan" w:date="2022-11-25T18:08:00Z">
              <w:tcPr>
                <w:tcW w:w="2430" w:type="dxa"/>
                <w:gridSpan w:val="3"/>
              </w:tcPr>
            </w:tcPrChange>
          </w:tcPr>
          <w:p w14:paraId="6A44469B" w14:textId="68576BE7" w:rsidR="00DE6A77" w:rsidDel="00324E21" w:rsidRDefault="00B461B3" w:rsidP="00DE6A77">
            <w:pPr>
              <w:spacing w:line="276" w:lineRule="auto"/>
              <w:rPr>
                <w:ins w:id="2251" w:author="Mohammad Nayeem Hasan" w:date="2022-11-25T16:16:00Z"/>
                <w:del w:id="2252" w:author="Mohammad Nayeem Hasan [2]" w:date="2023-03-02T00:19:00Z"/>
                <w:rFonts w:ascii="Times New Roman" w:hAnsi="Times New Roman" w:cs="Times New Roman"/>
                <w:sz w:val="24"/>
                <w:szCs w:val="24"/>
              </w:rPr>
            </w:pPr>
            <w:ins w:id="2253" w:author="Mohammad Nayeem Hasan" w:date="2022-11-25T16:48:00Z">
              <w:del w:id="2254" w:author="Mohammad Nayeem Hasan [2]" w:date="2023-03-02T00:19:00Z">
                <w:r w:rsidRPr="00B461B3" w:rsidDel="00324E21">
                  <w:rPr>
                    <w:rFonts w:ascii="Times New Roman" w:hAnsi="Times New Roman" w:cs="Times New Roman"/>
                    <w:sz w:val="24"/>
                    <w:szCs w:val="24"/>
                  </w:rPr>
                  <w:delText>-45.</w:delText>
                </w:r>
              </w:del>
            </w:ins>
            <w:ins w:id="2255" w:author="Mohammad Nayeem Hasan" w:date="2022-11-25T17:12:00Z">
              <w:del w:id="2256" w:author="Mohammad Nayeem Hasan [2]" w:date="2023-03-02T00:19:00Z">
                <w:r w:rsidR="00843D25" w:rsidDel="00324E21">
                  <w:rPr>
                    <w:rFonts w:ascii="Times New Roman" w:hAnsi="Times New Roman" w:cs="Times New Roman"/>
                    <w:sz w:val="24"/>
                    <w:szCs w:val="24"/>
                  </w:rPr>
                  <w:delText>70</w:delText>
                </w:r>
              </w:del>
            </w:ins>
            <w:ins w:id="2257" w:author="Mohammad Nayeem Hasan" w:date="2022-11-25T16:48:00Z">
              <w:del w:id="2258" w:author="Mohammad Nayeem Hasan [2]" w:date="2023-03-02T00:19:00Z">
                <w:r w:rsidDel="00324E21">
                  <w:rPr>
                    <w:rFonts w:ascii="Times New Roman" w:hAnsi="Times New Roman" w:cs="Times New Roman"/>
                    <w:sz w:val="24"/>
                    <w:szCs w:val="24"/>
                  </w:rPr>
                  <w:delText xml:space="preserve"> </w:delText>
                </w:r>
              </w:del>
            </w:ins>
            <w:ins w:id="2259" w:author="Mohammad Nayeem Hasan" w:date="2022-11-25T16:49:00Z">
              <w:del w:id="2260" w:author="Mohammad Nayeem Hasan [2]" w:date="2023-03-02T00:19:00Z">
                <w:r w:rsidDel="00324E21">
                  <w:rPr>
                    <w:rFonts w:ascii="Times New Roman" w:hAnsi="Times New Roman" w:cs="Times New Roman"/>
                    <w:sz w:val="24"/>
                    <w:szCs w:val="24"/>
                  </w:rPr>
                  <w:delText xml:space="preserve">to </w:delText>
                </w:r>
                <w:r w:rsidRPr="00B461B3" w:rsidDel="00324E21">
                  <w:rPr>
                    <w:rFonts w:ascii="Times New Roman" w:hAnsi="Times New Roman" w:cs="Times New Roman"/>
                    <w:sz w:val="24"/>
                    <w:szCs w:val="24"/>
                  </w:rPr>
                  <w:delText>239</w:delText>
                </w:r>
              </w:del>
            </w:ins>
            <w:ins w:id="2261" w:author="Mohammad Nayeem Hasan" w:date="2022-11-25T16:48:00Z">
              <w:del w:id="2262" w:author="Mohammad Nayeem Hasan [2]" w:date="2023-03-02T00:19:00Z">
                <w:r w:rsidRPr="00B461B3" w:rsidDel="00324E21">
                  <w:rPr>
                    <w:rFonts w:ascii="Times New Roman" w:hAnsi="Times New Roman" w:cs="Times New Roman"/>
                    <w:sz w:val="24"/>
                    <w:szCs w:val="24"/>
                  </w:rPr>
                  <w:delText>.2</w:delText>
                </w:r>
              </w:del>
            </w:ins>
            <w:ins w:id="2263" w:author="Mohammad Nayeem Hasan" w:date="2022-11-25T17:12:00Z">
              <w:del w:id="2264" w:author="Mohammad Nayeem Hasan [2]" w:date="2023-03-02T00:19:00Z">
                <w:r w:rsidR="00843D25" w:rsidDel="00324E21">
                  <w:rPr>
                    <w:rFonts w:ascii="Times New Roman" w:hAnsi="Times New Roman" w:cs="Times New Roman"/>
                    <w:sz w:val="24"/>
                    <w:szCs w:val="24"/>
                  </w:rPr>
                  <w:delText>5</w:delText>
                </w:r>
              </w:del>
            </w:ins>
          </w:p>
        </w:tc>
        <w:tc>
          <w:tcPr>
            <w:tcW w:w="1131" w:type="dxa"/>
            <w:tcPrChange w:id="2265" w:author="Mohammad Nayeem Hasan" w:date="2022-11-25T18:08:00Z">
              <w:tcPr>
                <w:tcW w:w="1131" w:type="dxa"/>
              </w:tcPr>
            </w:tcPrChange>
          </w:tcPr>
          <w:p w14:paraId="5855963A" w14:textId="585CE0F8" w:rsidR="00DE6A77" w:rsidRPr="00824CA5" w:rsidDel="00324E21" w:rsidRDefault="00B461B3" w:rsidP="00DE6A77">
            <w:pPr>
              <w:spacing w:line="276" w:lineRule="auto"/>
              <w:rPr>
                <w:ins w:id="2266" w:author="Mohammad Nayeem Hasan" w:date="2022-11-25T16:16:00Z"/>
                <w:del w:id="2267" w:author="Mohammad Nayeem Hasan [2]" w:date="2023-03-02T00:19:00Z"/>
                <w:rFonts w:ascii="Times New Roman" w:hAnsi="Times New Roman" w:cs="Times New Roman"/>
                <w:b/>
                <w:bCs/>
                <w:sz w:val="24"/>
                <w:szCs w:val="24"/>
                <w:rPrChange w:id="2268" w:author="Mohammad Nayeem Hasan" w:date="2022-11-25T17:24:00Z">
                  <w:rPr>
                    <w:ins w:id="2269" w:author="Mohammad Nayeem Hasan" w:date="2022-11-25T16:16:00Z"/>
                    <w:del w:id="2270" w:author="Mohammad Nayeem Hasan [2]" w:date="2023-03-02T00:19:00Z"/>
                    <w:rFonts w:ascii="Times New Roman" w:hAnsi="Times New Roman" w:cs="Times New Roman"/>
                    <w:sz w:val="24"/>
                    <w:szCs w:val="24"/>
                  </w:rPr>
                </w:rPrChange>
              </w:rPr>
            </w:pPr>
            <w:ins w:id="2271" w:author="Mohammad Nayeem Hasan" w:date="2022-11-25T16:48:00Z">
              <w:del w:id="2272" w:author="Mohammad Nayeem Hasan [2]" w:date="2023-03-02T00:19:00Z">
                <w:r w:rsidRPr="00824CA5" w:rsidDel="00324E21">
                  <w:rPr>
                    <w:rFonts w:ascii="Times New Roman" w:hAnsi="Times New Roman" w:cs="Times New Roman"/>
                    <w:b/>
                    <w:bCs/>
                    <w:sz w:val="24"/>
                    <w:szCs w:val="24"/>
                    <w:rPrChange w:id="2273" w:author="Mohammad Nayeem Hasan" w:date="2022-11-25T17:24:00Z">
                      <w:rPr>
                        <w:rFonts w:ascii="Times New Roman" w:hAnsi="Times New Roman" w:cs="Times New Roman"/>
                        <w:sz w:val="24"/>
                        <w:szCs w:val="24"/>
                      </w:rPr>
                    </w:rPrChange>
                  </w:rPr>
                  <w:delText>0.183</w:delText>
                </w:r>
              </w:del>
            </w:ins>
          </w:p>
        </w:tc>
      </w:tr>
      <w:tr w:rsidR="00595B3D" w:rsidDel="00324E21" w14:paraId="18FA3BA6" w14:textId="1CD9206B" w:rsidTr="00595B3D">
        <w:tblPrEx>
          <w:tblPrExChange w:id="2274" w:author="Mohammad Nayeem Hasan" w:date="2022-11-25T18:08:00Z">
            <w:tblPrEx>
              <w:tblLayout w:type="fixed"/>
            </w:tblPrEx>
          </w:tblPrExChange>
        </w:tblPrEx>
        <w:trPr>
          <w:ins w:id="2275" w:author="Mohammad Nayeem Hasan" w:date="2022-11-25T16:16:00Z"/>
          <w:del w:id="2276" w:author="Mohammad Nayeem Hasan [2]" w:date="2023-03-02T00:19:00Z"/>
        </w:trPr>
        <w:tc>
          <w:tcPr>
            <w:tcW w:w="5035" w:type="dxa"/>
            <w:tcPrChange w:id="2277" w:author="Mohammad Nayeem Hasan" w:date="2022-11-25T18:08:00Z">
              <w:tcPr>
                <w:tcW w:w="5035" w:type="dxa"/>
                <w:gridSpan w:val="2"/>
              </w:tcPr>
            </w:tcPrChange>
          </w:tcPr>
          <w:p w14:paraId="1C1EA569" w14:textId="7869D16D" w:rsidR="00DE6A77" w:rsidDel="00324E21" w:rsidRDefault="00DE6A77" w:rsidP="00DE6A77">
            <w:pPr>
              <w:spacing w:line="276" w:lineRule="auto"/>
              <w:rPr>
                <w:ins w:id="2278" w:author="Mohammad Nayeem Hasan" w:date="2022-11-25T16:16:00Z"/>
                <w:del w:id="2279" w:author="Mohammad Nayeem Hasan [2]" w:date="2023-03-02T00:19:00Z"/>
                <w:rFonts w:ascii="Times New Roman" w:hAnsi="Times New Roman" w:cs="Times New Roman"/>
                <w:sz w:val="24"/>
                <w:szCs w:val="24"/>
              </w:rPr>
            </w:pPr>
            <w:ins w:id="2280" w:author="Mohammad Nayeem Hasan" w:date="2022-11-25T16:19:00Z">
              <w:del w:id="2281" w:author="Mohammad Nayeem Hasan [2]" w:date="2023-03-02T00:19:00Z">
                <w:r w:rsidDel="00324E21">
                  <w:rPr>
                    <w:rFonts w:ascii="Times New Roman" w:hAnsi="Times New Roman" w:cs="Times New Roman"/>
                    <w:sz w:val="24"/>
                    <w:szCs w:val="24"/>
                  </w:rPr>
                  <w:delText>Min. Temperature (</w:delText>
                </w:r>
              </w:del>
            </w:ins>
            <w:ins w:id="2282" w:author="Mohammad Nayeem Hasan" w:date="2022-11-25T16:20:00Z">
              <w:del w:id="2283" w:author="Mohammad Nayeem Hasan [2]" w:date="2023-03-02T00:19:00Z">
                <w:r w:rsidDel="00324E21">
                  <w:rPr>
                    <w:rFonts w:ascii="Times New Roman" w:hAnsi="Times New Roman" w:cs="Times New Roman"/>
                    <w:sz w:val="24"/>
                    <w:szCs w:val="24"/>
                  </w:rPr>
                  <w:delText>1</w:delText>
                </w:r>
              </w:del>
            </w:ins>
            <w:ins w:id="2284" w:author="Mohammad Nayeem Hasan" w:date="2022-11-25T16:19:00Z">
              <w:del w:id="2285" w:author="Mohammad Nayeem Hasan [2]" w:date="2023-03-02T00:19:00Z">
                <w:r w:rsidDel="00324E21">
                  <w:rPr>
                    <w:rFonts w:ascii="Times New Roman" w:hAnsi="Times New Roman" w:cs="Times New Roman"/>
                    <w:sz w:val="24"/>
                    <w:szCs w:val="24"/>
                  </w:rPr>
                  <w:delText>)</w:delText>
                </w:r>
              </w:del>
            </w:ins>
          </w:p>
        </w:tc>
        <w:tc>
          <w:tcPr>
            <w:tcW w:w="1260" w:type="dxa"/>
            <w:tcPrChange w:id="2286" w:author="Mohammad Nayeem Hasan" w:date="2022-11-25T18:08:00Z">
              <w:tcPr>
                <w:tcW w:w="990" w:type="dxa"/>
              </w:tcPr>
            </w:tcPrChange>
          </w:tcPr>
          <w:p w14:paraId="5EBC6CAF" w14:textId="60F307E8" w:rsidR="00DE6A77" w:rsidDel="00324E21" w:rsidRDefault="00B461B3" w:rsidP="00DE6A77">
            <w:pPr>
              <w:spacing w:line="276" w:lineRule="auto"/>
              <w:rPr>
                <w:ins w:id="2287" w:author="Mohammad Nayeem Hasan" w:date="2022-11-25T16:16:00Z"/>
                <w:del w:id="2288" w:author="Mohammad Nayeem Hasan [2]" w:date="2023-03-02T00:19:00Z"/>
                <w:rFonts w:ascii="Times New Roman" w:hAnsi="Times New Roman" w:cs="Times New Roman"/>
                <w:sz w:val="24"/>
                <w:szCs w:val="24"/>
              </w:rPr>
            </w:pPr>
            <w:ins w:id="2289" w:author="Mohammad Nayeem Hasan" w:date="2022-11-25T16:49:00Z">
              <w:del w:id="2290" w:author="Mohammad Nayeem Hasan [2]" w:date="2023-03-02T00:19:00Z">
                <w:r w:rsidRPr="00B461B3" w:rsidDel="00324E21">
                  <w:rPr>
                    <w:rFonts w:ascii="Times New Roman" w:hAnsi="Times New Roman" w:cs="Times New Roman"/>
                    <w:sz w:val="24"/>
                    <w:szCs w:val="24"/>
                  </w:rPr>
                  <w:delText>100.9</w:delText>
                </w:r>
              </w:del>
            </w:ins>
            <w:ins w:id="2291" w:author="Mohammad Nayeem Hasan" w:date="2022-11-25T17:11:00Z">
              <w:del w:id="2292" w:author="Mohammad Nayeem Hasan [2]" w:date="2023-03-02T00:19:00Z">
                <w:r w:rsidR="00843D25" w:rsidDel="00324E21">
                  <w:rPr>
                    <w:rFonts w:ascii="Times New Roman" w:hAnsi="Times New Roman" w:cs="Times New Roman"/>
                    <w:sz w:val="24"/>
                    <w:szCs w:val="24"/>
                  </w:rPr>
                  <w:delText>5</w:delText>
                </w:r>
              </w:del>
            </w:ins>
          </w:p>
        </w:tc>
        <w:tc>
          <w:tcPr>
            <w:tcW w:w="2160" w:type="dxa"/>
            <w:tcPrChange w:id="2293" w:author="Mohammad Nayeem Hasan" w:date="2022-11-25T18:08:00Z">
              <w:tcPr>
                <w:tcW w:w="2430" w:type="dxa"/>
                <w:gridSpan w:val="3"/>
              </w:tcPr>
            </w:tcPrChange>
          </w:tcPr>
          <w:p w14:paraId="7DA2509C" w14:textId="19942A24" w:rsidR="00DE6A77" w:rsidDel="00324E21" w:rsidRDefault="00B461B3" w:rsidP="00DE6A77">
            <w:pPr>
              <w:spacing w:line="276" w:lineRule="auto"/>
              <w:rPr>
                <w:ins w:id="2294" w:author="Mohammad Nayeem Hasan" w:date="2022-11-25T16:16:00Z"/>
                <w:del w:id="2295" w:author="Mohammad Nayeem Hasan [2]" w:date="2023-03-02T00:19:00Z"/>
                <w:rFonts w:ascii="Times New Roman" w:hAnsi="Times New Roman" w:cs="Times New Roman"/>
                <w:sz w:val="24"/>
                <w:szCs w:val="24"/>
              </w:rPr>
            </w:pPr>
            <w:ins w:id="2296" w:author="Mohammad Nayeem Hasan" w:date="2022-11-25T16:49:00Z">
              <w:del w:id="2297" w:author="Mohammad Nayeem Hasan [2]" w:date="2023-03-02T00:19:00Z">
                <w:r w:rsidRPr="00B461B3" w:rsidDel="00324E21">
                  <w:rPr>
                    <w:rFonts w:ascii="Times New Roman" w:hAnsi="Times New Roman" w:cs="Times New Roman"/>
                    <w:sz w:val="24"/>
                    <w:szCs w:val="24"/>
                  </w:rPr>
                  <w:delText>-42.6</w:delText>
                </w:r>
              </w:del>
            </w:ins>
            <w:ins w:id="2298" w:author="Mohammad Nayeem Hasan" w:date="2022-11-25T17:13:00Z">
              <w:del w:id="2299" w:author="Mohammad Nayeem Hasan [2]" w:date="2023-03-02T00:19:00Z">
                <w:r w:rsidR="00843D25" w:rsidDel="00324E21">
                  <w:rPr>
                    <w:rFonts w:ascii="Times New Roman" w:hAnsi="Times New Roman" w:cs="Times New Roman"/>
                    <w:sz w:val="24"/>
                    <w:szCs w:val="24"/>
                  </w:rPr>
                  <w:delText>3</w:delText>
                </w:r>
              </w:del>
            </w:ins>
            <w:ins w:id="2300" w:author="Mohammad Nayeem Hasan" w:date="2022-11-25T16:49:00Z">
              <w:del w:id="2301" w:author="Mohammad Nayeem Hasan [2]" w:date="2023-03-02T00:19:00Z">
                <w:r w:rsidDel="00324E21">
                  <w:rPr>
                    <w:rFonts w:ascii="Times New Roman" w:hAnsi="Times New Roman" w:cs="Times New Roman"/>
                    <w:sz w:val="24"/>
                    <w:szCs w:val="24"/>
                  </w:rPr>
                  <w:delText xml:space="preserve"> to</w:delText>
                </w:r>
                <w:r w:rsidRPr="00B461B3" w:rsidDel="00324E21">
                  <w:rPr>
                    <w:rFonts w:ascii="Times New Roman" w:hAnsi="Times New Roman" w:cs="Times New Roman"/>
                    <w:sz w:val="24"/>
                    <w:szCs w:val="24"/>
                  </w:rPr>
                  <w:delText xml:space="preserve"> 244.52</w:delText>
                </w:r>
              </w:del>
            </w:ins>
          </w:p>
        </w:tc>
        <w:tc>
          <w:tcPr>
            <w:tcW w:w="1131" w:type="dxa"/>
            <w:tcPrChange w:id="2302" w:author="Mohammad Nayeem Hasan" w:date="2022-11-25T18:08:00Z">
              <w:tcPr>
                <w:tcW w:w="1131" w:type="dxa"/>
              </w:tcPr>
            </w:tcPrChange>
          </w:tcPr>
          <w:p w14:paraId="56FB651C" w14:textId="6FA15F7D" w:rsidR="00DE6A77" w:rsidRPr="00824CA5" w:rsidDel="00324E21" w:rsidRDefault="00B461B3" w:rsidP="00DE6A77">
            <w:pPr>
              <w:spacing w:line="276" w:lineRule="auto"/>
              <w:rPr>
                <w:ins w:id="2303" w:author="Mohammad Nayeem Hasan" w:date="2022-11-25T16:16:00Z"/>
                <w:del w:id="2304" w:author="Mohammad Nayeem Hasan [2]" w:date="2023-03-02T00:19:00Z"/>
                <w:rFonts w:ascii="Times New Roman" w:hAnsi="Times New Roman" w:cs="Times New Roman"/>
                <w:b/>
                <w:bCs/>
                <w:sz w:val="24"/>
                <w:szCs w:val="24"/>
                <w:rPrChange w:id="2305" w:author="Mohammad Nayeem Hasan" w:date="2022-11-25T17:24:00Z">
                  <w:rPr>
                    <w:ins w:id="2306" w:author="Mohammad Nayeem Hasan" w:date="2022-11-25T16:16:00Z"/>
                    <w:del w:id="2307" w:author="Mohammad Nayeem Hasan [2]" w:date="2023-03-02T00:19:00Z"/>
                    <w:rFonts w:ascii="Times New Roman" w:hAnsi="Times New Roman" w:cs="Times New Roman"/>
                    <w:sz w:val="24"/>
                    <w:szCs w:val="24"/>
                  </w:rPr>
                </w:rPrChange>
              </w:rPr>
            </w:pPr>
            <w:ins w:id="2308" w:author="Mohammad Nayeem Hasan" w:date="2022-11-25T16:49:00Z">
              <w:del w:id="2309" w:author="Mohammad Nayeem Hasan [2]" w:date="2023-03-02T00:19:00Z">
                <w:r w:rsidRPr="00824CA5" w:rsidDel="00324E21">
                  <w:rPr>
                    <w:rFonts w:ascii="Times New Roman" w:hAnsi="Times New Roman" w:cs="Times New Roman"/>
                    <w:b/>
                    <w:bCs/>
                    <w:sz w:val="24"/>
                    <w:szCs w:val="24"/>
                    <w:rPrChange w:id="2310" w:author="Mohammad Nayeem Hasan" w:date="2022-11-25T17:24:00Z">
                      <w:rPr>
                        <w:rFonts w:ascii="Times New Roman" w:hAnsi="Times New Roman" w:cs="Times New Roman"/>
                        <w:sz w:val="24"/>
                        <w:szCs w:val="24"/>
                      </w:rPr>
                    </w:rPrChange>
                  </w:rPr>
                  <w:delText>0.168</w:delText>
                </w:r>
              </w:del>
            </w:ins>
          </w:p>
        </w:tc>
      </w:tr>
      <w:tr w:rsidR="00595B3D" w:rsidDel="00324E21" w14:paraId="2AACC378" w14:textId="109F16F6" w:rsidTr="00595B3D">
        <w:tblPrEx>
          <w:tblPrExChange w:id="2311" w:author="Mohammad Nayeem Hasan" w:date="2022-11-25T18:08:00Z">
            <w:tblPrEx>
              <w:tblLayout w:type="fixed"/>
            </w:tblPrEx>
          </w:tblPrExChange>
        </w:tblPrEx>
        <w:trPr>
          <w:ins w:id="2312" w:author="Mohammad Nayeem Hasan" w:date="2022-11-25T16:16:00Z"/>
          <w:del w:id="2313" w:author="Mohammad Nayeem Hasan [2]" w:date="2023-03-02T00:19:00Z"/>
        </w:trPr>
        <w:tc>
          <w:tcPr>
            <w:tcW w:w="5035" w:type="dxa"/>
            <w:tcPrChange w:id="2314" w:author="Mohammad Nayeem Hasan" w:date="2022-11-25T18:08:00Z">
              <w:tcPr>
                <w:tcW w:w="5035" w:type="dxa"/>
                <w:gridSpan w:val="2"/>
              </w:tcPr>
            </w:tcPrChange>
          </w:tcPr>
          <w:p w14:paraId="398C5BA8" w14:textId="00CE8E2C" w:rsidR="00DE6A77" w:rsidRPr="00595B3D" w:rsidDel="00324E21" w:rsidRDefault="00DE6A77" w:rsidP="00DE6A77">
            <w:pPr>
              <w:spacing w:line="276" w:lineRule="auto"/>
              <w:rPr>
                <w:ins w:id="2315" w:author="Mohammad Nayeem Hasan" w:date="2022-11-25T16:16:00Z"/>
                <w:del w:id="2316" w:author="Mohammad Nayeem Hasan [2]" w:date="2023-03-02T00:19:00Z"/>
                <w:rFonts w:ascii="Times New Roman" w:hAnsi="Times New Roman" w:cs="Times New Roman"/>
                <w:b/>
                <w:bCs/>
                <w:sz w:val="24"/>
                <w:szCs w:val="24"/>
                <w:rPrChange w:id="2317" w:author="Mohammad Nayeem Hasan" w:date="2022-11-25T18:07:00Z">
                  <w:rPr>
                    <w:ins w:id="2318" w:author="Mohammad Nayeem Hasan" w:date="2022-11-25T16:16:00Z"/>
                    <w:del w:id="2319" w:author="Mohammad Nayeem Hasan [2]" w:date="2023-03-02T00:19:00Z"/>
                    <w:rFonts w:ascii="Times New Roman" w:hAnsi="Times New Roman" w:cs="Times New Roman"/>
                    <w:sz w:val="24"/>
                    <w:szCs w:val="24"/>
                  </w:rPr>
                </w:rPrChange>
              </w:rPr>
            </w:pPr>
            <w:ins w:id="2320" w:author="Mohammad Nayeem Hasan" w:date="2022-11-25T16:19:00Z">
              <w:del w:id="2321" w:author="Mohammad Nayeem Hasan [2]" w:date="2023-03-02T00:19:00Z">
                <w:r w:rsidRPr="00595B3D" w:rsidDel="00324E21">
                  <w:rPr>
                    <w:rFonts w:ascii="Times New Roman" w:hAnsi="Times New Roman" w:cs="Times New Roman"/>
                    <w:b/>
                    <w:bCs/>
                    <w:sz w:val="24"/>
                    <w:szCs w:val="24"/>
                    <w:rPrChange w:id="2322" w:author="Mohammad Nayeem Hasan" w:date="2022-11-25T18:07:00Z">
                      <w:rPr>
                        <w:rFonts w:ascii="Times New Roman" w:hAnsi="Times New Roman" w:cs="Times New Roman"/>
                        <w:sz w:val="24"/>
                        <w:szCs w:val="24"/>
                      </w:rPr>
                    </w:rPrChange>
                  </w:rPr>
                  <w:delText>Min. Temperature (</w:delText>
                </w:r>
              </w:del>
            </w:ins>
            <w:ins w:id="2323" w:author="Mohammad Nayeem Hasan" w:date="2022-11-25T16:20:00Z">
              <w:del w:id="2324" w:author="Mohammad Nayeem Hasan [2]" w:date="2023-03-02T00:19:00Z">
                <w:r w:rsidRPr="00595B3D" w:rsidDel="00324E21">
                  <w:rPr>
                    <w:rFonts w:ascii="Times New Roman" w:hAnsi="Times New Roman" w:cs="Times New Roman"/>
                    <w:b/>
                    <w:bCs/>
                    <w:sz w:val="24"/>
                    <w:szCs w:val="24"/>
                    <w:rPrChange w:id="2325" w:author="Mohammad Nayeem Hasan" w:date="2022-11-25T18:07:00Z">
                      <w:rPr>
                        <w:rFonts w:ascii="Times New Roman" w:hAnsi="Times New Roman" w:cs="Times New Roman"/>
                        <w:sz w:val="24"/>
                        <w:szCs w:val="24"/>
                      </w:rPr>
                    </w:rPrChange>
                  </w:rPr>
                  <w:delText>2</w:delText>
                </w:r>
              </w:del>
            </w:ins>
            <w:ins w:id="2326" w:author="Mohammad Nayeem Hasan" w:date="2022-11-25T16:19:00Z">
              <w:del w:id="2327" w:author="Mohammad Nayeem Hasan [2]" w:date="2023-03-02T00:19:00Z">
                <w:r w:rsidRPr="00595B3D" w:rsidDel="00324E21">
                  <w:rPr>
                    <w:rFonts w:ascii="Times New Roman" w:hAnsi="Times New Roman" w:cs="Times New Roman"/>
                    <w:b/>
                    <w:bCs/>
                    <w:sz w:val="24"/>
                    <w:szCs w:val="24"/>
                    <w:rPrChange w:id="2328" w:author="Mohammad Nayeem Hasan" w:date="2022-11-25T18:07:00Z">
                      <w:rPr>
                        <w:rFonts w:ascii="Times New Roman" w:hAnsi="Times New Roman" w:cs="Times New Roman"/>
                        <w:sz w:val="24"/>
                        <w:szCs w:val="24"/>
                      </w:rPr>
                    </w:rPrChange>
                  </w:rPr>
                  <w:delText>)</w:delText>
                </w:r>
              </w:del>
            </w:ins>
          </w:p>
        </w:tc>
        <w:tc>
          <w:tcPr>
            <w:tcW w:w="1260" w:type="dxa"/>
            <w:tcPrChange w:id="2329" w:author="Mohammad Nayeem Hasan" w:date="2022-11-25T18:08:00Z">
              <w:tcPr>
                <w:tcW w:w="990" w:type="dxa"/>
              </w:tcPr>
            </w:tcPrChange>
          </w:tcPr>
          <w:p w14:paraId="58A513EC" w14:textId="0BE796C7" w:rsidR="00DE6A77" w:rsidDel="00324E21" w:rsidRDefault="003D1F99" w:rsidP="00DE6A77">
            <w:pPr>
              <w:spacing w:line="276" w:lineRule="auto"/>
              <w:rPr>
                <w:ins w:id="2330" w:author="Mohammad Nayeem Hasan" w:date="2022-11-25T16:16:00Z"/>
                <w:del w:id="2331" w:author="Mohammad Nayeem Hasan [2]" w:date="2023-03-02T00:19:00Z"/>
                <w:rFonts w:ascii="Times New Roman" w:hAnsi="Times New Roman" w:cs="Times New Roman"/>
                <w:sz w:val="24"/>
                <w:szCs w:val="24"/>
              </w:rPr>
            </w:pPr>
            <w:ins w:id="2332" w:author="Mohammad Nayeem Hasan" w:date="2022-11-25T16:49:00Z">
              <w:del w:id="2333" w:author="Mohammad Nayeem Hasan [2]" w:date="2023-03-02T00:19:00Z">
                <w:r w:rsidRPr="003D1F99" w:rsidDel="00324E21">
                  <w:rPr>
                    <w:rFonts w:ascii="Times New Roman" w:hAnsi="Times New Roman" w:cs="Times New Roman"/>
                    <w:sz w:val="24"/>
                    <w:szCs w:val="24"/>
                  </w:rPr>
                  <w:delText>102.7</w:delText>
                </w:r>
              </w:del>
            </w:ins>
            <w:ins w:id="2334" w:author="Mohammad Nayeem Hasan" w:date="2022-11-25T17:11:00Z">
              <w:del w:id="2335" w:author="Mohammad Nayeem Hasan [2]" w:date="2023-03-02T00:19:00Z">
                <w:r w:rsidR="00843D25" w:rsidDel="00324E21">
                  <w:rPr>
                    <w:rFonts w:ascii="Times New Roman" w:hAnsi="Times New Roman" w:cs="Times New Roman"/>
                    <w:sz w:val="24"/>
                    <w:szCs w:val="24"/>
                  </w:rPr>
                  <w:delText>6</w:delText>
                </w:r>
              </w:del>
            </w:ins>
          </w:p>
        </w:tc>
        <w:tc>
          <w:tcPr>
            <w:tcW w:w="2160" w:type="dxa"/>
            <w:tcPrChange w:id="2336" w:author="Mohammad Nayeem Hasan" w:date="2022-11-25T18:08:00Z">
              <w:tcPr>
                <w:tcW w:w="2430" w:type="dxa"/>
                <w:gridSpan w:val="3"/>
              </w:tcPr>
            </w:tcPrChange>
          </w:tcPr>
          <w:p w14:paraId="4FFA210C" w14:textId="4F180C38" w:rsidR="00DE6A77" w:rsidDel="00324E21" w:rsidRDefault="003D1F99" w:rsidP="00DE6A77">
            <w:pPr>
              <w:spacing w:line="276" w:lineRule="auto"/>
              <w:rPr>
                <w:ins w:id="2337" w:author="Mohammad Nayeem Hasan" w:date="2022-11-25T16:16:00Z"/>
                <w:del w:id="2338" w:author="Mohammad Nayeem Hasan [2]" w:date="2023-03-02T00:19:00Z"/>
                <w:rFonts w:ascii="Times New Roman" w:hAnsi="Times New Roman" w:cs="Times New Roman"/>
                <w:sz w:val="24"/>
                <w:szCs w:val="24"/>
              </w:rPr>
            </w:pPr>
            <w:ins w:id="2339" w:author="Mohammad Nayeem Hasan" w:date="2022-11-25T16:50:00Z">
              <w:del w:id="2340" w:author="Mohammad Nayeem Hasan [2]" w:date="2023-03-02T00:19:00Z">
                <w:r w:rsidRPr="003D1F99" w:rsidDel="00324E21">
                  <w:rPr>
                    <w:rFonts w:ascii="Times New Roman" w:hAnsi="Times New Roman" w:cs="Times New Roman"/>
                    <w:sz w:val="24"/>
                    <w:szCs w:val="24"/>
                  </w:rPr>
                  <w:delText>-41.61</w:delText>
                </w:r>
                <w:r w:rsidDel="00324E21">
                  <w:rPr>
                    <w:rFonts w:ascii="Times New Roman" w:hAnsi="Times New Roman" w:cs="Times New Roman"/>
                    <w:sz w:val="24"/>
                    <w:szCs w:val="24"/>
                  </w:rPr>
                  <w:delText xml:space="preserve"> to</w:delText>
                </w:r>
                <w:r w:rsidRPr="003D1F99" w:rsidDel="00324E21">
                  <w:rPr>
                    <w:rFonts w:ascii="Times New Roman" w:hAnsi="Times New Roman" w:cs="Times New Roman"/>
                    <w:sz w:val="24"/>
                    <w:szCs w:val="24"/>
                  </w:rPr>
                  <w:delText xml:space="preserve"> 247.1</w:delText>
                </w:r>
              </w:del>
            </w:ins>
            <w:ins w:id="2341" w:author="Mohammad Nayeem Hasan" w:date="2022-11-25T17:13:00Z">
              <w:del w:id="2342" w:author="Mohammad Nayeem Hasan [2]" w:date="2023-03-02T00:19:00Z">
                <w:r w:rsidR="00843D25" w:rsidDel="00324E21">
                  <w:rPr>
                    <w:rFonts w:ascii="Times New Roman" w:hAnsi="Times New Roman" w:cs="Times New Roman"/>
                    <w:sz w:val="24"/>
                    <w:szCs w:val="24"/>
                  </w:rPr>
                  <w:delText>3</w:delText>
                </w:r>
              </w:del>
            </w:ins>
          </w:p>
        </w:tc>
        <w:tc>
          <w:tcPr>
            <w:tcW w:w="1131" w:type="dxa"/>
            <w:tcPrChange w:id="2343" w:author="Mohammad Nayeem Hasan" w:date="2022-11-25T18:08:00Z">
              <w:tcPr>
                <w:tcW w:w="1131" w:type="dxa"/>
              </w:tcPr>
            </w:tcPrChange>
          </w:tcPr>
          <w:p w14:paraId="49D29ACE" w14:textId="661361E2" w:rsidR="00DE6A77" w:rsidRPr="00824CA5" w:rsidDel="00324E21" w:rsidRDefault="003D1F99" w:rsidP="00DE6A77">
            <w:pPr>
              <w:spacing w:line="276" w:lineRule="auto"/>
              <w:rPr>
                <w:ins w:id="2344" w:author="Mohammad Nayeem Hasan" w:date="2022-11-25T16:16:00Z"/>
                <w:del w:id="2345" w:author="Mohammad Nayeem Hasan [2]" w:date="2023-03-02T00:19:00Z"/>
                <w:rFonts w:ascii="Times New Roman" w:hAnsi="Times New Roman" w:cs="Times New Roman"/>
                <w:b/>
                <w:bCs/>
                <w:sz w:val="24"/>
                <w:szCs w:val="24"/>
                <w:rPrChange w:id="2346" w:author="Mohammad Nayeem Hasan" w:date="2022-11-25T17:24:00Z">
                  <w:rPr>
                    <w:ins w:id="2347" w:author="Mohammad Nayeem Hasan" w:date="2022-11-25T16:16:00Z"/>
                    <w:del w:id="2348" w:author="Mohammad Nayeem Hasan [2]" w:date="2023-03-02T00:19:00Z"/>
                    <w:rFonts w:ascii="Times New Roman" w:hAnsi="Times New Roman" w:cs="Times New Roman"/>
                    <w:sz w:val="24"/>
                    <w:szCs w:val="24"/>
                  </w:rPr>
                </w:rPrChange>
              </w:rPr>
            </w:pPr>
            <w:ins w:id="2349" w:author="Mohammad Nayeem Hasan" w:date="2022-11-25T16:49:00Z">
              <w:del w:id="2350" w:author="Mohammad Nayeem Hasan [2]" w:date="2023-03-02T00:19:00Z">
                <w:r w:rsidRPr="00824CA5" w:rsidDel="00324E21">
                  <w:rPr>
                    <w:rFonts w:ascii="Times New Roman" w:hAnsi="Times New Roman" w:cs="Times New Roman"/>
                    <w:b/>
                    <w:bCs/>
                    <w:sz w:val="24"/>
                    <w:szCs w:val="24"/>
                    <w:rPrChange w:id="2351" w:author="Mohammad Nayeem Hasan" w:date="2022-11-25T17:24:00Z">
                      <w:rPr>
                        <w:rFonts w:ascii="Times New Roman" w:hAnsi="Times New Roman" w:cs="Times New Roman"/>
                        <w:sz w:val="24"/>
                        <w:szCs w:val="24"/>
                      </w:rPr>
                    </w:rPrChange>
                  </w:rPr>
                  <w:delText>0.163</w:delText>
                </w:r>
              </w:del>
            </w:ins>
          </w:p>
        </w:tc>
      </w:tr>
      <w:tr w:rsidR="00595B3D" w:rsidDel="00324E21" w14:paraId="35794EEA" w14:textId="2E3BD4B6" w:rsidTr="00595B3D">
        <w:tblPrEx>
          <w:tblPrExChange w:id="2352" w:author="Mohammad Nayeem Hasan" w:date="2022-11-25T18:08:00Z">
            <w:tblPrEx>
              <w:tblLayout w:type="fixed"/>
            </w:tblPrEx>
          </w:tblPrExChange>
        </w:tblPrEx>
        <w:trPr>
          <w:ins w:id="2353" w:author="Mohammad Nayeem Hasan" w:date="2022-11-25T16:19:00Z"/>
          <w:del w:id="2354" w:author="Mohammad Nayeem Hasan [2]" w:date="2023-03-02T00:19:00Z"/>
        </w:trPr>
        <w:tc>
          <w:tcPr>
            <w:tcW w:w="5035" w:type="dxa"/>
            <w:tcPrChange w:id="2355" w:author="Mohammad Nayeem Hasan" w:date="2022-11-25T18:08:00Z">
              <w:tcPr>
                <w:tcW w:w="5035" w:type="dxa"/>
                <w:gridSpan w:val="2"/>
              </w:tcPr>
            </w:tcPrChange>
          </w:tcPr>
          <w:p w14:paraId="0CF4DF85" w14:textId="16852FFB" w:rsidR="00DE6A77" w:rsidDel="00324E21" w:rsidRDefault="00DE6A77" w:rsidP="00DE6A77">
            <w:pPr>
              <w:spacing w:line="276" w:lineRule="auto"/>
              <w:rPr>
                <w:ins w:id="2356" w:author="Mohammad Nayeem Hasan" w:date="2022-11-25T16:19:00Z"/>
                <w:del w:id="2357" w:author="Mohammad Nayeem Hasan [2]" w:date="2023-03-02T00:19:00Z"/>
                <w:rFonts w:ascii="Times New Roman" w:hAnsi="Times New Roman" w:cs="Times New Roman"/>
                <w:sz w:val="24"/>
                <w:szCs w:val="24"/>
              </w:rPr>
            </w:pPr>
            <w:ins w:id="2358" w:author="Mohammad Nayeem Hasan" w:date="2022-11-25T16:19:00Z">
              <w:del w:id="2359" w:author="Mohammad Nayeem Hasan [2]" w:date="2023-03-02T00:19:00Z">
                <w:r w:rsidDel="00324E21">
                  <w:rPr>
                    <w:rFonts w:ascii="Times New Roman" w:hAnsi="Times New Roman" w:cs="Times New Roman"/>
                    <w:sz w:val="24"/>
                    <w:szCs w:val="24"/>
                  </w:rPr>
                  <w:delText>Min. Temperature (</w:delText>
                </w:r>
              </w:del>
            </w:ins>
            <w:ins w:id="2360" w:author="Mohammad Nayeem Hasan" w:date="2022-11-25T16:20:00Z">
              <w:del w:id="2361" w:author="Mohammad Nayeem Hasan [2]" w:date="2023-03-02T00:19:00Z">
                <w:r w:rsidDel="00324E21">
                  <w:rPr>
                    <w:rFonts w:ascii="Times New Roman" w:hAnsi="Times New Roman" w:cs="Times New Roman"/>
                    <w:sz w:val="24"/>
                    <w:szCs w:val="24"/>
                  </w:rPr>
                  <w:delText>3</w:delText>
                </w:r>
              </w:del>
            </w:ins>
            <w:ins w:id="2362" w:author="Mohammad Nayeem Hasan" w:date="2022-11-25T16:19:00Z">
              <w:del w:id="2363" w:author="Mohammad Nayeem Hasan [2]" w:date="2023-03-02T00:19:00Z">
                <w:r w:rsidDel="00324E21">
                  <w:rPr>
                    <w:rFonts w:ascii="Times New Roman" w:hAnsi="Times New Roman" w:cs="Times New Roman"/>
                    <w:sz w:val="24"/>
                    <w:szCs w:val="24"/>
                  </w:rPr>
                  <w:delText>)</w:delText>
                </w:r>
              </w:del>
            </w:ins>
          </w:p>
        </w:tc>
        <w:tc>
          <w:tcPr>
            <w:tcW w:w="1260" w:type="dxa"/>
            <w:tcPrChange w:id="2364" w:author="Mohammad Nayeem Hasan" w:date="2022-11-25T18:08:00Z">
              <w:tcPr>
                <w:tcW w:w="990" w:type="dxa"/>
              </w:tcPr>
            </w:tcPrChange>
          </w:tcPr>
          <w:p w14:paraId="292FA325" w14:textId="065E89E8" w:rsidR="00DE6A77" w:rsidDel="00324E21" w:rsidRDefault="003D1F99" w:rsidP="00DE6A77">
            <w:pPr>
              <w:spacing w:line="276" w:lineRule="auto"/>
              <w:rPr>
                <w:ins w:id="2365" w:author="Mohammad Nayeem Hasan" w:date="2022-11-25T16:19:00Z"/>
                <w:del w:id="2366" w:author="Mohammad Nayeem Hasan [2]" w:date="2023-03-02T00:19:00Z"/>
                <w:rFonts w:ascii="Times New Roman" w:hAnsi="Times New Roman" w:cs="Times New Roman"/>
                <w:sz w:val="24"/>
                <w:szCs w:val="24"/>
              </w:rPr>
            </w:pPr>
            <w:ins w:id="2367" w:author="Mohammad Nayeem Hasan" w:date="2022-11-25T16:50:00Z">
              <w:del w:id="2368" w:author="Mohammad Nayeem Hasan [2]" w:date="2023-03-02T00:19:00Z">
                <w:r w:rsidRPr="003D1F99" w:rsidDel="00324E21">
                  <w:rPr>
                    <w:rFonts w:ascii="Times New Roman" w:hAnsi="Times New Roman" w:cs="Times New Roman"/>
                    <w:sz w:val="24"/>
                    <w:szCs w:val="24"/>
                  </w:rPr>
                  <w:delText>88.73</w:delText>
                </w:r>
              </w:del>
            </w:ins>
          </w:p>
        </w:tc>
        <w:tc>
          <w:tcPr>
            <w:tcW w:w="2160" w:type="dxa"/>
            <w:tcPrChange w:id="2369" w:author="Mohammad Nayeem Hasan" w:date="2022-11-25T18:08:00Z">
              <w:tcPr>
                <w:tcW w:w="2430" w:type="dxa"/>
                <w:gridSpan w:val="3"/>
              </w:tcPr>
            </w:tcPrChange>
          </w:tcPr>
          <w:p w14:paraId="23929444" w14:textId="4B813D58" w:rsidR="00DE6A77" w:rsidDel="00324E21" w:rsidRDefault="003D1F99" w:rsidP="00DE6A77">
            <w:pPr>
              <w:spacing w:line="276" w:lineRule="auto"/>
              <w:rPr>
                <w:ins w:id="2370" w:author="Mohammad Nayeem Hasan" w:date="2022-11-25T16:19:00Z"/>
                <w:del w:id="2371" w:author="Mohammad Nayeem Hasan [2]" w:date="2023-03-02T00:19:00Z"/>
                <w:rFonts w:ascii="Times New Roman" w:hAnsi="Times New Roman" w:cs="Times New Roman"/>
                <w:sz w:val="24"/>
                <w:szCs w:val="24"/>
              </w:rPr>
            </w:pPr>
            <w:ins w:id="2372" w:author="Mohammad Nayeem Hasan" w:date="2022-11-25T16:50:00Z">
              <w:del w:id="2373" w:author="Mohammad Nayeem Hasan [2]" w:date="2023-03-02T00:19:00Z">
                <w:r w:rsidRPr="003D1F99" w:rsidDel="00324E21">
                  <w:rPr>
                    <w:rFonts w:ascii="Times New Roman" w:hAnsi="Times New Roman" w:cs="Times New Roman"/>
                    <w:sz w:val="24"/>
                    <w:szCs w:val="24"/>
                  </w:rPr>
                  <w:delText xml:space="preserve">-55.59 </w:delText>
                </w:r>
              </w:del>
            </w:ins>
            <w:ins w:id="2374" w:author="Mohammad Nayeem Hasan" w:date="2022-11-25T17:00:00Z">
              <w:del w:id="2375" w:author="Mohammad Nayeem Hasan [2]" w:date="2023-03-02T00:19:00Z">
                <w:r w:rsidR="00E123FE" w:rsidDel="00324E21">
                  <w:rPr>
                    <w:rFonts w:ascii="Times New Roman" w:hAnsi="Times New Roman" w:cs="Times New Roman"/>
                    <w:sz w:val="24"/>
                    <w:szCs w:val="24"/>
                  </w:rPr>
                  <w:delText xml:space="preserve">to </w:delText>
                </w:r>
              </w:del>
            </w:ins>
            <w:ins w:id="2376" w:author="Mohammad Nayeem Hasan" w:date="2022-11-25T16:50:00Z">
              <w:del w:id="2377" w:author="Mohammad Nayeem Hasan [2]" w:date="2023-03-02T00:19:00Z">
                <w:r w:rsidRPr="003D1F99" w:rsidDel="00324E21">
                  <w:rPr>
                    <w:rFonts w:ascii="Times New Roman" w:hAnsi="Times New Roman" w:cs="Times New Roman"/>
                    <w:sz w:val="24"/>
                    <w:szCs w:val="24"/>
                  </w:rPr>
                  <w:delText xml:space="preserve">233.06   </w:delText>
                </w:r>
              </w:del>
            </w:ins>
          </w:p>
        </w:tc>
        <w:tc>
          <w:tcPr>
            <w:tcW w:w="1131" w:type="dxa"/>
            <w:tcPrChange w:id="2378" w:author="Mohammad Nayeem Hasan" w:date="2022-11-25T18:08:00Z">
              <w:tcPr>
                <w:tcW w:w="1131" w:type="dxa"/>
              </w:tcPr>
            </w:tcPrChange>
          </w:tcPr>
          <w:p w14:paraId="494EB5AA" w14:textId="059E8AB4" w:rsidR="00DE6A77" w:rsidDel="00324E21" w:rsidRDefault="003D1F99" w:rsidP="00DE6A77">
            <w:pPr>
              <w:spacing w:line="276" w:lineRule="auto"/>
              <w:rPr>
                <w:ins w:id="2379" w:author="Mohammad Nayeem Hasan" w:date="2022-11-25T16:19:00Z"/>
                <w:del w:id="2380" w:author="Mohammad Nayeem Hasan [2]" w:date="2023-03-02T00:19:00Z"/>
                <w:rFonts w:ascii="Times New Roman" w:hAnsi="Times New Roman" w:cs="Times New Roman"/>
                <w:sz w:val="24"/>
                <w:szCs w:val="24"/>
              </w:rPr>
            </w:pPr>
            <w:ins w:id="2381" w:author="Mohammad Nayeem Hasan" w:date="2022-11-25T16:50:00Z">
              <w:del w:id="2382" w:author="Mohammad Nayeem Hasan [2]" w:date="2023-03-02T00:19:00Z">
                <w:r w:rsidRPr="003D1F99" w:rsidDel="00324E21">
                  <w:rPr>
                    <w:rFonts w:ascii="Times New Roman" w:hAnsi="Times New Roman" w:cs="Times New Roman"/>
                    <w:sz w:val="24"/>
                    <w:szCs w:val="24"/>
                  </w:rPr>
                  <w:delText>0.228</w:delText>
                </w:r>
              </w:del>
            </w:ins>
          </w:p>
        </w:tc>
      </w:tr>
      <w:tr w:rsidR="00595B3D" w:rsidDel="00324E21" w14:paraId="73F7617F" w14:textId="3A6F17FF" w:rsidTr="00595B3D">
        <w:tblPrEx>
          <w:tblPrExChange w:id="2383" w:author="Mohammad Nayeem Hasan" w:date="2022-11-25T18:08:00Z">
            <w:tblPrEx>
              <w:tblLayout w:type="fixed"/>
            </w:tblPrEx>
          </w:tblPrExChange>
        </w:tblPrEx>
        <w:trPr>
          <w:ins w:id="2384" w:author="Mohammad Nayeem Hasan" w:date="2022-11-25T16:19:00Z"/>
          <w:del w:id="2385" w:author="Mohammad Nayeem Hasan [2]" w:date="2023-03-02T00:19:00Z"/>
        </w:trPr>
        <w:tc>
          <w:tcPr>
            <w:tcW w:w="5035" w:type="dxa"/>
            <w:tcPrChange w:id="2386" w:author="Mohammad Nayeem Hasan" w:date="2022-11-25T18:08:00Z">
              <w:tcPr>
                <w:tcW w:w="5035" w:type="dxa"/>
                <w:gridSpan w:val="2"/>
              </w:tcPr>
            </w:tcPrChange>
          </w:tcPr>
          <w:p w14:paraId="73F8E3FE" w14:textId="0F2522BA" w:rsidR="00DE6A77" w:rsidDel="00324E21" w:rsidRDefault="00DE6A77" w:rsidP="00DE6A77">
            <w:pPr>
              <w:spacing w:line="276" w:lineRule="auto"/>
              <w:rPr>
                <w:ins w:id="2387" w:author="Mohammad Nayeem Hasan" w:date="2022-11-25T16:19:00Z"/>
                <w:del w:id="2388" w:author="Mohammad Nayeem Hasan [2]" w:date="2023-03-02T00:19:00Z"/>
                <w:rFonts w:ascii="Times New Roman" w:hAnsi="Times New Roman" w:cs="Times New Roman"/>
                <w:sz w:val="24"/>
                <w:szCs w:val="24"/>
              </w:rPr>
            </w:pPr>
            <w:ins w:id="2389" w:author="Mohammad Nayeem Hasan" w:date="2022-11-25T16:19:00Z">
              <w:del w:id="2390" w:author="Mohammad Nayeem Hasan [2]" w:date="2023-03-02T00:19:00Z">
                <w:r w:rsidDel="00324E21">
                  <w:rPr>
                    <w:rFonts w:ascii="Times New Roman" w:hAnsi="Times New Roman" w:cs="Times New Roman"/>
                    <w:sz w:val="24"/>
                    <w:szCs w:val="24"/>
                  </w:rPr>
                  <w:delText>Min. Temperature (</w:delText>
                </w:r>
              </w:del>
            </w:ins>
            <w:ins w:id="2391" w:author="Mohammad Nayeem Hasan" w:date="2022-11-25T16:20:00Z">
              <w:del w:id="2392" w:author="Mohammad Nayeem Hasan [2]" w:date="2023-03-02T00:19:00Z">
                <w:r w:rsidDel="00324E21">
                  <w:rPr>
                    <w:rFonts w:ascii="Times New Roman" w:hAnsi="Times New Roman" w:cs="Times New Roman"/>
                    <w:sz w:val="24"/>
                    <w:szCs w:val="24"/>
                  </w:rPr>
                  <w:delText>12</w:delText>
                </w:r>
              </w:del>
            </w:ins>
            <w:ins w:id="2393" w:author="Mohammad Nayeem Hasan" w:date="2022-11-25T16:19:00Z">
              <w:del w:id="2394" w:author="Mohammad Nayeem Hasan [2]" w:date="2023-03-02T00:19:00Z">
                <w:r w:rsidDel="00324E21">
                  <w:rPr>
                    <w:rFonts w:ascii="Times New Roman" w:hAnsi="Times New Roman" w:cs="Times New Roman"/>
                    <w:sz w:val="24"/>
                    <w:szCs w:val="24"/>
                  </w:rPr>
                  <w:delText>)</w:delText>
                </w:r>
              </w:del>
            </w:ins>
          </w:p>
        </w:tc>
        <w:tc>
          <w:tcPr>
            <w:tcW w:w="1260" w:type="dxa"/>
            <w:tcPrChange w:id="2395" w:author="Mohammad Nayeem Hasan" w:date="2022-11-25T18:08:00Z">
              <w:tcPr>
                <w:tcW w:w="990" w:type="dxa"/>
              </w:tcPr>
            </w:tcPrChange>
          </w:tcPr>
          <w:p w14:paraId="2E4F7E69" w14:textId="7575579E" w:rsidR="00DE6A77" w:rsidDel="00324E21" w:rsidRDefault="00E123FE" w:rsidP="00DE6A77">
            <w:pPr>
              <w:spacing w:line="276" w:lineRule="auto"/>
              <w:rPr>
                <w:ins w:id="2396" w:author="Mohammad Nayeem Hasan" w:date="2022-11-25T16:19:00Z"/>
                <w:del w:id="2397" w:author="Mohammad Nayeem Hasan [2]" w:date="2023-03-02T00:19:00Z"/>
                <w:rFonts w:ascii="Times New Roman" w:hAnsi="Times New Roman" w:cs="Times New Roman"/>
                <w:sz w:val="24"/>
                <w:szCs w:val="24"/>
              </w:rPr>
            </w:pPr>
            <w:ins w:id="2398" w:author="Mohammad Nayeem Hasan" w:date="2022-11-25T17:00:00Z">
              <w:del w:id="2399" w:author="Mohammad Nayeem Hasan [2]" w:date="2023-03-02T00:19:00Z">
                <w:r w:rsidRPr="00E123FE" w:rsidDel="00324E21">
                  <w:rPr>
                    <w:rFonts w:ascii="Times New Roman" w:hAnsi="Times New Roman" w:cs="Times New Roman"/>
                    <w:sz w:val="24"/>
                    <w:szCs w:val="24"/>
                  </w:rPr>
                  <w:delText>97.7</w:delText>
                </w:r>
              </w:del>
            </w:ins>
            <w:ins w:id="2400" w:author="Mohammad Nayeem Hasan" w:date="2022-11-25T17:11:00Z">
              <w:del w:id="2401" w:author="Mohammad Nayeem Hasan [2]" w:date="2023-03-02T00:19:00Z">
                <w:r w:rsidR="00843D25" w:rsidDel="00324E21">
                  <w:rPr>
                    <w:rFonts w:ascii="Times New Roman" w:hAnsi="Times New Roman" w:cs="Times New Roman"/>
                    <w:sz w:val="24"/>
                    <w:szCs w:val="24"/>
                  </w:rPr>
                  <w:delText>7</w:delText>
                </w:r>
              </w:del>
            </w:ins>
          </w:p>
        </w:tc>
        <w:tc>
          <w:tcPr>
            <w:tcW w:w="2160" w:type="dxa"/>
            <w:tcPrChange w:id="2402" w:author="Mohammad Nayeem Hasan" w:date="2022-11-25T18:08:00Z">
              <w:tcPr>
                <w:tcW w:w="2430" w:type="dxa"/>
                <w:gridSpan w:val="3"/>
              </w:tcPr>
            </w:tcPrChange>
          </w:tcPr>
          <w:p w14:paraId="3AB154CB" w14:textId="632ED429" w:rsidR="00DE6A77" w:rsidDel="00324E21" w:rsidRDefault="00E123FE" w:rsidP="00DE6A77">
            <w:pPr>
              <w:spacing w:line="276" w:lineRule="auto"/>
              <w:rPr>
                <w:ins w:id="2403" w:author="Mohammad Nayeem Hasan" w:date="2022-11-25T16:19:00Z"/>
                <w:del w:id="2404" w:author="Mohammad Nayeem Hasan [2]" w:date="2023-03-02T00:19:00Z"/>
                <w:rFonts w:ascii="Times New Roman" w:hAnsi="Times New Roman" w:cs="Times New Roman"/>
                <w:sz w:val="24"/>
                <w:szCs w:val="24"/>
              </w:rPr>
            </w:pPr>
            <w:ins w:id="2405" w:author="Mohammad Nayeem Hasan" w:date="2022-11-25T17:00:00Z">
              <w:del w:id="2406" w:author="Mohammad Nayeem Hasan [2]" w:date="2023-03-02T00:19:00Z">
                <w:r w:rsidRPr="00E123FE" w:rsidDel="00324E21">
                  <w:rPr>
                    <w:rFonts w:ascii="Times New Roman" w:hAnsi="Times New Roman" w:cs="Times New Roman"/>
                    <w:sz w:val="24"/>
                    <w:szCs w:val="24"/>
                  </w:rPr>
                  <w:delText>-52.4</w:delText>
                </w:r>
              </w:del>
            </w:ins>
            <w:ins w:id="2407" w:author="Mohammad Nayeem Hasan" w:date="2022-11-25T17:13:00Z">
              <w:del w:id="2408" w:author="Mohammad Nayeem Hasan [2]" w:date="2023-03-02T00:19:00Z">
                <w:r w:rsidR="00843D25" w:rsidDel="00324E21">
                  <w:rPr>
                    <w:rFonts w:ascii="Times New Roman" w:hAnsi="Times New Roman" w:cs="Times New Roman"/>
                    <w:sz w:val="24"/>
                    <w:szCs w:val="24"/>
                  </w:rPr>
                  <w:delText>7</w:delText>
                </w:r>
              </w:del>
            </w:ins>
            <w:ins w:id="2409" w:author="Mohammad Nayeem Hasan" w:date="2022-11-25T17:00:00Z">
              <w:del w:id="2410" w:author="Mohammad Nayeem Hasan [2]" w:date="2023-03-02T00:19:00Z">
                <w:r w:rsidRPr="00E123FE" w:rsidDel="00324E21">
                  <w:rPr>
                    <w:rFonts w:ascii="Times New Roman" w:hAnsi="Times New Roman" w:cs="Times New Roman"/>
                    <w:sz w:val="24"/>
                    <w:szCs w:val="24"/>
                  </w:rPr>
                  <w:delText xml:space="preserve"> </w:delText>
                </w:r>
                <w:r w:rsidDel="00324E21">
                  <w:rPr>
                    <w:rFonts w:ascii="Times New Roman" w:hAnsi="Times New Roman" w:cs="Times New Roman"/>
                    <w:sz w:val="24"/>
                    <w:szCs w:val="24"/>
                  </w:rPr>
                  <w:delText xml:space="preserve">to </w:delText>
                </w:r>
                <w:r w:rsidRPr="00E123FE" w:rsidDel="00324E21">
                  <w:rPr>
                    <w:rFonts w:ascii="Times New Roman" w:hAnsi="Times New Roman" w:cs="Times New Roman"/>
                    <w:sz w:val="24"/>
                    <w:szCs w:val="24"/>
                  </w:rPr>
                  <w:delText>248.0</w:delText>
                </w:r>
              </w:del>
            </w:ins>
            <w:ins w:id="2411" w:author="Mohammad Nayeem Hasan" w:date="2022-11-25T17:13:00Z">
              <w:del w:id="2412" w:author="Mohammad Nayeem Hasan [2]" w:date="2023-03-02T00:19:00Z">
                <w:r w:rsidR="00843D25" w:rsidDel="00324E21">
                  <w:rPr>
                    <w:rFonts w:ascii="Times New Roman" w:hAnsi="Times New Roman" w:cs="Times New Roman"/>
                    <w:sz w:val="24"/>
                    <w:szCs w:val="24"/>
                  </w:rPr>
                  <w:delText>1</w:delText>
                </w:r>
              </w:del>
            </w:ins>
          </w:p>
        </w:tc>
        <w:tc>
          <w:tcPr>
            <w:tcW w:w="1131" w:type="dxa"/>
            <w:tcPrChange w:id="2413" w:author="Mohammad Nayeem Hasan" w:date="2022-11-25T18:08:00Z">
              <w:tcPr>
                <w:tcW w:w="1131" w:type="dxa"/>
              </w:tcPr>
            </w:tcPrChange>
          </w:tcPr>
          <w:p w14:paraId="400EB0A2" w14:textId="64FF8A72" w:rsidR="00DE6A77" w:rsidDel="00324E21" w:rsidRDefault="00E123FE" w:rsidP="00DE6A77">
            <w:pPr>
              <w:spacing w:line="276" w:lineRule="auto"/>
              <w:rPr>
                <w:ins w:id="2414" w:author="Mohammad Nayeem Hasan" w:date="2022-11-25T16:19:00Z"/>
                <w:del w:id="2415" w:author="Mohammad Nayeem Hasan [2]" w:date="2023-03-02T00:19:00Z"/>
                <w:rFonts w:ascii="Times New Roman" w:hAnsi="Times New Roman" w:cs="Times New Roman"/>
                <w:sz w:val="24"/>
                <w:szCs w:val="24"/>
              </w:rPr>
            </w:pPr>
            <w:ins w:id="2416" w:author="Mohammad Nayeem Hasan" w:date="2022-11-25T17:00:00Z">
              <w:del w:id="2417" w:author="Mohammad Nayeem Hasan [2]" w:date="2023-03-02T00:19:00Z">
                <w:r w:rsidRPr="00E123FE" w:rsidDel="00324E21">
                  <w:rPr>
                    <w:rFonts w:ascii="Times New Roman" w:hAnsi="Times New Roman" w:cs="Times New Roman"/>
                    <w:sz w:val="24"/>
                    <w:szCs w:val="24"/>
                  </w:rPr>
                  <w:delText>0.202</w:delText>
                </w:r>
              </w:del>
            </w:ins>
          </w:p>
        </w:tc>
      </w:tr>
      <w:tr w:rsidR="00595B3D" w:rsidDel="00324E21" w14:paraId="1C4B9462" w14:textId="65B6B2B9" w:rsidTr="00595B3D">
        <w:tblPrEx>
          <w:tblPrExChange w:id="2418" w:author="Mohammad Nayeem Hasan" w:date="2022-11-25T18:08:00Z">
            <w:tblPrEx>
              <w:tblLayout w:type="fixed"/>
            </w:tblPrEx>
          </w:tblPrExChange>
        </w:tblPrEx>
        <w:trPr>
          <w:ins w:id="2419" w:author="Mohammad Nayeem Hasan" w:date="2022-11-25T16:19:00Z"/>
          <w:del w:id="2420" w:author="Mohammad Nayeem Hasan [2]" w:date="2023-03-02T00:19:00Z"/>
        </w:trPr>
        <w:tc>
          <w:tcPr>
            <w:tcW w:w="5035" w:type="dxa"/>
            <w:tcPrChange w:id="2421" w:author="Mohammad Nayeem Hasan" w:date="2022-11-25T18:08:00Z">
              <w:tcPr>
                <w:tcW w:w="5035" w:type="dxa"/>
                <w:gridSpan w:val="2"/>
              </w:tcPr>
            </w:tcPrChange>
          </w:tcPr>
          <w:p w14:paraId="6F96D40E" w14:textId="20065012" w:rsidR="00DE6A77" w:rsidDel="00324E21" w:rsidRDefault="00DE6A77" w:rsidP="00DE6A77">
            <w:pPr>
              <w:spacing w:line="276" w:lineRule="auto"/>
              <w:rPr>
                <w:ins w:id="2422" w:author="Mohammad Nayeem Hasan" w:date="2022-11-25T16:19:00Z"/>
                <w:del w:id="2423" w:author="Mohammad Nayeem Hasan [2]" w:date="2023-03-02T00:19:00Z"/>
                <w:rFonts w:ascii="Times New Roman" w:hAnsi="Times New Roman" w:cs="Times New Roman"/>
                <w:sz w:val="24"/>
                <w:szCs w:val="24"/>
              </w:rPr>
            </w:pPr>
            <w:ins w:id="2424" w:author="Mohammad Nayeem Hasan" w:date="2022-11-25T16:19:00Z">
              <w:del w:id="2425" w:author="Mohammad Nayeem Hasan [2]" w:date="2023-03-02T00:19:00Z">
                <w:r w:rsidDel="00324E21">
                  <w:rPr>
                    <w:rFonts w:ascii="Times New Roman" w:hAnsi="Times New Roman" w:cs="Times New Roman"/>
                    <w:sz w:val="24"/>
                    <w:szCs w:val="24"/>
                  </w:rPr>
                  <w:delText>Avg. Temperature (0)</w:delText>
                </w:r>
              </w:del>
            </w:ins>
          </w:p>
        </w:tc>
        <w:tc>
          <w:tcPr>
            <w:tcW w:w="1260" w:type="dxa"/>
            <w:tcPrChange w:id="2426" w:author="Mohammad Nayeem Hasan" w:date="2022-11-25T18:08:00Z">
              <w:tcPr>
                <w:tcW w:w="990" w:type="dxa"/>
              </w:tcPr>
            </w:tcPrChange>
          </w:tcPr>
          <w:p w14:paraId="08520803" w14:textId="35FC2FC3" w:rsidR="00DE6A77" w:rsidDel="00324E21" w:rsidRDefault="00A30753" w:rsidP="00DE6A77">
            <w:pPr>
              <w:spacing w:line="276" w:lineRule="auto"/>
              <w:rPr>
                <w:ins w:id="2427" w:author="Mohammad Nayeem Hasan" w:date="2022-11-25T16:19:00Z"/>
                <w:del w:id="2428" w:author="Mohammad Nayeem Hasan [2]" w:date="2023-03-02T00:19:00Z"/>
                <w:rFonts w:ascii="Times New Roman" w:hAnsi="Times New Roman" w:cs="Times New Roman"/>
                <w:sz w:val="24"/>
                <w:szCs w:val="24"/>
              </w:rPr>
            </w:pPr>
            <w:ins w:id="2429" w:author="Mohammad Nayeem Hasan" w:date="2022-11-25T17:02:00Z">
              <w:del w:id="2430" w:author="Mohammad Nayeem Hasan [2]" w:date="2023-03-02T00:19:00Z">
                <w:r w:rsidRPr="00A30753" w:rsidDel="00324E21">
                  <w:rPr>
                    <w:rFonts w:ascii="Times New Roman" w:hAnsi="Times New Roman" w:cs="Times New Roman"/>
                    <w:sz w:val="24"/>
                    <w:szCs w:val="24"/>
                  </w:rPr>
                  <w:delText>106.4</w:delText>
                </w:r>
              </w:del>
            </w:ins>
            <w:ins w:id="2431" w:author="Mohammad Nayeem Hasan" w:date="2022-11-25T17:11:00Z">
              <w:del w:id="2432" w:author="Mohammad Nayeem Hasan [2]" w:date="2023-03-02T00:19:00Z">
                <w:r w:rsidR="00843D25" w:rsidDel="00324E21">
                  <w:rPr>
                    <w:rFonts w:ascii="Times New Roman" w:hAnsi="Times New Roman" w:cs="Times New Roman"/>
                    <w:sz w:val="24"/>
                    <w:szCs w:val="24"/>
                  </w:rPr>
                  <w:delText>9</w:delText>
                </w:r>
              </w:del>
            </w:ins>
          </w:p>
        </w:tc>
        <w:tc>
          <w:tcPr>
            <w:tcW w:w="2160" w:type="dxa"/>
            <w:tcPrChange w:id="2433" w:author="Mohammad Nayeem Hasan" w:date="2022-11-25T18:08:00Z">
              <w:tcPr>
                <w:tcW w:w="2430" w:type="dxa"/>
                <w:gridSpan w:val="3"/>
              </w:tcPr>
            </w:tcPrChange>
          </w:tcPr>
          <w:p w14:paraId="4E0A165C" w14:textId="49D32B60" w:rsidR="00DE6A77" w:rsidDel="00324E21" w:rsidRDefault="00A30753" w:rsidP="00DE6A77">
            <w:pPr>
              <w:spacing w:line="276" w:lineRule="auto"/>
              <w:rPr>
                <w:ins w:id="2434" w:author="Mohammad Nayeem Hasan" w:date="2022-11-25T16:19:00Z"/>
                <w:del w:id="2435" w:author="Mohammad Nayeem Hasan [2]" w:date="2023-03-02T00:19:00Z"/>
                <w:rFonts w:ascii="Times New Roman" w:hAnsi="Times New Roman" w:cs="Times New Roman"/>
                <w:sz w:val="24"/>
                <w:szCs w:val="24"/>
              </w:rPr>
            </w:pPr>
            <w:ins w:id="2436" w:author="Mohammad Nayeem Hasan" w:date="2022-11-25T17:02:00Z">
              <w:del w:id="2437" w:author="Mohammad Nayeem Hasan [2]" w:date="2023-03-02T00:19:00Z">
                <w:r w:rsidRPr="00A30753" w:rsidDel="00324E21">
                  <w:rPr>
                    <w:rFonts w:ascii="Times New Roman" w:hAnsi="Times New Roman" w:cs="Times New Roman"/>
                    <w:sz w:val="24"/>
                    <w:szCs w:val="24"/>
                  </w:rPr>
                  <w:delText>-60.</w:delText>
                </w:r>
              </w:del>
            </w:ins>
            <w:ins w:id="2438" w:author="Mohammad Nayeem Hasan" w:date="2022-11-25T17:14:00Z">
              <w:del w:id="2439" w:author="Mohammad Nayeem Hasan [2]" w:date="2023-03-02T00:19:00Z">
                <w:r w:rsidR="00843D25" w:rsidRPr="00A30753" w:rsidDel="00324E21">
                  <w:rPr>
                    <w:rFonts w:ascii="Times New Roman" w:hAnsi="Times New Roman" w:cs="Times New Roman"/>
                    <w:sz w:val="24"/>
                    <w:szCs w:val="24"/>
                  </w:rPr>
                  <w:delText>1</w:delText>
                </w:r>
                <w:r w:rsidR="00843D25" w:rsidDel="00324E21">
                  <w:rPr>
                    <w:rFonts w:ascii="Times New Roman" w:hAnsi="Times New Roman" w:cs="Times New Roman"/>
                    <w:sz w:val="24"/>
                    <w:szCs w:val="24"/>
                  </w:rPr>
                  <w:delText>3 to</w:delText>
                </w:r>
              </w:del>
            </w:ins>
            <w:ins w:id="2440" w:author="Mohammad Nayeem Hasan" w:date="2022-11-25T17:08:00Z">
              <w:del w:id="2441" w:author="Mohammad Nayeem Hasan [2]" w:date="2023-03-02T00:19:00Z">
                <w:r w:rsidDel="00324E21">
                  <w:rPr>
                    <w:rFonts w:ascii="Times New Roman" w:hAnsi="Times New Roman" w:cs="Times New Roman"/>
                    <w:sz w:val="24"/>
                    <w:szCs w:val="24"/>
                  </w:rPr>
                  <w:delText xml:space="preserve"> </w:delText>
                </w:r>
              </w:del>
            </w:ins>
            <w:ins w:id="2442" w:author="Mohammad Nayeem Hasan" w:date="2022-11-25T17:02:00Z">
              <w:del w:id="2443" w:author="Mohammad Nayeem Hasan [2]" w:date="2023-03-02T00:19:00Z">
                <w:r w:rsidRPr="00A30753" w:rsidDel="00324E21">
                  <w:rPr>
                    <w:rFonts w:ascii="Times New Roman" w:hAnsi="Times New Roman" w:cs="Times New Roman"/>
                    <w:sz w:val="24"/>
                    <w:szCs w:val="24"/>
                  </w:rPr>
                  <w:delText>273.10</w:delText>
                </w:r>
              </w:del>
            </w:ins>
          </w:p>
        </w:tc>
        <w:tc>
          <w:tcPr>
            <w:tcW w:w="1131" w:type="dxa"/>
            <w:tcPrChange w:id="2444" w:author="Mohammad Nayeem Hasan" w:date="2022-11-25T18:08:00Z">
              <w:tcPr>
                <w:tcW w:w="1131" w:type="dxa"/>
              </w:tcPr>
            </w:tcPrChange>
          </w:tcPr>
          <w:p w14:paraId="740894E5" w14:textId="7075792D" w:rsidR="00DE6A77" w:rsidDel="00324E21" w:rsidRDefault="00A30753" w:rsidP="00DE6A77">
            <w:pPr>
              <w:spacing w:line="276" w:lineRule="auto"/>
              <w:rPr>
                <w:ins w:id="2445" w:author="Mohammad Nayeem Hasan" w:date="2022-11-25T16:19:00Z"/>
                <w:del w:id="2446" w:author="Mohammad Nayeem Hasan [2]" w:date="2023-03-02T00:19:00Z"/>
                <w:rFonts w:ascii="Times New Roman" w:hAnsi="Times New Roman" w:cs="Times New Roman"/>
                <w:sz w:val="24"/>
                <w:szCs w:val="24"/>
              </w:rPr>
            </w:pPr>
            <w:ins w:id="2447" w:author="Mohammad Nayeem Hasan" w:date="2022-11-25T17:02:00Z">
              <w:del w:id="2448" w:author="Mohammad Nayeem Hasan [2]" w:date="2023-03-02T00:19:00Z">
                <w:r w:rsidRPr="00A30753" w:rsidDel="00324E21">
                  <w:rPr>
                    <w:rFonts w:ascii="Times New Roman" w:hAnsi="Times New Roman" w:cs="Times New Roman"/>
                    <w:sz w:val="24"/>
                    <w:szCs w:val="24"/>
                  </w:rPr>
                  <w:delText>0.210</w:delText>
                </w:r>
              </w:del>
            </w:ins>
          </w:p>
        </w:tc>
      </w:tr>
      <w:tr w:rsidR="00595B3D" w:rsidDel="00324E21" w14:paraId="7D5E334D" w14:textId="7898B597" w:rsidTr="00595B3D">
        <w:tblPrEx>
          <w:tblPrExChange w:id="2449" w:author="Mohammad Nayeem Hasan" w:date="2022-11-25T18:08:00Z">
            <w:tblPrEx>
              <w:tblLayout w:type="fixed"/>
            </w:tblPrEx>
          </w:tblPrExChange>
        </w:tblPrEx>
        <w:trPr>
          <w:ins w:id="2450" w:author="Mohammad Nayeem Hasan" w:date="2022-11-25T16:19:00Z"/>
          <w:del w:id="2451" w:author="Mohammad Nayeem Hasan [2]" w:date="2023-03-02T00:19:00Z"/>
        </w:trPr>
        <w:tc>
          <w:tcPr>
            <w:tcW w:w="5035" w:type="dxa"/>
            <w:tcPrChange w:id="2452" w:author="Mohammad Nayeem Hasan" w:date="2022-11-25T18:08:00Z">
              <w:tcPr>
                <w:tcW w:w="5035" w:type="dxa"/>
                <w:gridSpan w:val="2"/>
              </w:tcPr>
            </w:tcPrChange>
          </w:tcPr>
          <w:p w14:paraId="5C446198" w14:textId="0F0312C9" w:rsidR="00DE6A77" w:rsidDel="00324E21" w:rsidRDefault="00DE6A77" w:rsidP="00DE6A77">
            <w:pPr>
              <w:spacing w:line="276" w:lineRule="auto"/>
              <w:rPr>
                <w:ins w:id="2453" w:author="Mohammad Nayeem Hasan" w:date="2022-11-25T16:19:00Z"/>
                <w:del w:id="2454" w:author="Mohammad Nayeem Hasan [2]" w:date="2023-03-02T00:19:00Z"/>
                <w:rFonts w:ascii="Times New Roman" w:hAnsi="Times New Roman" w:cs="Times New Roman"/>
                <w:sz w:val="24"/>
                <w:szCs w:val="24"/>
              </w:rPr>
            </w:pPr>
            <w:ins w:id="2455" w:author="Mohammad Nayeem Hasan" w:date="2022-11-25T16:20:00Z">
              <w:del w:id="2456" w:author="Mohammad Nayeem Hasan [2]" w:date="2023-03-02T00:19:00Z">
                <w:r w:rsidDel="00324E21">
                  <w:rPr>
                    <w:rFonts w:ascii="Times New Roman" w:hAnsi="Times New Roman" w:cs="Times New Roman"/>
                    <w:sz w:val="24"/>
                    <w:szCs w:val="24"/>
                  </w:rPr>
                  <w:delText>Avg. Temperature (1)</w:delText>
                </w:r>
              </w:del>
            </w:ins>
          </w:p>
        </w:tc>
        <w:tc>
          <w:tcPr>
            <w:tcW w:w="1260" w:type="dxa"/>
            <w:tcPrChange w:id="2457" w:author="Mohammad Nayeem Hasan" w:date="2022-11-25T18:08:00Z">
              <w:tcPr>
                <w:tcW w:w="990" w:type="dxa"/>
              </w:tcPr>
            </w:tcPrChange>
          </w:tcPr>
          <w:p w14:paraId="4660E853" w14:textId="6DCCDA91" w:rsidR="00DE6A77" w:rsidDel="00324E21" w:rsidRDefault="00A30753" w:rsidP="00DE6A77">
            <w:pPr>
              <w:spacing w:line="276" w:lineRule="auto"/>
              <w:rPr>
                <w:ins w:id="2458" w:author="Mohammad Nayeem Hasan" w:date="2022-11-25T16:19:00Z"/>
                <w:del w:id="2459" w:author="Mohammad Nayeem Hasan [2]" w:date="2023-03-02T00:19:00Z"/>
                <w:rFonts w:ascii="Times New Roman" w:hAnsi="Times New Roman" w:cs="Times New Roman"/>
                <w:sz w:val="24"/>
                <w:szCs w:val="24"/>
              </w:rPr>
            </w:pPr>
            <w:ins w:id="2460" w:author="Mohammad Nayeem Hasan" w:date="2022-11-25T17:08:00Z">
              <w:del w:id="2461" w:author="Mohammad Nayeem Hasan [2]" w:date="2023-03-02T00:19:00Z">
                <w:r w:rsidRPr="00A30753" w:rsidDel="00324E21">
                  <w:rPr>
                    <w:rFonts w:ascii="Times New Roman" w:hAnsi="Times New Roman" w:cs="Times New Roman"/>
                    <w:sz w:val="24"/>
                    <w:szCs w:val="24"/>
                  </w:rPr>
                  <w:delText>88.5</w:delText>
                </w:r>
              </w:del>
            </w:ins>
            <w:ins w:id="2462" w:author="Mohammad Nayeem Hasan" w:date="2022-11-25T17:11:00Z">
              <w:del w:id="2463" w:author="Mohammad Nayeem Hasan [2]" w:date="2023-03-02T00:19:00Z">
                <w:r w:rsidR="00843D25" w:rsidDel="00324E21">
                  <w:rPr>
                    <w:rFonts w:ascii="Times New Roman" w:hAnsi="Times New Roman" w:cs="Times New Roman"/>
                    <w:sz w:val="24"/>
                    <w:szCs w:val="24"/>
                  </w:rPr>
                  <w:delText>5</w:delText>
                </w:r>
              </w:del>
            </w:ins>
          </w:p>
        </w:tc>
        <w:tc>
          <w:tcPr>
            <w:tcW w:w="2160" w:type="dxa"/>
            <w:tcPrChange w:id="2464" w:author="Mohammad Nayeem Hasan" w:date="2022-11-25T18:08:00Z">
              <w:tcPr>
                <w:tcW w:w="2430" w:type="dxa"/>
                <w:gridSpan w:val="3"/>
              </w:tcPr>
            </w:tcPrChange>
          </w:tcPr>
          <w:p w14:paraId="0EBD8568" w14:textId="3F1D9402" w:rsidR="00DE6A77" w:rsidDel="00324E21" w:rsidRDefault="00A30753" w:rsidP="00DE6A77">
            <w:pPr>
              <w:spacing w:line="276" w:lineRule="auto"/>
              <w:rPr>
                <w:ins w:id="2465" w:author="Mohammad Nayeem Hasan" w:date="2022-11-25T16:19:00Z"/>
                <w:del w:id="2466" w:author="Mohammad Nayeem Hasan [2]" w:date="2023-03-02T00:19:00Z"/>
                <w:rFonts w:ascii="Times New Roman" w:hAnsi="Times New Roman" w:cs="Times New Roman"/>
                <w:sz w:val="24"/>
                <w:szCs w:val="24"/>
              </w:rPr>
            </w:pPr>
            <w:ins w:id="2467" w:author="Mohammad Nayeem Hasan" w:date="2022-11-25T17:08:00Z">
              <w:del w:id="2468" w:author="Mohammad Nayeem Hasan [2]" w:date="2023-03-02T00:19:00Z">
                <w:r w:rsidRPr="00A30753" w:rsidDel="00324E21">
                  <w:rPr>
                    <w:rFonts w:ascii="Times New Roman" w:hAnsi="Times New Roman" w:cs="Times New Roman"/>
                    <w:sz w:val="24"/>
                    <w:szCs w:val="24"/>
                  </w:rPr>
                  <w:delText xml:space="preserve">-80.59 </w:delText>
                </w:r>
              </w:del>
            </w:ins>
            <w:ins w:id="2469" w:author="Mohammad Nayeem Hasan" w:date="2022-11-25T17:10:00Z">
              <w:del w:id="2470" w:author="Mohammad Nayeem Hasan [2]" w:date="2023-03-02T00:19:00Z">
                <w:r w:rsidR="00843D25" w:rsidDel="00324E21">
                  <w:rPr>
                    <w:rFonts w:ascii="Times New Roman" w:hAnsi="Times New Roman" w:cs="Times New Roman"/>
                    <w:sz w:val="24"/>
                    <w:szCs w:val="24"/>
                  </w:rPr>
                  <w:delText xml:space="preserve">to </w:delText>
                </w:r>
              </w:del>
            </w:ins>
            <w:ins w:id="2471" w:author="Mohammad Nayeem Hasan" w:date="2022-11-25T17:08:00Z">
              <w:del w:id="2472" w:author="Mohammad Nayeem Hasan [2]" w:date="2023-03-02T00:19:00Z">
                <w:r w:rsidRPr="00A30753" w:rsidDel="00324E21">
                  <w:rPr>
                    <w:rFonts w:ascii="Times New Roman" w:hAnsi="Times New Roman" w:cs="Times New Roman"/>
                    <w:sz w:val="24"/>
                    <w:szCs w:val="24"/>
                  </w:rPr>
                  <w:delText>257.6</w:delText>
                </w:r>
              </w:del>
            </w:ins>
            <w:ins w:id="2473" w:author="Mohammad Nayeem Hasan" w:date="2022-11-25T17:13:00Z">
              <w:del w:id="2474" w:author="Mohammad Nayeem Hasan [2]" w:date="2023-03-02T00:19:00Z">
                <w:r w:rsidR="00843D25" w:rsidDel="00324E21">
                  <w:rPr>
                    <w:rFonts w:ascii="Times New Roman" w:hAnsi="Times New Roman" w:cs="Times New Roman"/>
                    <w:sz w:val="24"/>
                    <w:szCs w:val="24"/>
                  </w:rPr>
                  <w:delText>9</w:delText>
                </w:r>
              </w:del>
            </w:ins>
          </w:p>
        </w:tc>
        <w:tc>
          <w:tcPr>
            <w:tcW w:w="1131" w:type="dxa"/>
            <w:tcPrChange w:id="2475" w:author="Mohammad Nayeem Hasan" w:date="2022-11-25T18:08:00Z">
              <w:tcPr>
                <w:tcW w:w="1131" w:type="dxa"/>
              </w:tcPr>
            </w:tcPrChange>
          </w:tcPr>
          <w:p w14:paraId="17B3A4AD" w14:textId="2F29FB41" w:rsidR="00DE6A77" w:rsidDel="00324E21" w:rsidRDefault="00A30753" w:rsidP="00DE6A77">
            <w:pPr>
              <w:spacing w:line="276" w:lineRule="auto"/>
              <w:rPr>
                <w:ins w:id="2476" w:author="Mohammad Nayeem Hasan" w:date="2022-11-25T16:19:00Z"/>
                <w:del w:id="2477" w:author="Mohammad Nayeem Hasan [2]" w:date="2023-03-02T00:19:00Z"/>
                <w:rFonts w:ascii="Times New Roman" w:hAnsi="Times New Roman" w:cs="Times New Roman"/>
                <w:sz w:val="24"/>
                <w:szCs w:val="24"/>
              </w:rPr>
            </w:pPr>
            <w:ins w:id="2478" w:author="Mohammad Nayeem Hasan" w:date="2022-11-25T17:08:00Z">
              <w:del w:id="2479" w:author="Mohammad Nayeem Hasan [2]" w:date="2023-03-02T00:19:00Z">
                <w:r w:rsidRPr="00A30753" w:rsidDel="00324E21">
                  <w:rPr>
                    <w:rFonts w:ascii="Times New Roman" w:hAnsi="Times New Roman" w:cs="Times New Roman"/>
                    <w:sz w:val="24"/>
                    <w:szCs w:val="24"/>
                  </w:rPr>
                  <w:delText>0.30</w:delText>
                </w:r>
              </w:del>
            </w:ins>
            <w:ins w:id="2480" w:author="Mohammad Nayeem Hasan" w:date="2022-11-25T17:15:00Z">
              <w:del w:id="2481" w:author="Mohammad Nayeem Hasan [2]" w:date="2023-03-02T00:19:00Z">
                <w:r w:rsidR="00AE08F9" w:rsidDel="00324E21">
                  <w:rPr>
                    <w:rFonts w:ascii="Times New Roman" w:hAnsi="Times New Roman" w:cs="Times New Roman"/>
                    <w:sz w:val="24"/>
                    <w:szCs w:val="24"/>
                  </w:rPr>
                  <w:delText>5</w:delText>
                </w:r>
              </w:del>
            </w:ins>
          </w:p>
        </w:tc>
      </w:tr>
      <w:tr w:rsidR="00595B3D" w:rsidDel="00324E21" w14:paraId="32AAE79B" w14:textId="06E7A987" w:rsidTr="00595B3D">
        <w:tblPrEx>
          <w:tblPrExChange w:id="2482" w:author="Mohammad Nayeem Hasan" w:date="2022-11-25T18:08:00Z">
            <w:tblPrEx>
              <w:tblLayout w:type="fixed"/>
            </w:tblPrEx>
          </w:tblPrExChange>
        </w:tblPrEx>
        <w:trPr>
          <w:ins w:id="2483" w:author="Mohammad Nayeem Hasan" w:date="2022-11-25T16:19:00Z"/>
          <w:del w:id="2484" w:author="Mohammad Nayeem Hasan [2]" w:date="2023-03-02T00:19:00Z"/>
        </w:trPr>
        <w:tc>
          <w:tcPr>
            <w:tcW w:w="5035" w:type="dxa"/>
            <w:tcPrChange w:id="2485" w:author="Mohammad Nayeem Hasan" w:date="2022-11-25T18:08:00Z">
              <w:tcPr>
                <w:tcW w:w="5035" w:type="dxa"/>
                <w:gridSpan w:val="2"/>
              </w:tcPr>
            </w:tcPrChange>
          </w:tcPr>
          <w:p w14:paraId="4C34E37F" w14:textId="38F4F0A1" w:rsidR="00DE6A77" w:rsidDel="00324E21" w:rsidRDefault="00DE6A77" w:rsidP="00DE6A77">
            <w:pPr>
              <w:spacing w:line="276" w:lineRule="auto"/>
              <w:rPr>
                <w:ins w:id="2486" w:author="Mohammad Nayeem Hasan" w:date="2022-11-25T16:19:00Z"/>
                <w:del w:id="2487" w:author="Mohammad Nayeem Hasan [2]" w:date="2023-03-02T00:19:00Z"/>
                <w:rFonts w:ascii="Times New Roman" w:hAnsi="Times New Roman" w:cs="Times New Roman"/>
                <w:sz w:val="24"/>
                <w:szCs w:val="24"/>
              </w:rPr>
            </w:pPr>
            <w:ins w:id="2488" w:author="Mohammad Nayeem Hasan" w:date="2022-11-25T16:20:00Z">
              <w:del w:id="2489" w:author="Mohammad Nayeem Hasan [2]" w:date="2023-03-02T00:19:00Z">
                <w:r w:rsidDel="00324E21">
                  <w:rPr>
                    <w:rFonts w:ascii="Times New Roman" w:hAnsi="Times New Roman" w:cs="Times New Roman"/>
                    <w:sz w:val="24"/>
                    <w:szCs w:val="24"/>
                  </w:rPr>
                  <w:delText>Avg. Temperature (2)</w:delText>
                </w:r>
              </w:del>
            </w:ins>
          </w:p>
        </w:tc>
        <w:tc>
          <w:tcPr>
            <w:tcW w:w="1260" w:type="dxa"/>
            <w:tcPrChange w:id="2490" w:author="Mohammad Nayeem Hasan" w:date="2022-11-25T18:08:00Z">
              <w:tcPr>
                <w:tcW w:w="990" w:type="dxa"/>
              </w:tcPr>
            </w:tcPrChange>
          </w:tcPr>
          <w:p w14:paraId="24085B13" w14:textId="10501F45" w:rsidR="00DE6A77" w:rsidDel="00324E21" w:rsidRDefault="00A30753" w:rsidP="00DE6A77">
            <w:pPr>
              <w:spacing w:line="276" w:lineRule="auto"/>
              <w:rPr>
                <w:ins w:id="2491" w:author="Mohammad Nayeem Hasan" w:date="2022-11-25T16:19:00Z"/>
                <w:del w:id="2492" w:author="Mohammad Nayeem Hasan [2]" w:date="2023-03-02T00:19:00Z"/>
                <w:rFonts w:ascii="Times New Roman" w:hAnsi="Times New Roman" w:cs="Times New Roman"/>
                <w:sz w:val="24"/>
                <w:szCs w:val="24"/>
              </w:rPr>
            </w:pPr>
            <w:ins w:id="2493" w:author="Mohammad Nayeem Hasan" w:date="2022-11-25T17:08:00Z">
              <w:del w:id="2494" w:author="Mohammad Nayeem Hasan [2]" w:date="2023-03-02T00:19:00Z">
                <w:r w:rsidRPr="00A30753" w:rsidDel="00324E21">
                  <w:rPr>
                    <w:rFonts w:ascii="Times New Roman" w:hAnsi="Times New Roman" w:cs="Times New Roman"/>
                    <w:sz w:val="24"/>
                    <w:szCs w:val="24"/>
                  </w:rPr>
                  <w:delText>100.54</w:delText>
                </w:r>
              </w:del>
            </w:ins>
          </w:p>
        </w:tc>
        <w:tc>
          <w:tcPr>
            <w:tcW w:w="2160" w:type="dxa"/>
            <w:tcPrChange w:id="2495" w:author="Mohammad Nayeem Hasan" w:date="2022-11-25T18:08:00Z">
              <w:tcPr>
                <w:tcW w:w="2430" w:type="dxa"/>
                <w:gridSpan w:val="3"/>
              </w:tcPr>
            </w:tcPrChange>
          </w:tcPr>
          <w:p w14:paraId="6F9ABCDE" w14:textId="2E5B3D64" w:rsidR="00DE6A77" w:rsidDel="00324E21" w:rsidRDefault="00A30753" w:rsidP="00DE6A77">
            <w:pPr>
              <w:spacing w:line="276" w:lineRule="auto"/>
              <w:rPr>
                <w:ins w:id="2496" w:author="Mohammad Nayeem Hasan" w:date="2022-11-25T16:19:00Z"/>
                <w:del w:id="2497" w:author="Mohammad Nayeem Hasan [2]" w:date="2023-03-02T00:19:00Z"/>
                <w:rFonts w:ascii="Times New Roman" w:hAnsi="Times New Roman" w:cs="Times New Roman"/>
                <w:sz w:val="24"/>
                <w:szCs w:val="24"/>
              </w:rPr>
            </w:pPr>
            <w:ins w:id="2498" w:author="Mohammad Nayeem Hasan" w:date="2022-11-25T17:09:00Z">
              <w:del w:id="2499" w:author="Mohammad Nayeem Hasan [2]" w:date="2023-03-02T00:19:00Z">
                <w:r w:rsidRPr="00A30753" w:rsidDel="00324E21">
                  <w:rPr>
                    <w:rFonts w:ascii="Times New Roman" w:hAnsi="Times New Roman" w:cs="Times New Roman"/>
                    <w:sz w:val="24"/>
                    <w:szCs w:val="24"/>
                  </w:rPr>
                  <w:delText>-69.3</w:delText>
                </w:r>
              </w:del>
            </w:ins>
            <w:ins w:id="2500" w:author="Mohammad Nayeem Hasan" w:date="2022-11-25T17:13:00Z">
              <w:del w:id="2501" w:author="Mohammad Nayeem Hasan [2]" w:date="2023-03-02T00:19:00Z">
                <w:r w:rsidR="00843D25" w:rsidDel="00324E21">
                  <w:rPr>
                    <w:rFonts w:ascii="Times New Roman" w:hAnsi="Times New Roman" w:cs="Times New Roman"/>
                    <w:sz w:val="24"/>
                    <w:szCs w:val="24"/>
                  </w:rPr>
                  <w:delText>9</w:delText>
                </w:r>
              </w:del>
            </w:ins>
            <w:ins w:id="2502" w:author="Mohammad Nayeem Hasan" w:date="2022-11-25T17:09:00Z">
              <w:del w:id="2503" w:author="Mohammad Nayeem Hasan [2]" w:date="2023-03-02T00:19:00Z">
                <w:r w:rsidRPr="00A30753" w:rsidDel="00324E21">
                  <w:rPr>
                    <w:rFonts w:ascii="Times New Roman" w:hAnsi="Times New Roman" w:cs="Times New Roman"/>
                    <w:sz w:val="24"/>
                    <w:szCs w:val="24"/>
                  </w:rPr>
                  <w:delText xml:space="preserve"> </w:delText>
                </w:r>
              </w:del>
            </w:ins>
            <w:ins w:id="2504" w:author="Mohammad Nayeem Hasan" w:date="2022-11-25T17:10:00Z">
              <w:del w:id="2505" w:author="Mohammad Nayeem Hasan [2]" w:date="2023-03-02T00:19:00Z">
                <w:r w:rsidR="00843D25" w:rsidDel="00324E21">
                  <w:rPr>
                    <w:rFonts w:ascii="Times New Roman" w:hAnsi="Times New Roman" w:cs="Times New Roman"/>
                    <w:sz w:val="24"/>
                    <w:szCs w:val="24"/>
                  </w:rPr>
                  <w:delText xml:space="preserve">to </w:delText>
                </w:r>
              </w:del>
            </w:ins>
            <w:ins w:id="2506" w:author="Mohammad Nayeem Hasan" w:date="2022-11-25T17:09:00Z">
              <w:del w:id="2507" w:author="Mohammad Nayeem Hasan [2]" w:date="2023-03-02T00:19:00Z">
                <w:r w:rsidRPr="00A30753" w:rsidDel="00324E21">
                  <w:rPr>
                    <w:rFonts w:ascii="Times New Roman" w:hAnsi="Times New Roman" w:cs="Times New Roman"/>
                    <w:sz w:val="24"/>
                    <w:szCs w:val="24"/>
                  </w:rPr>
                  <w:delText>270.47</w:delText>
                </w:r>
              </w:del>
            </w:ins>
          </w:p>
        </w:tc>
        <w:tc>
          <w:tcPr>
            <w:tcW w:w="1131" w:type="dxa"/>
            <w:tcPrChange w:id="2508" w:author="Mohammad Nayeem Hasan" w:date="2022-11-25T18:08:00Z">
              <w:tcPr>
                <w:tcW w:w="1131" w:type="dxa"/>
              </w:tcPr>
            </w:tcPrChange>
          </w:tcPr>
          <w:p w14:paraId="1E4C901B" w14:textId="56DA11BF" w:rsidR="00DE6A77" w:rsidDel="00324E21" w:rsidRDefault="00A30753" w:rsidP="00DE6A77">
            <w:pPr>
              <w:spacing w:line="276" w:lineRule="auto"/>
              <w:rPr>
                <w:ins w:id="2509" w:author="Mohammad Nayeem Hasan" w:date="2022-11-25T16:19:00Z"/>
                <w:del w:id="2510" w:author="Mohammad Nayeem Hasan [2]" w:date="2023-03-02T00:19:00Z"/>
                <w:rFonts w:ascii="Times New Roman" w:hAnsi="Times New Roman" w:cs="Times New Roman"/>
                <w:sz w:val="24"/>
                <w:szCs w:val="24"/>
              </w:rPr>
            </w:pPr>
            <w:ins w:id="2511" w:author="Mohammad Nayeem Hasan" w:date="2022-11-25T17:09:00Z">
              <w:del w:id="2512" w:author="Mohammad Nayeem Hasan [2]" w:date="2023-03-02T00:19:00Z">
                <w:r w:rsidRPr="00A30753" w:rsidDel="00324E21">
                  <w:rPr>
                    <w:rFonts w:ascii="Times New Roman" w:hAnsi="Times New Roman" w:cs="Times New Roman"/>
                    <w:sz w:val="24"/>
                    <w:szCs w:val="24"/>
                  </w:rPr>
                  <w:delText>0.246</w:delText>
                </w:r>
              </w:del>
            </w:ins>
          </w:p>
        </w:tc>
      </w:tr>
      <w:tr w:rsidR="00595B3D" w:rsidDel="00324E21" w14:paraId="7380D606" w14:textId="4D7553EF" w:rsidTr="00595B3D">
        <w:tblPrEx>
          <w:tblPrExChange w:id="2513" w:author="Mohammad Nayeem Hasan" w:date="2022-11-25T18:08:00Z">
            <w:tblPrEx>
              <w:tblLayout w:type="fixed"/>
            </w:tblPrEx>
          </w:tblPrExChange>
        </w:tblPrEx>
        <w:trPr>
          <w:ins w:id="2514" w:author="Mohammad Nayeem Hasan" w:date="2022-11-25T16:19:00Z"/>
          <w:del w:id="2515" w:author="Mohammad Nayeem Hasan [2]" w:date="2023-03-02T00:19:00Z"/>
        </w:trPr>
        <w:tc>
          <w:tcPr>
            <w:tcW w:w="5035" w:type="dxa"/>
            <w:tcPrChange w:id="2516" w:author="Mohammad Nayeem Hasan" w:date="2022-11-25T18:08:00Z">
              <w:tcPr>
                <w:tcW w:w="5035" w:type="dxa"/>
                <w:gridSpan w:val="2"/>
              </w:tcPr>
            </w:tcPrChange>
          </w:tcPr>
          <w:p w14:paraId="6095034F" w14:textId="62CF159A" w:rsidR="00DE6A77" w:rsidRPr="00595B3D" w:rsidDel="00324E21" w:rsidRDefault="00DE6A77" w:rsidP="00DE6A77">
            <w:pPr>
              <w:spacing w:line="276" w:lineRule="auto"/>
              <w:rPr>
                <w:ins w:id="2517" w:author="Mohammad Nayeem Hasan" w:date="2022-11-25T16:19:00Z"/>
                <w:del w:id="2518" w:author="Mohammad Nayeem Hasan [2]" w:date="2023-03-02T00:19:00Z"/>
                <w:rFonts w:ascii="Times New Roman" w:hAnsi="Times New Roman" w:cs="Times New Roman"/>
                <w:b/>
                <w:bCs/>
                <w:sz w:val="24"/>
                <w:szCs w:val="24"/>
                <w:rPrChange w:id="2519" w:author="Mohammad Nayeem Hasan" w:date="2022-11-25T18:08:00Z">
                  <w:rPr>
                    <w:ins w:id="2520" w:author="Mohammad Nayeem Hasan" w:date="2022-11-25T16:19:00Z"/>
                    <w:del w:id="2521" w:author="Mohammad Nayeem Hasan [2]" w:date="2023-03-02T00:19:00Z"/>
                    <w:rFonts w:ascii="Times New Roman" w:hAnsi="Times New Roman" w:cs="Times New Roman"/>
                    <w:sz w:val="24"/>
                    <w:szCs w:val="24"/>
                  </w:rPr>
                </w:rPrChange>
              </w:rPr>
            </w:pPr>
            <w:ins w:id="2522" w:author="Mohammad Nayeem Hasan" w:date="2022-11-25T16:20:00Z">
              <w:del w:id="2523" w:author="Mohammad Nayeem Hasan [2]" w:date="2023-03-02T00:19:00Z">
                <w:r w:rsidRPr="00595B3D" w:rsidDel="00324E21">
                  <w:rPr>
                    <w:rFonts w:ascii="Times New Roman" w:hAnsi="Times New Roman" w:cs="Times New Roman"/>
                    <w:b/>
                    <w:bCs/>
                    <w:sz w:val="24"/>
                    <w:szCs w:val="24"/>
                    <w:rPrChange w:id="2524" w:author="Mohammad Nayeem Hasan" w:date="2022-11-25T18:08:00Z">
                      <w:rPr>
                        <w:rFonts w:ascii="Times New Roman" w:hAnsi="Times New Roman" w:cs="Times New Roman"/>
                        <w:sz w:val="24"/>
                        <w:szCs w:val="24"/>
                      </w:rPr>
                    </w:rPrChange>
                  </w:rPr>
                  <w:delText>Avg. Temperature (3)</w:delText>
                </w:r>
              </w:del>
            </w:ins>
          </w:p>
        </w:tc>
        <w:tc>
          <w:tcPr>
            <w:tcW w:w="1260" w:type="dxa"/>
            <w:tcPrChange w:id="2525" w:author="Mohammad Nayeem Hasan" w:date="2022-11-25T18:08:00Z">
              <w:tcPr>
                <w:tcW w:w="990" w:type="dxa"/>
              </w:tcPr>
            </w:tcPrChange>
          </w:tcPr>
          <w:p w14:paraId="4FACD912" w14:textId="6F396CAB" w:rsidR="00DE6A77" w:rsidDel="00324E21" w:rsidRDefault="00A30753" w:rsidP="00DE6A77">
            <w:pPr>
              <w:spacing w:line="276" w:lineRule="auto"/>
              <w:rPr>
                <w:ins w:id="2526" w:author="Mohammad Nayeem Hasan" w:date="2022-11-25T16:19:00Z"/>
                <w:del w:id="2527" w:author="Mohammad Nayeem Hasan [2]" w:date="2023-03-02T00:19:00Z"/>
                <w:rFonts w:ascii="Times New Roman" w:hAnsi="Times New Roman" w:cs="Times New Roman"/>
                <w:sz w:val="24"/>
                <w:szCs w:val="24"/>
              </w:rPr>
            </w:pPr>
            <w:ins w:id="2528" w:author="Mohammad Nayeem Hasan" w:date="2022-11-25T17:09:00Z">
              <w:del w:id="2529" w:author="Mohammad Nayeem Hasan [2]" w:date="2023-03-02T00:19:00Z">
                <w:r w:rsidRPr="00A30753" w:rsidDel="00324E21">
                  <w:rPr>
                    <w:rFonts w:ascii="Times New Roman" w:hAnsi="Times New Roman" w:cs="Times New Roman"/>
                    <w:sz w:val="24"/>
                    <w:szCs w:val="24"/>
                  </w:rPr>
                  <w:delText>115.64</w:delText>
                </w:r>
              </w:del>
            </w:ins>
          </w:p>
        </w:tc>
        <w:tc>
          <w:tcPr>
            <w:tcW w:w="2160" w:type="dxa"/>
            <w:tcPrChange w:id="2530" w:author="Mohammad Nayeem Hasan" w:date="2022-11-25T18:08:00Z">
              <w:tcPr>
                <w:tcW w:w="2430" w:type="dxa"/>
                <w:gridSpan w:val="3"/>
              </w:tcPr>
            </w:tcPrChange>
          </w:tcPr>
          <w:p w14:paraId="35106C8B" w14:textId="329F0988" w:rsidR="00DE6A77" w:rsidDel="00324E21" w:rsidRDefault="00A30753" w:rsidP="00DE6A77">
            <w:pPr>
              <w:spacing w:line="276" w:lineRule="auto"/>
              <w:rPr>
                <w:ins w:id="2531" w:author="Mohammad Nayeem Hasan" w:date="2022-11-25T16:19:00Z"/>
                <w:del w:id="2532" w:author="Mohammad Nayeem Hasan [2]" w:date="2023-03-02T00:19:00Z"/>
                <w:rFonts w:ascii="Times New Roman" w:hAnsi="Times New Roman" w:cs="Times New Roman"/>
                <w:sz w:val="24"/>
                <w:szCs w:val="24"/>
              </w:rPr>
            </w:pPr>
            <w:ins w:id="2533" w:author="Mohammad Nayeem Hasan" w:date="2022-11-25T17:09:00Z">
              <w:del w:id="2534" w:author="Mohammad Nayeem Hasan [2]" w:date="2023-03-02T00:19:00Z">
                <w:r w:rsidRPr="00A30753" w:rsidDel="00324E21">
                  <w:rPr>
                    <w:rFonts w:ascii="Times New Roman" w:hAnsi="Times New Roman" w:cs="Times New Roman"/>
                    <w:sz w:val="24"/>
                    <w:szCs w:val="24"/>
                  </w:rPr>
                  <w:delText>-52.6</w:delText>
                </w:r>
              </w:del>
            </w:ins>
            <w:ins w:id="2535" w:author="Mohammad Nayeem Hasan" w:date="2022-11-25T17:14:00Z">
              <w:del w:id="2536" w:author="Mohammad Nayeem Hasan [2]" w:date="2023-03-02T00:19:00Z">
                <w:r w:rsidR="00843D25" w:rsidDel="00324E21">
                  <w:rPr>
                    <w:rFonts w:ascii="Times New Roman" w:hAnsi="Times New Roman" w:cs="Times New Roman"/>
                    <w:sz w:val="24"/>
                    <w:szCs w:val="24"/>
                  </w:rPr>
                  <w:delText>8</w:delText>
                </w:r>
              </w:del>
            </w:ins>
            <w:ins w:id="2537" w:author="Mohammad Nayeem Hasan" w:date="2022-11-25T17:09:00Z">
              <w:del w:id="2538" w:author="Mohammad Nayeem Hasan [2]" w:date="2023-03-02T00:19:00Z">
                <w:r w:rsidRPr="00A30753" w:rsidDel="00324E21">
                  <w:rPr>
                    <w:rFonts w:ascii="Times New Roman" w:hAnsi="Times New Roman" w:cs="Times New Roman"/>
                    <w:sz w:val="24"/>
                    <w:szCs w:val="24"/>
                  </w:rPr>
                  <w:delText xml:space="preserve"> </w:delText>
                </w:r>
              </w:del>
            </w:ins>
            <w:ins w:id="2539" w:author="Mohammad Nayeem Hasan" w:date="2022-11-25T17:10:00Z">
              <w:del w:id="2540" w:author="Mohammad Nayeem Hasan [2]" w:date="2023-03-02T00:19:00Z">
                <w:r w:rsidR="00843D25" w:rsidDel="00324E21">
                  <w:rPr>
                    <w:rFonts w:ascii="Times New Roman" w:hAnsi="Times New Roman" w:cs="Times New Roman"/>
                    <w:sz w:val="24"/>
                    <w:szCs w:val="24"/>
                  </w:rPr>
                  <w:delText xml:space="preserve">to </w:delText>
                </w:r>
              </w:del>
            </w:ins>
            <w:ins w:id="2541" w:author="Mohammad Nayeem Hasan" w:date="2022-11-25T17:09:00Z">
              <w:del w:id="2542" w:author="Mohammad Nayeem Hasan [2]" w:date="2023-03-02T00:19:00Z">
                <w:r w:rsidRPr="00A30753" w:rsidDel="00324E21">
                  <w:rPr>
                    <w:rFonts w:ascii="Times New Roman" w:hAnsi="Times New Roman" w:cs="Times New Roman"/>
                    <w:sz w:val="24"/>
                    <w:szCs w:val="24"/>
                  </w:rPr>
                  <w:delText>283.9</w:delText>
                </w:r>
              </w:del>
            </w:ins>
            <w:ins w:id="2543" w:author="Mohammad Nayeem Hasan" w:date="2022-11-25T17:14:00Z">
              <w:del w:id="2544" w:author="Mohammad Nayeem Hasan [2]" w:date="2023-03-02T00:19:00Z">
                <w:r w:rsidR="00843D25" w:rsidDel="00324E21">
                  <w:rPr>
                    <w:rFonts w:ascii="Times New Roman" w:hAnsi="Times New Roman" w:cs="Times New Roman"/>
                    <w:sz w:val="24"/>
                    <w:szCs w:val="24"/>
                  </w:rPr>
                  <w:delText>7</w:delText>
                </w:r>
              </w:del>
            </w:ins>
          </w:p>
        </w:tc>
        <w:tc>
          <w:tcPr>
            <w:tcW w:w="1131" w:type="dxa"/>
            <w:tcPrChange w:id="2545" w:author="Mohammad Nayeem Hasan" w:date="2022-11-25T18:08:00Z">
              <w:tcPr>
                <w:tcW w:w="1131" w:type="dxa"/>
              </w:tcPr>
            </w:tcPrChange>
          </w:tcPr>
          <w:p w14:paraId="5220E4A4" w14:textId="4564F770" w:rsidR="00DE6A77" w:rsidRPr="00824CA5" w:rsidDel="00324E21" w:rsidRDefault="00A30753" w:rsidP="00DE6A77">
            <w:pPr>
              <w:spacing w:line="276" w:lineRule="auto"/>
              <w:rPr>
                <w:ins w:id="2546" w:author="Mohammad Nayeem Hasan" w:date="2022-11-25T16:19:00Z"/>
                <w:del w:id="2547" w:author="Mohammad Nayeem Hasan [2]" w:date="2023-03-02T00:19:00Z"/>
                <w:rFonts w:ascii="Times New Roman" w:hAnsi="Times New Roman" w:cs="Times New Roman"/>
                <w:b/>
                <w:bCs/>
                <w:sz w:val="24"/>
                <w:szCs w:val="24"/>
                <w:rPrChange w:id="2548" w:author="Mohammad Nayeem Hasan" w:date="2022-11-25T17:24:00Z">
                  <w:rPr>
                    <w:ins w:id="2549" w:author="Mohammad Nayeem Hasan" w:date="2022-11-25T16:19:00Z"/>
                    <w:del w:id="2550" w:author="Mohammad Nayeem Hasan [2]" w:date="2023-03-02T00:19:00Z"/>
                    <w:rFonts w:ascii="Times New Roman" w:hAnsi="Times New Roman" w:cs="Times New Roman"/>
                    <w:sz w:val="24"/>
                    <w:szCs w:val="24"/>
                  </w:rPr>
                </w:rPrChange>
              </w:rPr>
            </w:pPr>
            <w:ins w:id="2551" w:author="Mohammad Nayeem Hasan" w:date="2022-11-25T17:09:00Z">
              <w:del w:id="2552" w:author="Mohammad Nayeem Hasan [2]" w:date="2023-03-02T00:19:00Z">
                <w:r w:rsidRPr="00824CA5" w:rsidDel="00324E21">
                  <w:rPr>
                    <w:rFonts w:ascii="Times New Roman" w:hAnsi="Times New Roman" w:cs="Times New Roman"/>
                    <w:b/>
                    <w:bCs/>
                    <w:sz w:val="24"/>
                    <w:szCs w:val="24"/>
                    <w:rPrChange w:id="2553" w:author="Mohammad Nayeem Hasan" w:date="2022-11-25T17:24:00Z">
                      <w:rPr>
                        <w:rFonts w:ascii="Times New Roman" w:hAnsi="Times New Roman" w:cs="Times New Roman"/>
                        <w:sz w:val="24"/>
                        <w:szCs w:val="24"/>
                      </w:rPr>
                    </w:rPrChange>
                  </w:rPr>
                  <w:delText>0.178</w:delText>
                </w:r>
              </w:del>
            </w:ins>
          </w:p>
        </w:tc>
      </w:tr>
      <w:tr w:rsidR="00595B3D" w:rsidDel="00324E21" w14:paraId="30C0F744" w14:textId="22A31B99" w:rsidTr="00595B3D">
        <w:tblPrEx>
          <w:tblPrExChange w:id="2554" w:author="Mohammad Nayeem Hasan" w:date="2022-11-25T18:08:00Z">
            <w:tblPrEx>
              <w:tblLayout w:type="fixed"/>
            </w:tblPrEx>
          </w:tblPrExChange>
        </w:tblPrEx>
        <w:trPr>
          <w:ins w:id="2555" w:author="Mohammad Nayeem Hasan" w:date="2022-11-25T16:19:00Z"/>
          <w:del w:id="2556" w:author="Mohammad Nayeem Hasan [2]" w:date="2023-03-02T00:19:00Z"/>
        </w:trPr>
        <w:tc>
          <w:tcPr>
            <w:tcW w:w="5035" w:type="dxa"/>
            <w:tcPrChange w:id="2557" w:author="Mohammad Nayeem Hasan" w:date="2022-11-25T18:08:00Z">
              <w:tcPr>
                <w:tcW w:w="5035" w:type="dxa"/>
                <w:gridSpan w:val="2"/>
              </w:tcPr>
            </w:tcPrChange>
          </w:tcPr>
          <w:p w14:paraId="65F098B4" w14:textId="148BB4DE" w:rsidR="00DE6A77" w:rsidDel="00324E21" w:rsidRDefault="00DE6A77" w:rsidP="00DE6A77">
            <w:pPr>
              <w:spacing w:line="276" w:lineRule="auto"/>
              <w:rPr>
                <w:ins w:id="2558" w:author="Mohammad Nayeem Hasan" w:date="2022-11-25T16:19:00Z"/>
                <w:del w:id="2559" w:author="Mohammad Nayeem Hasan [2]" w:date="2023-03-02T00:19:00Z"/>
                <w:rFonts w:ascii="Times New Roman" w:hAnsi="Times New Roman" w:cs="Times New Roman"/>
                <w:sz w:val="24"/>
                <w:szCs w:val="24"/>
              </w:rPr>
            </w:pPr>
            <w:ins w:id="2560" w:author="Mohammad Nayeem Hasan" w:date="2022-11-25T16:20:00Z">
              <w:del w:id="2561" w:author="Mohammad Nayeem Hasan [2]" w:date="2023-03-02T00:19:00Z">
                <w:r w:rsidDel="00324E21">
                  <w:rPr>
                    <w:rFonts w:ascii="Times New Roman" w:hAnsi="Times New Roman" w:cs="Times New Roman"/>
                    <w:sz w:val="24"/>
                    <w:szCs w:val="24"/>
                  </w:rPr>
                  <w:delText>Avg. Temperature (12)</w:delText>
                </w:r>
              </w:del>
            </w:ins>
          </w:p>
        </w:tc>
        <w:tc>
          <w:tcPr>
            <w:tcW w:w="1260" w:type="dxa"/>
            <w:tcPrChange w:id="2562" w:author="Mohammad Nayeem Hasan" w:date="2022-11-25T18:08:00Z">
              <w:tcPr>
                <w:tcW w:w="990" w:type="dxa"/>
              </w:tcPr>
            </w:tcPrChange>
          </w:tcPr>
          <w:p w14:paraId="5A1F2FDE" w14:textId="61BB4BAE" w:rsidR="00DE6A77" w:rsidDel="00324E21" w:rsidRDefault="00A30753" w:rsidP="00DE6A77">
            <w:pPr>
              <w:spacing w:line="276" w:lineRule="auto"/>
              <w:rPr>
                <w:ins w:id="2563" w:author="Mohammad Nayeem Hasan" w:date="2022-11-25T16:19:00Z"/>
                <w:del w:id="2564" w:author="Mohammad Nayeem Hasan [2]" w:date="2023-03-02T00:19:00Z"/>
                <w:rFonts w:ascii="Times New Roman" w:hAnsi="Times New Roman" w:cs="Times New Roman"/>
                <w:sz w:val="24"/>
                <w:szCs w:val="24"/>
              </w:rPr>
            </w:pPr>
            <w:ins w:id="2565" w:author="Mohammad Nayeem Hasan" w:date="2022-11-25T17:09:00Z">
              <w:del w:id="2566" w:author="Mohammad Nayeem Hasan [2]" w:date="2023-03-02T00:19:00Z">
                <w:r w:rsidRPr="00A30753" w:rsidDel="00324E21">
                  <w:rPr>
                    <w:rFonts w:ascii="Times New Roman" w:hAnsi="Times New Roman" w:cs="Times New Roman"/>
                    <w:sz w:val="24"/>
                    <w:szCs w:val="24"/>
                  </w:rPr>
                  <w:delText>103.01</w:delText>
                </w:r>
              </w:del>
            </w:ins>
          </w:p>
        </w:tc>
        <w:tc>
          <w:tcPr>
            <w:tcW w:w="2160" w:type="dxa"/>
            <w:tcPrChange w:id="2567" w:author="Mohammad Nayeem Hasan" w:date="2022-11-25T18:08:00Z">
              <w:tcPr>
                <w:tcW w:w="2430" w:type="dxa"/>
                <w:gridSpan w:val="3"/>
              </w:tcPr>
            </w:tcPrChange>
          </w:tcPr>
          <w:p w14:paraId="797C48DD" w14:textId="749F4453" w:rsidR="00DE6A77" w:rsidDel="00324E21" w:rsidRDefault="00A30753" w:rsidP="00DE6A77">
            <w:pPr>
              <w:spacing w:line="276" w:lineRule="auto"/>
              <w:rPr>
                <w:ins w:id="2568" w:author="Mohammad Nayeem Hasan" w:date="2022-11-25T16:19:00Z"/>
                <w:del w:id="2569" w:author="Mohammad Nayeem Hasan [2]" w:date="2023-03-02T00:19:00Z"/>
                <w:rFonts w:ascii="Times New Roman" w:hAnsi="Times New Roman" w:cs="Times New Roman"/>
                <w:sz w:val="24"/>
                <w:szCs w:val="24"/>
              </w:rPr>
            </w:pPr>
            <w:ins w:id="2570" w:author="Mohammad Nayeem Hasan" w:date="2022-11-25T17:10:00Z">
              <w:del w:id="2571" w:author="Mohammad Nayeem Hasan [2]" w:date="2023-03-02T00:19:00Z">
                <w:r w:rsidRPr="00A30753" w:rsidDel="00324E21">
                  <w:rPr>
                    <w:rFonts w:ascii="Times New Roman" w:hAnsi="Times New Roman" w:cs="Times New Roman"/>
                    <w:sz w:val="24"/>
                    <w:szCs w:val="24"/>
                  </w:rPr>
                  <w:delText>-72.</w:delText>
                </w:r>
              </w:del>
            </w:ins>
            <w:ins w:id="2572" w:author="Mohammad Nayeem Hasan" w:date="2022-11-25T17:14:00Z">
              <w:del w:id="2573" w:author="Mohammad Nayeem Hasan [2]" w:date="2023-03-02T00:19:00Z">
                <w:r w:rsidR="00AE08F9" w:rsidDel="00324E21">
                  <w:rPr>
                    <w:rFonts w:ascii="Times New Roman" w:hAnsi="Times New Roman" w:cs="Times New Roman"/>
                    <w:sz w:val="24"/>
                    <w:szCs w:val="24"/>
                  </w:rPr>
                  <w:delText>90</w:delText>
                </w:r>
              </w:del>
            </w:ins>
            <w:ins w:id="2574" w:author="Mohammad Nayeem Hasan" w:date="2022-11-25T17:10:00Z">
              <w:del w:id="2575" w:author="Mohammad Nayeem Hasan [2]" w:date="2023-03-02T00:19:00Z">
                <w:r w:rsidRPr="00A30753" w:rsidDel="00324E21">
                  <w:rPr>
                    <w:rFonts w:ascii="Times New Roman" w:hAnsi="Times New Roman" w:cs="Times New Roman"/>
                    <w:sz w:val="24"/>
                    <w:szCs w:val="24"/>
                  </w:rPr>
                  <w:delText xml:space="preserve"> </w:delText>
                </w:r>
                <w:r w:rsidR="00843D25" w:rsidDel="00324E21">
                  <w:rPr>
                    <w:rFonts w:ascii="Times New Roman" w:hAnsi="Times New Roman" w:cs="Times New Roman"/>
                    <w:sz w:val="24"/>
                    <w:szCs w:val="24"/>
                  </w:rPr>
                  <w:delText xml:space="preserve">to </w:delText>
                </w:r>
                <w:r w:rsidRPr="00A30753" w:rsidDel="00324E21">
                  <w:rPr>
                    <w:rFonts w:ascii="Times New Roman" w:hAnsi="Times New Roman" w:cs="Times New Roman"/>
                    <w:sz w:val="24"/>
                    <w:szCs w:val="24"/>
                  </w:rPr>
                  <w:delText>278.9</w:delText>
                </w:r>
              </w:del>
            </w:ins>
            <w:ins w:id="2576" w:author="Mohammad Nayeem Hasan" w:date="2022-11-25T17:14:00Z">
              <w:del w:id="2577" w:author="Mohammad Nayeem Hasan [2]" w:date="2023-03-02T00:19:00Z">
                <w:r w:rsidR="00AE08F9" w:rsidDel="00324E21">
                  <w:rPr>
                    <w:rFonts w:ascii="Times New Roman" w:hAnsi="Times New Roman" w:cs="Times New Roman"/>
                    <w:sz w:val="24"/>
                    <w:szCs w:val="24"/>
                  </w:rPr>
                  <w:delText>2</w:delText>
                </w:r>
              </w:del>
            </w:ins>
          </w:p>
        </w:tc>
        <w:tc>
          <w:tcPr>
            <w:tcW w:w="1131" w:type="dxa"/>
            <w:tcPrChange w:id="2578" w:author="Mohammad Nayeem Hasan" w:date="2022-11-25T18:08:00Z">
              <w:tcPr>
                <w:tcW w:w="1131" w:type="dxa"/>
              </w:tcPr>
            </w:tcPrChange>
          </w:tcPr>
          <w:p w14:paraId="300431BC" w14:textId="1A895C35" w:rsidR="00DE6A77" w:rsidDel="00324E21" w:rsidRDefault="00A30753" w:rsidP="00DE6A77">
            <w:pPr>
              <w:spacing w:line="276" w:lineRule="auto"/>
              <w:rPr>
                <w:ins w:id="2579" w:author="Mohammad Nayeem Hasan" w:date="2022-11-25T16:19:00Z"/>
                <w:del w:id="2580" w:author="Mohammad Nayeem Hasan [2]" w:date="2023-03-02T00:19:00Z"/>
                <w:rFonts w:ascii="Times New Roman" w:hAnsi="Times New Roman" w:cs="Times New Roman"/>
                <w:sz w:val="24"/>
                <w:szCs w:val="24"/>
              </w:rPr>
            </w:pPr>
            <w:ins w:id="2581" w:author="Mohammad Nayeem Hasan" w:date="2022-11-25T17:09:00Z">
              <w:del w:id="2582" w:author="Mohammad Nayeem Hasan [2]" w:date="2023-03-02T00:19:00Z">
                <w:r w:rsidRPr="00A30753" w:rsidDel="00324E21">
                  <w:rPr>
                    <w:rFonts w:ascii="Times New Roman" w:hAnsi="Times New Roman" w:cs="Times New Roman"/>
                    <w:sz w:val="24"/>
                    <w:szCs w:val="24"/>
                  </w:rPr>
                  <w:delText>0.251</w:delText>
                </w:r>
              </w:del>
            </w:ins>
          </w:p>
        </w:tc>
      </w:tr>
      <w:tr w:rsidR="00595B3D" w:rsidDel="00324E21" w14:paraId="16379174" w14:textId="3D41F66A" w:rsidTr="00595B3D">
        <w:trPr>
          <w:ins w:id="2583" w:author="Mohammad Nayeem Hasan" w:date="2022-11-25T17:27:00Z"/>
          <w:del w:id="2584" w:author="Mohammad Nayeem Hasan [2]" w:date="2023-03-02T00:19:00Z"/>
        </w:trPr>
        <w:tc>
          <w:tcPr>
            <w:tcW w:w="5035" w:type="dxa"/>
          </w:tcPr>
          <w:p w14:paraId="34447B7E" w14:textId="412A30DF" w:rsidR="00520A22" w:rsidRPr="00595B3D" w:rsidDel="00324E21" w:rsidRDefault="00520A22" w:rsidP="00DE6A77">
            <w:pPr>
              <w:spacing w:line="276" w:lineRule="auto"/>
              <w:rPr>
                <w:ins w:id="2585" w:author="Mohammad Nayeem Hasan" w:date="2022-11-25T17:27:00Z"/>
                <w:del w:id="2586" w:author="Mohammad Nayeem Hasan [2]" w:date="2023-03-02T00:19:00Z"/>
                <w:rFonts w:ascii="Times New Roman" w:hAnsi="Times New Roman" w:cs="Times New Roman"/>
                <w:b/>
                <w:bCs/>
                <w:sz w:val="24"/>
                <w:szCs w:val="24"/>
                <w:rPrChange w:id="2587" w:author="Mohammad Nayeem Hasan" w:date="2022-11-25T18:08:00Z">
                  <w:rPr>
                    <w:ins w:id="2588" w:author="Mohammad Nayeem Hasan" w:date="2022-11-25T17:27:00Z"/>
                    <w:del w:id="2589" w:author="Mohammad Nayeem Hasan [2]" w:date="2023-03-02T00:19:00Z"/>
                    <w:rFonts w:ascii="Times New Roman" w:hAnsi="Times New Roman" w:cs="Times New Roman"/>
                    <w:sz w:val="24"/>
                    <w:szCs w:val="24"/>
                  </w:rPr>
                </w:rPrChange>
              </w:rPr>
            </w:pPr>
            <w:ins w:id="2590" w:author="Mohammad Nayeem Hasan" w:date="2022-11-25T17:27:00Z">
              <w:del w:id="2591" w:author="Mohammad Nayeem Hasan [2]" w:date="2023-03-02T00:19:00Z">
                <w:r w:rsidRPr="00595B3D" w:rsidDel="00324E21">
                  <w:rPr>
                    <w:rFonts w:ascii="Times New Roman" w:hAnsi="Times New Roman" w:cs="Times New Roman"/>
                    <w:b/>
                    <w:bCs/>
                    <w:sz w:val="24"/>
                    <w:szCs w:val="24"/>
                    <w:rPrChange w:id="2592" w:author="Mohammad Nayeem Hasan" w:date="2022-11-25T18:08:00Z">
                      <w:rPr>
                        <w:rFonts w:ascii="Times New Roman" w:hAnsi="Times New Roman" w:cs="Times New Roman"/>
                        <w:sz w:val="24"/>
                        <w:szCs w:val="24"/>
                      </w:rPr>
                    </w:rPrChange>
                  </w:rPr>
                  <w:delText>Rainfall (</w:delText>
                </w:r>
              </w:del>
            </w:ins>
            <w:ins w:id="2593" w:author="Mohammad Nayeem Hasan" w:date="2022-11-25T18:21:00Z">
              <w:del w:id="2594" w:author="Mohammad Nayeem Hasan [2]" w:date="2023-03-02T00:19:00Z">
                <w:r w:rsidR="00270879" w:rsidRPr="00270879" w:rsidDel="00324E21">
                  <w:rPr>
                    <w:rFonts w:ascii="Times New Roman" w:hAnsi="Times New Roman" w:cs="Times New Roman"/>
                    <w:b/>
                    <w:bCs/>
                    <w:sz w:val="24"/>
                    <w:szCs w:val="24"/>
                  </w:rPr>
                  <w:delText>1) *</w:delText>
                </w:r>
              </w:del>
            </w:ins>
            <w:ins w:id="2595" w:author="Mohammad Nayeem Hasan" w:date="2022-11-25T17:27:00Z">
              <w:del w:id="2596" w:author="Mohammad Nayeem Hasan [2]" w:date="2023-03-02T00:19:00Z">
                <w:r w:rsidRPr="00595B3D" w:rsidDel="00324E21">
                  <w:rPr>
                    <w:rFonts w:ascii="Times New Roman" w:hAnsi="Times New Roman" w:cs="Times New Roman"/>
                    <w:b/>
                    <w:bCs/>
                    <w:sz w:val="24"/>
                    <w:szCs w:val="24"/>
                    <w:rPrChange w:id="2597" w:author="Mohammad Nayeem Hasan" w:date="2022-11-25T18:08:00Z">
                      <w:rPr>
                        <w:rFonts w:ascii="Times New Roman" w:hAnsi="Times New Roman" w:cs="Times New Roman"/>
                        <w:sz w:val="24"/>
                        <w:szCs w:val="24"/>
                      </w:rPr>
                    </w:rPrChange>
                  </w:rPr>
                  <w:delText xml:space="preserve"> Relative Humidity (1)</w:delText>
                </w:r>
              </w:del>
            </w:ins>
          </w:p>
        </w:tc>
        <w:tc>
          <w:tcPr>
            <w:tcW w:w="1260" w:type="dxa"/>
          </w:tcPr>
          <w:p w14:paraId="42425FF9" w14:textId="57DB3398" w:rsidR="00520A22" w:rsidRPr="00A30753" w:rsidDel="00324E21" w:rsidRDefault="00520A22" w:rsidP="00DE6A77">
            <w:pPr>
              <w:spacing w:line="276" w:lineRule="auto"/>
              <w:rPr>
                <w:ins w:id="2598" w:author="Mohammad Nayeem Hasan" w:date="2022-11-25T17:27:00Z"/>
                <w:del w:id="2599" w:author="Mohammad Nayeem Hasan [2]" w:date="2023-03-02T00:19:00Z"/>
                <w:rFonts w:ascii="Times New Roman" w:hAnsi="Times New Roman" w:cs="Times New Roman"/>
                <w:sz w:val="24"/>
                <w:szCs w:val="24"/>
              </w:rPr>
            </w:pPr>
            <w:ins w:id="2600" w:author="Mohammad Nayeem Hasan" w:date="2022-11-25T17:27:00Z">
              <w:del w:id="2601" w:author="Mohammad Nayeem Hasan [2]" w:date="2023-03-02T00:19:00Z">
                <w:r w:rsidRPr="00520A22" w:rsidDel="00324E21">
                  <w:rPr>
                    <w:rFonts w:ascii="Times New Roman" w:hAnsi="Times New Roman" w:cs="Times New Roman"/>
                    <w:sz w:val="24"/>
                    <w:szCs w:val="24"/>
                  </w:rPr>
                  <w:delText>0.0</w:delText>
                </w:r>
              </w:del>
            </w:ins>
            <w:ins w:id="2602" w:author="Mohammad Nayeem Hasan" w:date="2022-11-25T17:45:00Z">
              <w:del w:id="2603" w:author="Mohammad Nayeem Hasan [2]" w:date="2023-03-02T00:19:00Z">
                <w:r w:rsidR="00A8497C" w:rsidDel="00324E21">
                  <w:rPr>
                    <w:rFonts w:ascii="Times New Roman" w:hAnsi="Times New Roman" w:cs="Times New Roman"/>
                    <w:sz w:val="24"/>
                    <w:szCs w:val="24"/>
                  </w:rPr>
                  <w:delText>3</w:delText>
                </w:r>
              </w:del>
            </w:ins>
          </w:p>
        </w:tc>
        <w:tc>
          <w:tcPr>
            <w:tcW w:w="2160" w:type="dxa"/>
          </w:tcPr>
          <w:p w14:paraId="0768AD13" w14:textId="2B100E96" w:rsidR="00520A22" w:rsidRPr="00A30753" w:rsidDel="00324E21" w:rsidRDefault="00520A22" w:rsidP="00DE6A77">
            <w:pPr>
              <w:spacing w:line="276" w:lineRule="auto"/>
              <w:rPr>
                <w:ins w:id="2604" w:author="Mohammad Nayeem Hasan" w:date="2022-11-25T17:27:00Z"/>
                <w:del w:id="2605" w:author="Mohammad Nayeem Hasan [2]" w:date="2023-03-02T00:19:00Z"/>
                <w:rFonts w:ascii="Times New Roman" w:hAnsi="Times New Roman" w:cs="Times New Roman"/>
                <w:sz w:val="24"/>
                <w:szCs w:val="24"/>
              </w:rPr>
            </w:pPr>
            <w:ins w:id="2606" w:author="Mohammad Nayeem Hasan" w:date="2022-11-25T17:28:00Z">
              <w:del w:id="2607" w:author="Mohammad Nayeem Hasan [2]" w:date="2023-03-02T00:19:00Z">
                <w:r w:rsidRPr="00520A22" w:rsidDel="00324E21">
                  <w:rPr>
                    <w:rFonts w:ascii="Times New Roman" w:hAnsi="Times New Roman" w:cs="Times New Roman"/>
                    <w:sz w:val="24"/>
                    <w:szCs w:val="24"/>
                  </w:rPr>
                  <w:delText>-0.0</w:delText>
                </w:r>
              </w:del>
            </w:ins>
            <w:ins w:id="2608" w:author="Mohammad Nayeem Hasan" w:date="2022-11-25T17:53:00Z">
              <w:del w:id="2609" w:author="Mohammad Nayeem Hasan [2]" w:date="2023-03-02T00:19:00Z">
                <w:r w:rsidR="00CC69E1" w:rsidDel="00324E21">
                  <w:rPr>
                    <w:rFonts w:ascii="Times New Roman" w:hAnsi="Times New Roman" w:cs="Times New Roman"/>
                    <w:sz w:val="24"/>
                    <w:szCs w:val="24"/>
                  </w:rPr>
                  <w:delText xml:space="preserve">1 to </w:delText>
                </w:r>
              </w:del>
            </w:ins>
            <w:ins w:id="2610" w:author="Mohammad Nayeem Hasan" w:date="2022-11-25T17:28:00Z">
              <w:del w:id="2611" w:author="Mohammad Nayeem Hasan [2]" w:date="2023-03-02T00:19:00Z">
                <w:r w:rsidRPr="00520A22" w:rsidDel="00324E21">
                  <w:rPr>
                    <w:rFonts w:ascii="Times New Roman" w:hAnsi="Times New Roman" w:cs="Times New Roman"/>
                    <w:sz w:val="24"/>
                    <w:szCs w:val="24"/>
                  </w:rPr>
                  <w:delText>0.06</w:delText>
                </w:r>
              </w:del>
            </w:ins>
          </w:p>
        </w:tc>
        <w:tc>
          <w:tcPr>
            <w:tcW w:w="1131" w:type="dxa"/>
          </w:tcPr>
          <w:p w14:paraId="55C46EAB" w14:textId="71F0C852" w:rsidR="00520A22" w:rsidRPr="00595B3D" w:rsidDel="00324E21" w:rsidRDefault="00520A22" w:rsidP="00DE6A77">
            <w:pPr>
              <w:spacing w:line="276" w:lineRule="auto"/>
              <w:rPr>
                <w:ins w:id="2612" w:author="Mohammad Nayeem Hasan" w:date="2022-11-25T17:27:00Z"/>
                <w:del w:id="2613" w:author="Mohammad Nayeem Hasan [2]" w:date="2023-03-02T00:19:00Z"/>
                <w:rFonts w:ascii="Times New Roman" w:hAnsi="Times New Roman" w:cs="Times New Roman"/>
                <w:b/>
                <w:bCs/>
                <w:sz w:val="24"/>
                <w:szCs w:val="24"/>
                <w:rPrChange w:id="2614" w:author="Mohammad Nayeem Hasan" w:date="2022-11-25T18:06:00Z">
                  <w:rPr>
                    <w:ins w:id="2615" w:author="Mohammad Nayeem Hasan" w:date="2022-11-25T17:27:00Z"/>
                    <w:del w:id="2616" w:author="Mohammad Nayeem Hasan [2]" w:date="2023-03-02T00:19:00Z"/>
                    <w:rFonts w:ascii="Times New Roman" w:hAnsi="Times New Roman" w:cs="Times New Roman"/>
                    <w:sz w:val="24"/>
                    <w:szCs w:val="24"/>
                  </w:rPr>
                </w:rPrChange>
              </w:rPr>
            </w:pPr>
            <w:ins w:id="2617" w:author="Mohammad Nayeem Hasan" w:date="2022-11-25T17:27:00Z">
              <w:del w:id="2618" w:author="Mohammad Nayeem Hasan [2]" w:date="2023-03-02T00:19:00Z">
                <w:r w:rsidRPr="00595B3D" w:rsidDel="00324E21">
                  <w:rPr>
                    <w:rFonts w:ascii="Times New Roman" w:hAnsi="Times New Roman" w:cs="Times New Roman"/>
                    <w:b/>
                    <w:bCs/>
                    <w:sz w:val="24"/>
                    <w:szCs w:val="24"/>
                    <w:rPrChange w:id="2619" w:author="Mohammad Nayeem Hasan" w:date="2022-11-25T18:06:00Z">
                      <w:rPr>
                        <w:rFonts w:ascii="Times New Roman" w:hAnsi="Times New Roman" w:cs="Times New Roman"/>
                        <w:sz w:val="24"/>
                        <w:szCs w:val="24"/>
                      </w:rPr>
                    </w:rPrChange>
                  </w:rPr>
                  <w:delText>0.09</w:delText>
                </w:r>
              </w:del>
            </w:ins>
            <w:ins w:id="2620" w:author="Mohammad Nayeem Hasan" w:date="2022-11-25T17:55:00Z">
              <w:del w:id="2621" w:author="Mohammad Nayeem Hasan [2]" w:date="2023-03-02T00:19:00Z">
                <w:r w:rsidR="00AF361A" w:rsidRPr="00595B3D" w:rsidDel="00324E21">
                  <w:rPr>
                    <w:rFonts w:ascii="Times New Roman" w:hAnsi="Times New Roman" w:cs="Times New Roman"/>
                    <w:b/>
                    <w:bCs/>
                    <w:sz w:val="24"/>
                    <w:szCs w:val="24"/>
                    <w:rPrChange w:id="2622" w:author="Mohammad Nayeem Hasan" w:date="2022-11-25T18:06:00Z">
                      <w:rPr>
                        <w:rFonts w:ascii="Times New Roman" w:hAnsi="Times New Roman" w:cs="Times New Roman"/>
                        <w:sz w:val="24"/>
                        <w:szCs w:val="24"/>
                      </w:rPr>
                    </w:rPrChange>
                  </w:rPr>
                  <w:delText>1</w:delText>
                </w:r>
              </w:del>
            </w:ins>
          </w:p>
        </w:tc>
      </w:tr>
      <w:tr w:rsidR="00595B3D" w:rsidDel="00324E21" w14:paraId="46C9DCAB" w14:textId="315CE90A" w:rsidTr="00595B3D">
        <w:trPr>
          <w:ins w:id="2623" w:author="Mohammad Nayeem Hasan" w:date="2022-11-25T17:27:00Z"/>
          <w:del w:id="2624" w:author="Mohammad Nayeem Hasan [2]" w:date="2023-03-02T00:19:00Z"/>
        </w:trPr>
        <w:tc>
          <w:tcPr>
            <w:tcW w:w="5035" w:type="dxa"/>
          </w:tcPr>
          <w:p w14:paraId="1E5B0D7B" w14:textId="47F2543E" w:rsidR="00520A22" w:rsidRPr="00595B3D" w:rsidDel="00324E21" w:rsidRDefault="00520A22" w:rsidP="00DE6A77">
            <w:pPr>
              <w:spacing w:line="276" w:lineRule="auto"/>
              <w:rPr>
                <w:ins w:id="2625" w:author="Mohammad Nayeem Hasan" w:date="2022-11-25T17:27:00Z"/>
                <w:del w:id="2626" w:author="Mohammad Nayeem Hasan [2]" w:date="2023-03-02T00:19:00Z"/>
                <w:rFonts w:ascii="Times New Roman" w:hAnsi="Times New Roman" w:cs="Times New Roman"/>
                <w:b/>
                <w:bCs/>
                <w:sz w:val="24"/>
                <w:szCs w:val="24"/>
                <w:rPrChange w:id="2627" w:author="Mohammad Nayeem Hasan" w:date="2022-11-25T18:08:00Z">
                  <w:rPr>
                    <w:ins w:id="2628" w:author="Mohammad Nayeem Hasan" w:date="2022-11-25T17:27:00Z"/>
                    <w:del w:id="2629" w:author="Mohammad Nayeem Hasan [2]" w:date="2023-03-02T00:19:00Z"/>
                    <w:rFonts w:ascii="Times New Roman" w:hAnsi="Times New Roman" w:cs="Times New Roman"/>
                    <w:sz w:val="24"/>
                    <w:szCs w:val="24"/>
                  </w:rPr>
                </w:rPrChange>
              </w:rPr>
            </w:pPr>
            <w:ins w:id="2630" w:author="Mohammad Nayeem Hasan" w:date="2022-11-25T17:28:00Z">
              <w:del w:id="2631" w:author="Mohammad Nayeem Hasan [2]" w:date="2023-03-02T00:19:00Z">
                <w:r w:rsidRPr="00595B3D" w:rsidDel="00324E21">
                  <w:rPr>
                    <w:rFonts w:ascii="Times New Roman" w:hAnsi="Times New Roman" w:cs="Times New Roman"/>
                    <w:b/>
                    <w:bCs/>
                    <w:sz w:val="24"/>
                    <w:szCs w:val="24"/>
                    <w:rPrChange w:id="2632" w:author="Mohammad Nayeem Hasan" w:date="2022-11-25T18:08:00Z">
                      <w:rPr>
                        <w:rFonts w:ascii="Times New Roman" w:hAnsi="Times New Roman" w:cs="Times New Roman"/>
                        <w:sz w:val="24"/>
                        <w:szCs w:val="24"/>
                      </w:rPr>
                    </w:rPrChange>
                  </w:rPr>
                  <w:delText>Rainfall (</w:delText>
                </w:r>
              </w:del>
            </w:ins>
            <w:ins w:id="2633" w:author="Mohammad Nayeem Hasan" w:date="2022-11-25T18:21:00Z">
              <w:del w:id="2634" w:author="Mohammad Nayeem Hasan [2]" w:date="2023-03-02T00:19:00Z">
                <w:r w:rsidR="00270879" w:rsidRPr="00270879" w:rsidDel="00324E21">
                  <w:rPr>
                    <w:rFonts w:ascii="Times New Roman" w:hAnsi="Times New Roman" w:cs="Times New Roman"/>
                    <w:b/>
                    <w:bCs/>
                    <w:sz w:val="24"/>
                    <w:szCs w:val="24"/>
                  </w:rPr>
                  <w:delText>1) *</w:delText>
                </w:r>
              </w:del>
            </w:ins>
            <w:ins w:id="2635" w:author="Mohammad Nayeem Hasan" w:date="2022-11-25T17:28:00Z">
              <w:del w:id="2636" w:author="Mohammad Nayeem Hasan [2]" w:date="2023-03-02T00:19:00Z">
                <w:r w:rsidRPr="00595B3D" w:rsidDel="00324E21">
                  <w:rPr>
                    <w:rFonts w:ascii="Times New Roman" w:hAnsi="Times New Roman" w:cs="Times New Roman"/>
                    <w:b/>
                    <w:bCs/>
                    <w:sz w:val="24"/>
                    <w:szCs w:val="24"/>
                    <w:rPrChange w:id="2637" w:author="Mohammad Nayeem Hasan" w:date="2022-11-25T18:08:00Z">
                      <w:rPr>
                        <w:rFonts w:ascii="Times New Roman" w:hAnsi="Times New Roman" w:cs="Times New Roman"/>
                        <w:sz w:val="24"/>
                        <w:szCs w:val="24"/>
                      </w:rPr>
                    </w:rPrChange>
                  </w:rPr>
                  <w:delText xml:space="preserve"> Max. Temperature (3)</w:delText>
                </w:r>
              </w:del>
            </w:ins>
          </w:p>
        </w:tc>
        <w:tc>
          <w:tcPr>
            <w:tcW w:w="1260" w:type="dxa"/>
          </w:tcPr>
          <w:p w14:paraId="2620D7B7" w14:textId="29CCC404" w:rsidR="00520A22" w:rsidRPr="00A30753" w:rsidDel="00324E21" w:rsidRDefault="00520A22" w:rsidP="00DE6A77">
            <w:pPr>
              <w:spacing w:line="276" w:lineRule="auto"/>
              <w:rPr>
                <w:ins w:id="2638" w:author="Mohammad Nayeem Hasan" w:date="2022-11-25T17:27:00Z"/>
                <w:del w:id="2639" w:author="Mohammad Nayeem Hasan [2]" w:date="2023-03-02T00:19:00Z"/>
                <w:rFonts w:ascii="Times New Roman" w:hAnsi="Times New Roman" w:cs="Times New Roman"/>
                <w:sz w:val="24"/>
                <w:szCs w:val="24"/>
              </w:rPr>
            </w:pPr>
            <w:ins w:id="2640" w:author="Mohammad Nayeem Hasan" w:date="2022-11-25T17:29:00Z">
              <w:del w:id="2641" w:author="Mohammad Nayeem Hasan [2]" w:date="2023-03-02T00:19:00Z">
                <w:r w:rsidRPr="00520A22" w:rsidDel="00324E21">
                  <w:rPr>
                    <w:rFonts w:ascii="Times New Roman" w:hAnsi="Times New Roman" w:cs="Times New Roman"/>
                    <w:sz w:val="24"/>
                    <w:szCs w:val="24"/>
                  </w:rPr>
                  <w:delText>0.0</w:delText>
                </w:r>
              </w:del>
            </w:ins>
            <w:ins w:id="2642" w:author="Mohammad Nayeem Hasan" w:date="2022-11-25T17:46:00Z">
              <w:del w:id="2643" w:author="Mohammad Nayeem Hasan [2]" w:date="2023-03-02T00:19:00Z">
                <w:r w:rsidR="0054565B" w:rsidDel="00324E21">
                  <w:rPr>
                    <w:rFonts w:ascii="Times New Roman" w:hAnsi="Times New Roman" w:cs="Times New Roman"/>
                    <w:sz w:val="24"/>
                    <w:szCs w:val="24"/>
                  </w:rPr>
                  <w:delText>8</w:delText>
                </w:r>
              </w:del>
            </w:ins>
          </w:p>
        </w:tc>
        <w:tc>
          <w:tcPr>
            <w:tcW w:w="2160" w:type="dxa"/>
          </w:tcPr>
          <w:p w14:paraId="55004B84" w14:textId="4BEBF6CB" w:rsidR="00520A22" w:rsidRPr="00A30753" w:rsidDel="00324E21" w:rsidRDefault="00520A22" w:rsidP="00DE6A77">
            <w:pPr>
              <w:spacing w:line="276" w:lineRule="auto"/>
              <w:rPr>
                <w:ins w:id="2644" w:author="Mohammad Nayeem Hasan" w:date="2022-11-25T17:27:00Z"/>
                <w:del w:id="2645" w:author="Mohammad Nayeem Hasan [2]" w:date="2023-03-02T00:19:00Z"/>
                <w:rFonts w:ascii="Times New Roman" w:hAnsi="Times New Roman" w:cs="Times New Roman"/>
                <w:sz w:val="24"/>
                <w:szCs w:val="24"/>
              </w:rPr>
            </w:pPr>
            <w:ins w:id="2646" w:author="Mohammad Nayeem Hasan" w:date="2022-11-25T17:29:00Z">
              <w:del w:id="2647" w:author="Mohammad Nayeem Hasan [2]" w:date="2023-03-02T00:19:00Z">
                <w:r w:rsidRPr="00520A22" w:rsidDel="00324E21">
                  <w:rPr>
                    <w:rFonts w:ascii="Times New Roman" w:hAnsi="Times New Roman" w:cs="Times New Roman"/>
                    <w:sz w:val="24"/>
                    <w:szCs w:val="24"/>
                  </w:rPr>
                  <w:delText>-0.01</w:delText>
                </w:r>
              </w:del>
            </w:ins>
            <w:ins w:id="2648" w:author="Mohammad Nayeem Hasan" w:date="2022-11-25T17:54:00Z">
              <w:del w:id="2649" w:author="Mohammad Nayeem Hasan [2]" w:date="2023-03-02T00:19:00Z">
                <w:r w:rsidR="00CC69E1" w:rsidDel="00324E21">
                  <w:rPr>
                    <w:rFonts w:ascii="Times New Roman" w:hAnsi="Times New Roman" w:cs="Times New Roman"/>
                    <w:sz w:val="24"/>
                    <w:szCs w:val="24"/>
                  </w:rPr>
                  <w:delText xml:space="preserve"> to</w:delText>
                </w:r>
              </w:del>
            </w:ins>
            <w:ins w:id="2650" w:author="Mohammad Nayeem Hasan" w:date="2022-11-25T17:29:00Z">
              <w:del w:id="2651" w:author="Mohammad Nayeem Hasan [2]" w:date="2023-03-02T00:19:00Z">
                <w:r w:rsidRPr="00520A22" w:rsidDel="00324E21">
                  <w:rPr>
                    <w:rFonts w:ascii="Times New Roman" w:hAnsi="Times New Roman" w:cs="Times New Roman"/>
                    <w:sz w:val="24"/>
                    <w:szCs w:val="24"/>
                  </w:rPr>
                  <w:delText xml:space="preserve"> 0.16</w:delText>
                </w:r>
              </w:del>
            </w:ins>
          </w:p>
        </w:tc>
        <w:tc>
          <w:tcPr>
            <w:tcW w:w="1131" w:type="dxa"/>
          </w:tcPr>
          <w:p w14:paraId="075DDE19" w14:textId="40A2672C" w:rsidR="00520A22" w:rsidRPr="00595B3D" w:rsidDel="00324E21" w:rsidRDefault="00520A22" w:rsidP="00DE6A77">
            <w:pPr>
              <w:spacing w:line="276" w:lineRule="auto"/>
              <w:rPr>
                <w:ins w:id="2652" w:author="Mohammad Nayeem Hasan" w:date="2022-11-25T17:27:00Z"/>
                <w:del w:id="2653" w:author="Mohammad Nayeem Hasan [2]" w:date="2023-03-02T00:19:00Z"/>
                <w:rFonts w:ascii="Times New Roman" w:hAnsi="Times New Roman" w:cs="Times New Roman"/>
                <w:b/>
                <w:bCs/>
                <w:sz w:val="24"/>
                <w:szCs w:val="24"/>
                <w:rPrChange w:id="2654" w:author="Mohammad Nayeem Hasan" w:date="2022-11-25T18:06:00Z">
                  <w:rPr>
                    <w:ins w:id="2655" w:author="Mohammad Nayeem Hasan" w:date="2022-11-25T17:27:00Z"/>
                    <w:del w:id="2656" w:author="Mohammad Nayeem Hasan [2]" w:date="2023-03-02T00:19:00Z"/>
                    <w:rFonts w:ascii="Times New Roman" w:hAnsi="Times New Roman" w:cs="Times New Roman"/>
                    <w:sz w:val="24"/>
                    <w:szCs w:val="24"/>
                  </w:rPr>
                </w:rPrChange>
              </w:rPr>
            </w:pPr>
            <w:ins w:id="2657" w:author="Mohammad Nayeem Hasan" w:date="2022-11-25T17:29:00Z">
              <w:del w:id="2658" w:author="Mohammad Nayeem Hasan [2]" w:date="2023-03-02T00:19:00Z">
                <w:r w:rsidRPr="00595B3D" w:rsidDel="00324E21">
                  <w:rPr>
                    <w:rFonts w:ascii="Times New Roman" w:hAnsi="Times New Roman" w:cs="Times New Roman"/>
                    <w:b/>
                    <w:bCs/>
                    <w:sz w:val="24"/>
                    <w:szCs w:val="24"/>
                    <w:rPrChange w:id="2659" w:author="Mohammad Nayeem Hasan" w:date="2022-11-25T18:06:00Z">
                      <w:rPr>
                        <w:rFonts w:ascii="Times New Roman" w:hAnsi="Times New Roman" w:cs="Times New Roman"/>
                        <w:sz w:val="24"/>
                        <w:szCs w:val="24"/>
                      </w:rPr>
                    </w:rPrChange>
                  </w:rPr>
                  <w:delText>0.083</w:delText>
                </w:r>
              </w:del>
            </w:ins>
          </w:p>
        </w:tc>
      </w:tr>
      <w:tr w:rsidR="00595B3D" w:rsidDel="00324E21" w14:paraId="1669A7C2" w14:textId="39F70058" w:rsidTr="00595B3D">
        <w:trPr>
          <w:ins w:id="2660" w:author="Mohammad Nayeem Hasan" w:date="2022-11-25T17:33:00Z"/>
          <w:del w:id="2661" w:author="Mohammad Nayeem Hasan [2]" w:date="2023-03-02T00:19:00Z"/>
        </w:trPr>
        <w:tc>
          <w:tcPr>
            <w:tcW w:w="5035" w:type="dxa"/>
          </w:tcPr>
          <w:p w14:paraId="3BF3C51B" w14:textId="4E469D1B" w:rsidR="00520A22" w:rsidRPr="00595B3D" w:rsidDel="00324E21" w:rsidRDefault="003D4EA8" w:rsidP="00DE6A77">
            <w:pPr>
              <w:spacing w:line="276" w:lineRule="auto"/>
              <w:rPr>
                <w:ins w:id="2662" w:author="Mohammad Nayeem Hasan" w:date="2022-11-25T17:33:00Z"/>
                <w:del w:id="2663" w:author="Mohammad Nayeem Hasan [2]" w:date="2023-03-02T00:19:00Z"/>
                <w:rFonts w:ascii="Times New Roman" w:hAnsi="Times New Roman" w:cs="Times New Roman"/>
                <w:b/>
                <w:bCs/>
                <w:sz w:val="24"/>
                <w:szCs w:val="24"/>
                <w:rPrChange w:id="2664" w:author="Mohammad Nayeem Hasan" w:date="2022-11-25T18:08:00Z">
                  <w:rPr>
                    <w:ins w:id="2665" w:author="Mohammad Nayeem Hasan" w:date="2022-11-25T17:33:00Z"/>
                    <w:del w:id="2666" w:author="Mohammad Nayeem Hasan [2]" w:date="2023-03-02T00:19:00Z"/>
                    <w:rFonts w:ascii="Times New Roman" w:hAnsi="Times New Roman" w:cs="Times New Roman"/>
                    <w:sz w:val="24"/>
                    <w:szCs w:val="24"/>
                  </w:rPr>
                </w:rPrChange>
              </w:rPr>
            </w:pPr>
            <w:ins w:id="2667" w:author="Mohammad Nayeem Hasan" w:date="2022-11-25T17:38:00Z">
              <w:del w:id="2668" w:author="Mohammad Nayeem Hasan [2]" w:date="2023-03-02T00:19:00Z">
                <w:r w:rsidRPr="00595B3D" w:rsidDel="00324E21">
                  <w:rPr>
                    <w:rFonts w:ascii="Times New Roman" w:hAnsi="Times New Roman" w:cs="Times New Roman"/>
                    <w:b/>
                    <w:bCs/>
                    <w:sz w:val="24"/>
                    <w:szCs w:val="24"/>
                    <w:rPrChange w:id="2669" w:author="Mohammad Nayeem Hasan" w:date="2022-11-25T18:08:00Z">
                      <w:rPr>
                        <w:rFonts w:ascii="Times New Roman" w:hAnsi="Times New Roman" w:cs="Times New Roman"/>
                        <w:sz w:val="24"/>
                        <w:szCs w:val="24"/>
                      </w:rPr>
                    </w:rPrChange>
                  </w:rPr>
                  <w:delText>Rainfall (</w:delText>
                </w:r>
              </w:del>
            </w:ins>
            <w:ins w:id="2670" w:author="Mohammad Nayeem Hasan" w:date="2022-11-25T18:21:00Z">
              <w:del w:id="2671" w:author="Mohammad Nayeem Hasan [2]" w:date="2023-03-02T00:19:00Z">
                <w:r w:rsidR="00270879" w:rsidRPr="00270879" w:rsidDel="00324E21">
                  <w:rPr>
                    <w:rFonts w:ascii="Times New Roman" w:hAnsi="Times New Roman" w:cs="Times New Roman"/>
                    <w:b/>
                    <w:bCs/>
                    <w:sz w:val="24"/>
                    <w:szCs w:val="24"/>
                  </w:rPr>
                  <w:delText>1) *</w:delText>
                </w:r>
              </w:del>
            </w:ins>
            <w:ins w:id="2672" w:author="Mohammad Nayeem Hasan" w:date="2022-11-25T17:38:00Z">
              <w:del w:id="2673" w:author="Mohammad Nayeem Hasan [2]" w:date="2023-03-02T00:19:00Z">
                <w:r w:rsidRPr="00595B3D" w:rsidDel="00324E21">
                  <w:rPr>
                    <w:rFonts w:ascii="Times New Roman" w:hAnsi="Times New Roman" w:cs="Times New Roman"/>
                    <w:b/>
                    <w:bCs/>
                    <w:sz w:val="24"/>
                    <w:szCs w:val="24"/>
                    <w:rPrChange w:id="2674" w:author="Mohammad Nayeem Hasan" w:date="2022-11-25T18:08:00Z">
                      <w:rPr>
                        <w:rFonts w:ascii="Times New Roman" w:hAnsi="Times New Roman" w:cs="Times New Roman"/>
                        <w:sz w:val="24"/>
                        <w:szCs w:val="24"/>
                      </w:rPr>
                    </w:rPrChange>
                  </w:rPr>
                  <w:delText xml:space="preserve"> Min. Temperature (2)</w:delText>
                </w:r>
              </w:del>
            </w:ins>
          </w:p>
        </w:tc>
        <w:tc>
          <w:tcPr>
            <w:tcW w:w="1260" w:type="dxa"/>
          </w:tcPr>
          <w:p w14:paraId="11DD75D4" w14:textId="0E2E822F" w:rsidR="00520A22" w:rsidRPr="00A30753" w:rsidDel="00324E21" w:rsidRDefault="003D4EA8" w:rsidP="00DE6A77">
            <w:pPr>
              <w:spacing w:line="276" w:lineRule="auto"/>
              <w:rPr>
                <w:ins w:id="2675" w:author="Mohammad Nayeem Hasan" w:date="2022-11-25T17:33:00Z"/>
                <w:del w:id="2676" w:author="Mohammad Nayeem Hasan [2]" w:date="2023-03-02T00:19:00Z"/>
                <w:rFonts w:ascii="Times New Roman" w:hAnsi="Times New Roman" w:cs="Times New Roman"/>
                <w:sz w:val="24"/>
                <w:szCs w:val="24"/>
              </w:rPr>
            </w:pPr>
            <w:ins w:id="2677" w:author="Mohammad Nayeem Hasan" w:date="2022-11-25T17:35:00Z">
              <w:del w:id="2678" w:author="Mohammad Nayeem Hasan [2]" w:date="2023-03-02T00:19:00Z">
                <w:r w:rsidRPr="003D4EA8" w:rsidDel="00324E21">
                  <w:rPr>
                    <w:rFonts w:ascii="Times New Roman" w:hAnsi="Times New Roman" w:cs="Times New Roman"/>
                    <w:sz w:val="24"/>
                    <w:szCs w:val="24"/>
                  </w:rPr>
                  <w:delText>0.</w:delText>
                </w:r>
              </w:del>
            </w:ins>
            <w:ins w:id="2679" w:author="Mohammad Nayeem Hasan" w:date="2022-11-25T17:46:00Z">
              <w:del w:id="2680" w:author="Mohammad Nayeem Hasan [2]" w:date="2023-03-02T00:19:00Z">
                <w:r w:rsidR="0054565B" w:rsidDel="00324E21">
                  <w:rPr>
                    <w:rFonts w:ascii="Times New Roman" w:hAnsi="Times New Roman" w:cs="Times New Roman"/>
                    <w:sz w:val="24"/>
                    <w:szCs w:val="24"/>
                  </w:rPr>
                  <w:delText>10</w:delText>
                </w:r>
              </w:del>
            </w:ins>
          </w:p>
        </w:tc>
        <w:tc>
          <w:tcPr>
            <w:tcW w:w="2160" w:type="dxa"/>
          </w:tcPr>
          <w:p w14:paraId="77FDF165" w14:textId="12E30D7D" w:rsidR="00520A22" w:rsidRPr="00A30753" w:rsidDel="00324E21" w:rsidRDefault="003D4EA8" w:rsidP="00DE6A77">
            <w:pPr>
              <w:spacing w:line="276" w:lineRule="auto"/>
              <w:rPr>
                <w:ins w:id="2681" w:author="Mohammad Nayeem Hasan" w:date="2022-11-25T17:33:00Z"/>
                <w:del w:id="2682" w:author="Mohammad Nayeem Hasan [2]" w:date="2023-03-02T00:19:00Z"/>
                <w:rFonts w:ascii="Times New Roman" w:hAnsi="Times New Roman" w:cs="Times New Roman"/>
                <w:sz w:val="24"/>
                <w:szCs w:val="24"/>
              </w:rPr>
            </w:pPr>
            <w:ins w:id="2683" w:author="Mohammad Nayeem Hasan" w:date="2022-11-25T17:36:00Z">
              <w:del w:id="2684" w:author="Mohammad Nayeem Hasan [2]" w:date="2023-03-02T00:19:00Z">
                <w:r w:rsidRPr="003D4EA8" w:rsidDel="00324E21">
                  <w:rPr>
                    <w:rFonts w:ascii="Times New Roman" w:hAnsi="Times New Roman" w:cs="Times New Roman"/>
                    <w:sz w:val="24"/>
                    <w:szCs w:val="24"/>
                  </w:rPr>
                  <w:delText>-0.0</w:delText>
                </w:r>
              </w:del>
            </w:ins>
            <w:ins w:id="2685" w:author="Mohammad Nayeem Hasan" w:date="2022-11-25T17:54:00Z">
              <w:del w:id="2686" w:author="Mohammad Nayeem Hasan [2]" w:date="2023-03-02T00:19:00Z">
                <w:r w:rsidR="00CC69E1" w:rsidDel="00324E21">
                  <w:rPr>
                    <w:rFonts w:ascii="Times New Roman" w:hAnsi="Times New Roman" w:cs="Times New Roman"/>
                    <w:sz w:val="24"/>
                    <w:szCs w:val="24"/>
                  </w:rPr>
                  <w:delText>2 to</w:delText>
                </w:r>
              </w:del>
            </w:ins>
            <w:ins w:id="2687" w:author="Mohammad Nayeem Hasan" w:date="2022-11-25T17:36:00Z">
              <w:del w:id="2688" w:author="Mohammad Nayeem Hasan [2]" w:date="2023-03-02T00:19:00Z">
                <w:r w:rsidRPr="003D4EA8" w:rsidDel="00324E21">
                  <w:rPr>
                    <w:rFonts w:ascii="Times New Roman" w:hAnsi="Times New Roman" w:cs="Times New Roman"/>
                    <w:sz w:val="24"/>
                    <w:szCs w:val="24"/>
                  </w:rPr>
                  <w:delText xml:space="preserve"> 0.2</w:delText>
                </w:r>
              </w:del>
            </w:ins>
            <w:ins w:id="2689" w:author="Mohammad Nayeem Hasan" w:date="2022-11-25T17:54:00Z">
              <w:del w:id="2690" w:author="Mohammad Nayeem Hasan [2]" w:date="2023-03-02T00:19:00Z">
                <w:r w:rsidR="00CC69E1" w:rsidDel="00324E21">
                  <w:rPr>
                    <w:rFonts w:ascii="Times New Roman" w:hAnsi="Times New Roman" w:cs="Times New Roman"/>
                    <w:sz w:val="24"/>
                    <w:szCs w:val="24"/>
                  </w:rPr>
                  <w:delText>1</w:delText>
                </w:r>
              </w:del>
            </w:ins>
          </w:p>
        </w:tc>
        <w:tc>
          <w:tcPr>
            <w:tcW w:w="1131" w:type="dxa"/>
          </w:tcPr>
          <w:p w14:paraId="6422B669" w14:textId="3AF090FD" w:rsidR="00520A22" w:rsidRPr="00595B3D" w:rsidDel="00324E21" w:rsidRDefault="003D4EA8" w:rsidP="00DE6A77">
            <w:pPr>
              <w:spacing w:line="276" w:lineRule="auto"/>
              <w:rPr>
                <w:ins w:id="2691" w:author="Mohammad Nayeem Hasan" w:date="2022-11-25T17:33:00Z"/>
                <w:del w:id="2692" w:author="Mohammad Nayeem Hasan [2]" w:date="2023-03-02T00:19:00Z"/>
                <w:rFonts w:ascii="Times New Roman" w:hAnsi="Times New Roman" w:cs="Times New Roman"/>
                <w:b/>
                <w:bCs/>
                <w:sz w:val="24"/>
                <w:szCs w:val="24"/>
                <w:rPrChange w:id="2693" w:author="Mohammad Nayeem Hasan" w:date="2022-11-25T18:06:00Z">
                  <w:rPr>
                    <w:ins w:id="2694" w:author="Mohammad Nayeem Hasan" w:date="2022-11-25T17:33:00Z"/>
                    <w:del w:id="2695" w:author="Mohammad Nayeem Hasan [2]" w:date="2023-03-02T00:19:00Z"/>
                    <w:rFonts w:ascii="Times New Roman" w:hAnsi="Times New Roman" w:cs="Times New Roman"/>
                    <w:sz w:val="24"/>
                    <w:szCs w:val="24"/>
                  </w:rPr>
                </w:rPrChange>
              </w:rPr>
            </w:pPr>
            <w:ins w:id="2696" w:author="Mohammad Nayeem Hasan" w:date="2022-11-25T17:35:00Z">
              <w:del w:id="2697" w:author="Mohammad Nayeem Hasan [2]" w:date="2023-03-02T00:19:00Z">
                <w:r w:rsidRPr="00595B3D" w:rsidDel="00324E21">
                  <w:rPr>
                    <w:rFonts w:ascii="Times New Roman" w:hAnsi="Times New Roman" w:cs="Times New Roman"/>
                    <w:b/>
                    <w:bCs/>
                    <w:sz w:val="24"/>
                    <w:szCs w:val="24"/>
                    <w:rPrChange w:id="2698" w:author="Mohammad Nayeem Hasan" w:date="2022-11-25T18:06:00Z">
                      <w:rPr>
                        <w:rFonts w:ascii="Times New Roman" w:hAnsi="Times New Roman" w:cs="Times New Roman"/>
                        <w:sz w:val="24"/>
                        <w:szCs w:val="24"/>
                      </w:rPr>
                    </w:rPrChange>
                  </w:rPr>
                  <w:delText>0.0</w:delText>
                </w:r>
              </w:del>
            </w:ins>
            <w:ins w:id="2699" w:author="Mohammad Nayeem Hasan" w:date="2022-11-25T17:55:00Z">
              <w:del w:id="2700" w:author="Mohammad Nayeem Hasan [2]" w:date="2023-03-02T00:19:00Z">
                <w:r w:rsidR="00AF361A" w:rsidRPr="00595B3D" w:rsidDel="00324E21">
                  <w:rPr>
                    <w:rFonts w:ascii="Times New Roman" w:hAnsi="Times New Roman" w:cs="Times New Roman"/>
                    <w:b/>
                    <w:bCs/>
                    <w:sz w:val="24"/>
                    <w:szCs w:val="24"/>
                    <w:rPrChange w:id="2701" w:author="Mohammad Nayeem Hasan" w:date="2022-11-25T18:06:00Z">
                      <w:rPr>
                        <w:rFonts w:ascii="Times New Roman" w:hAnsi="Times New Roman" w:cs="Times New Roman"/>
                        <w:sz w:val="24"/>
                        <w:szCs w:val="24"/>
                      </w:rPr>
                    </w:rPrChange>
                  </w:rPr>
                  <w:delText>90</w:delText>
                </w:r>
              </w:del>
            </w:ins>
          </w:p>
        </w:tc>
      </w:tr>
      <w:tr w:rsidR="00595B3D" w:rsidDel="00324E21" w14:paraId="14A30C16" w14:textId="1C96FD9A" w:rsidTr="00595B3D">
        <w:trPr>
          <w:ins w:id="2702" w:author="Mohammad Nayeem Hasan" w:date="2022-11-25T17:33:00Z"/>
          <w:del w:id="2703" w:author="Mohammad Nayeem Hasan [2]" w:date="2023-03-02T00:19:00Z"/>
        </w:trPr>
        <w:tc>
          <w:tcPr>
            <w:tcW w:w="5035" w:type="dxa"/>
          </w:tcPr>
          <w:p w14:paraId="3FBB74E7" w14:textId="7F43C9E0" w:rsidR="00520A22" w:rsidRPr="00595B3D" w:rsidDel="00324E21" w:rsidRDefault="003D4EA8" w:rsidP="00DE6A77">
            <w:pPr>
              <w:spacing w:line="276" w:lineRule="auto"/>
              <w:rPr>
                <w:ins w:id="2704" w:author="Mohammad Nayeem Hasan" w:date="2022-11-25T17:33:00Z"/>
                <w:del w:id="2705" w:author="Mohammad Nayeem Hasan [2]" w:date="2023-03-02T00:19:00Z"/>
                <w:rFonts w:ascii="Times New Roman" w:hAnsi="Times New Roman" w:cs="Times New Roman"/>
                <w:b/>
                <w:bCs/>
                <w:sz w:val="24"/>
                <w:szCs w:val="24"/>
                <w:rPrChange w:id="2706" w:author="Mohammad Nayeem Hasan" w:date="2022-11-25T18:08:00Z">
                  <w:rPr>
                    <w:ins w:id="2707" w:author="Mohammad Nayeem Hasan" w:date="2022-11-25T17:33:00Z"/>
                    <w:del w:id="2708" w:author="Mohammad Nayeem Hasan [2]" w:date="2023-03-02T00:19:00Z"/>
                    <w:rFonts w:ascii="Times New Roman" w:hAnsi="Times New Roman" w:cs="Times New Roman"/>
                    <w:sz w:val="24"/>
                    <w:szCs w:val="24"/>
                  </w:rPr>
                </w:rPrChange>
              </w:rPr>
            </w:pPr>
            <w:ins w:id="2709" w:author="Mohammad Nayeem Hasan" w:date="2022-11-25T17:38:00Z">
              <w:del w:id="2710" w:author="Mohammad Nayeem Hasan [2]" w:date="2023-03-02T00:19:00Z">
                <w:r w:rsidRPr="00595B3D" w:rsidDel="00324E21">
                  <w:rPr>
                    <w:rFonts w:ascii="Times New Roman" w:hAnsi="Times New Roman" w:cs="Times New Roman"/>
                    <w:b/>
                    <w:bCs/>
                    <w:sz w:val="24"/>
                    <w:szCs w:val="24"/>
                    <w:rPrChange w:id="2711" w:author="Mohammad Nayeem Hasan" w:date="2022-11-25T18:08:00Z">
                      <w:rPr>
                        <w:rFonts w:ascii="Times New Roman" w:hAnsi="Times New Roman" w:cs="Times New Roman"/>
                        <w:sz w:val="24"/>
                        <w:szCs w:val="24"/>
                      </w:rPr>
                    </w:rPrChange>
                  </w:rPr>
                  <w:delText>Rainfall (</w:delText>
                </w:r>
              </w:del>
            </w:ins>
            <w:ins w:id="2712" w:author="Mohammad Nayeem Hasan" w:date="2022-11-25T18:21:00Z">
              <w:del w:id="2713" w:author="Mohammad Nayeem Hasan [2]" w:date="2023-03-02T00:19:00Z">
                <w:r w:rsidR="00270879" w:rsidRPr="00270879" w:rsidDel="00324E21">
                  <w:rPr>
                    <w:rFonts w:ascii="Times New Roman" w:hAnsi="Times New Roman" w:cs="Times New Roman"/>
                    <w:b/>
                    <w:bCs/>
                    <w:sz w:val="24"/>
                    <w:szCs w:val="24"/>
                  </w:rPr>
                  <w:delText>1) *</w:delText>
                </w:r>
              </w:del>
            </w:ins>
            <w:ins w:id="2714" w:author="Mohammad Nayeem Hasan" w:date="2022-11-25T17:38:00Z">
              <w:del w:id="2715" w:author="Mohammad Nayeem Hasan [2]" w:date="2023-03-02T00:19:00Z">
                <w:r w:rsidRPr="00595B3D" w:rsidDel="00324E21">
                  <w:rPr>
                    <w:rFonts w:ascii="Times New Roman" w:hAnsi="Times New Roman" w:cs="Times New Roman"/>
                    <w:b/>
                    <w:bCs/>
                    <w:sz w:val="24"/>
                    <w:szCs w:val="24"/>
                    <w:rPrChange w:id="2716" w:author="Mohammad Nayeem Hasan" w:date="2022-11-25T18:08:00Z">
                      <w:rPr>
                        <w:rFonts w:ascii="Times New Roman" w:hAnsi="Times New Roman" w:cs="Times New Roman"/>
                        <w:sz w:val="24"/>
                        <w:szCs w:val="24"/>
                      </w:rPr>
                    </w:rPrChange>
                  </w:rPr>
                  <w:delText xml:space="preserve"> Avg. Temperature (3)</w:delText>
                </w:r>
              </w:del>
            </w:ins>
          </w:p>
        </w:tc>
        <w:tc>
          <w:tcPr>
            <w:tcW w:w="1260" w:type="dxa"/>
          </w:tcPr>
          <w:p w14:paraId="1580A87F" w14:textId="0973F8F2" w:rsidR="00520A22" w:rsidRPr="00A30753" w:rsidDel="00324E21" w:rsidRDefault="003D4EA8" w:rsidP="00DE6A77">
            <w:pPr>
              <w:spacing w:line="276" w:lineRule="auto"/>
              <w:rPr>
                <w:ins w:id="2717" w:author="Mohammad Nayeem Hasan" w:date="2022-11-25T17:33:00Z"/>
                <w:del w:id="2718" w:author="Mohammad Nayeem Hasan [2]" w:date="2023-03-02T00:19:00Z"/>
                <w:rFonts w:ascii="Times New Roman" w:hAnsi="Times New Roman" w:cs="Times New Roman"/>
                <w:sz w:val="24"/>
                <w:szCs w:val="24"/>
              </w:rPr>
            </w:pPr>
            <w:ins w:id="2719" w:author="Mohammad Nayeem Hasan" w:date="2022-11-25T17:37:00Z">
              <w:del w:id="2720" w:author="Mohammad Nayeem Hasan [2]" w:date="2023-03-02T00:19:00Z">
                <w:r w:rsidRPr="003D4EA8" w:rsidDel="00324E21">
                  <w:rPr>
                    <w:rFonts w:ascii="Times New Roman" w:hAnsi="Times New Roman" w:cs="Times New Roman"/>
                    <w:sz w:val="24"/>
                    <w:szCs w:val="24"/>
                  </w:rPr>
                  <w:delText>0.0</w:delText>
                </w:r>
              </w:del>
            </w:ins>
            <w:ins w:id="2721" w:author="Mohammad Nayeem Hasan" w:date="2022-11-25T17:46:00Z">
              <w:del w:id="2722" w:author="Mohammad Nayeem Hasan [2]" w:date="2023-03-02T00:19:00Z">
                <w:r w:rsidR="0054565B" w:rsidDel="00324E21">
                  <w:rPr>
                    <w:rFonts w:ascii="Times New Roman" w:hAnsi="Times New Roman" w:cs="Times New Roman"/>
                    <w:sz w:val="24"/>
                    <w:szCs w:val="24"/>
                  </w:rPr>
                  <w:delText>9</w:delText>
                </w:r>
              </w:del>
            </w:ins>
          </w:p>
        </w:tc>
        <w:tc>
          <w:tcPr>
            <w:tcW w:w="2160" w:type="dxa"/>
          </w:tcPr>
          <w:p w14:paraId="03CCDD2B" w14:textId="01267D8D" w:rsidR="00520A22" w:rsidRPr="00A30753" w:rsidDel="00324E21" w:rsidRDefault="003D4EA8" w:rsidP="00DE6A77">
            <w:pPr>
              <w:spacing w:line="276" w:lineRule="auto"/>
              <w:rPr>
                <w:ins w:id="2723" w:author="Mohammad Nayeem Hasan" w:date="2022-11-25T17:33:00Z"/>
                <w:del w:id="2724" w:author="Mohammad Nayeem Hasan [2]" w:date="2023-03-02T00:19:00Z"/>
                <w:rFonts w:ascii="Times New Roman" w:hAnsi="Times New Roman" w:cs="Times New Roman"/>
                <w:sz w:val="24"/>
                <w:szCs w:val="24"/>
              </w:rPr>
            </w:pPr>
            <w:ins w:id="2725" w:author="Mohammad Nayeem Hasan" w:date="2022-11-25T17:38:00Z">
              <w:del w:id="2726" w:author="Mohammad Nayeem Hasan [2]" w:date="2023-03-02T00:19:00Z">
                <w:r w:rsidRPr="003D4EA8" w:rsidDel="00324E21">
                  <w:rPr>
                    <w:rFonts w:ascii="Times New Roman" w:hAnsi="Times New Roman" w:cs="Times New Roman"/>
                    <w:sz w:val="24"/>
                    <w:szCs w:val="24"/>
                  </w:rPr>
                  <w:delText xml:space="preserve">-0.01 </w:delText>
                </w:r>
              </w:del>
            </w:ins>
            <w:ins w:id="2727" w:author="Mohammad Nayeem Hasan" w:date="2022-11-25T17:54:00Z">
              <w:del w:id="2728" w:author="Mohammad Nayeem Hasan [2]" w:date="2023-03-02T00:19:00Z">
                <w:r w:rsidR="00CC69E1" w:rsidDel="00324E21">
                  <w:rPr>
                    <w:rFonts w:ascii="Times New Roman" w:hAnsi="Times New Roman" w:cs="Times New Roman"/>
                    <w:sz w:val="24"/>
                    <w:szCs w:val="24"/>
                  </w:rPr>
                  <w:delText>to</w:delText>
                </w:r>
              </w:del>
            </w:ins>
            <w:ins w:id="2729" w:author="Mohammad Nayeem Hasan" w:date="2022-11-25T17:38:00Z">
              <w:del w:id="2730" w:author="Mohammad Nayeem Hasan [2]" w:date="2023-03-02T00:19:00Z">
                <w:r w:rsidRPr="003D4EA8" w:rsidDel="00324E21">
                  <w:rPr>
                    <w:rFonts w:ascii="Times New Roman" w:hAnsi="Times New Roman" w:cs="Times New Roman"/>
                    <w:sz w:val="24"/>
                    <w:szCs w:val="24"/>
                  </w:rPr>
                  <w:delText xml:space="preserve"> 0.</w:delText>
                </w:r>
              </w:del>
            </w:ins>
            <w:ins w:id="2731" w:author="Mohammad Nayeem Hasan" w:date="2022-11-25T17:54:00Z">
              <w:del w:id="2732" w:author="Mohammad Nayeem Hasan [2]" w:date="2023-03-02T00:19:00Z">
                <w:r w:rsidR="00CC69E1" w:rsidDel="00324E21">
                  <w:rPr>
                    <w:rFonts w:ascii="Times New Roman" w:hAnsi="Times New Roman" w:cs="Times New Roman"/>
                    <w:sz w:val="24"/>
                    <w:szCs w:val="24"/>
                  </w:rPr>
                  <w:delText>19</w:delText>
                </w:r>
              </w:del>
            </w:ins>
          </w:p>
        </w:tc>
        <w:tc>
          <w:tcPr>
            <w:tcW w:w="1131" w:type="dxa"/>
          </w:tcPr>
          <w:p w14:paraId="654D639B" w14:textId="2D93DD21" w:rsidR="00520A22" w:rsidRPr="00595B3D" w:rsidDel="00324E21" w:rsidRDefault="003D4EA8" w:rsidP="00DE6A77">
            <w:pPr>
              <w:spacing w:line="276" w:lineRule="auto"/>
              <w:rPr>
                <w:ins w:id="2733" w:author="Mohammad Nayeem Hasan" w:date="2022-11-25T17:33:00Z"/>
                <w:del w:id="2734" w:author="Mohammad Nayeem Hasan [2]" w:date="2023-03-02T00:19:00Z"/>
                <w:rFonts w:ascii="Times New Roman" w:hAnsi="Times New Roman" w:cs="Times New Roman"/>
                <w:b/>
                <w:bCs/>
                <w:sz w:val="24"/>
                <w:szCs w:val="24"/>
                <w:rPrChange w:id="2735" w:author="Mohammad Nayeem Hasan" w:date="2022-11-25T18:06:00Z">
                  <w:rPr>
                    <w:ins w:id="2736" w:author="Mohammad Nayeem Hasan" w:date="2022-11-25T17:33:00Z"/>
                    <w:del w:id="2737" w:author="Mohammad Nayeem Hasan [2]" w:date="2023-03-02T00:19:00Z"/>
                    <w:rFonts w:ascii="Times New Roman" w:hAnsi="Times New Roman" w:cs="Times New Roman"/>
                    <w:sz w:val="24"/>
                    <w:szCs w:val="24"/>
                  </w:rPr>
                </w:rPrChange>
              </w:rPr>
            </w:pPr>
            <w:ins w:id="2738" w:author="Mohammad Nayeem Hasan" w:date="2022-11-25T17:37:00Z">
              <w:del w:id="2739" w:author="Mohammad Nayeem Hasan [2]" w:date="2023-03-02T00:19:00Z">
                <w:r w:rsidRPr="00595B3D" w:rsidDel="00324E21">
                  <w:rPr>
                    <w:rFonts w:ascii="Times New Roman" w:hAnsi="Times New Roman" w:cs="Times New Roman"/>
                    <w:b/>
                    <w:bCs/>
                    <w:sz w:val="24"/>
                    <w:szCs w:val="24"/>
                    <w:rPrChange w:id="2740" w:author="Mohammad Nayeem Hasan" w:date="2022-11-25T18:06:00Z">
                      <w:rPr>
                        <w:rFonts w:ascii="Times New Roman" w:hAnsi="Times New Roman" w:cs="Times New Roman"/>
                        <w:sz w:val="24"/>
                        <w:szCs w:val="24"/>
                      </w:rPr>
                    </w:rPrChange>
                  </w:rPr>
                  <w:delText>0.08</w:delText>
                </w:r>
              </w:del>
            </w:ins>
            <w:ins w:id="2741" w:author="Mohammad Nayeem Hasan" w:date="2022-11-25T17:55:00Z">
              <w:del w:id="2742" w:author="Mohammad Nayeem Hasan [2]" w:date="2023-03-02T00:19:00Z">
                <w:r w:rsidR="00AF361A" w:rsidRPr="00595B3D" w:rsidDel="00324E21">
                  <w:rPr>
                    <w:rFonts w:ascii="Times New Roman" w:hAnsi="Times New Roman" w:cs="Times New Roman"/>
                    <w:b/>
                    <w:bCs/>
                    <w:sz w:val="24"/>
                    <w:szCs w:val="24"/>
                    <w:rPrChange w:id="2743" w:author="Mohammad Nayeem Hasan" w:date="2022-11-25T18:06:00Z">
                      <w:rPr>
                        <w:rFonts w:ascii="Times New Roman" w:hAnsi="Times New Roman" w:cs="Times New Roman"/>
                        <w:sz w:val="24"/>
                        <w:szCs w:val="24"/>
                      </w:rPr>
                    </w:rPrChange>
                  </w:rPr>
                  <w:delText>3</w:delText>
                </w:r>
              </w:del>
            </w:ins>
          </w:p>
        </w:tc>
      </w:tr>
      <w:tr w:rsidR="00595B3D" w:rsidDel="00324E21" w14:paraId="71CB0ED2" w14:textId="7AA68C45" w:rsidTr="00595B3D">
        <w:trPr>
          <w:ins w:id="2744" w:author="Mohammad Nayeem Hasan" w:date="2022-11-25T17:33:00Z"/>
          <w:del w:id="2745" w:author="Mohammad Nayeem Hasan [2]" w:date="2023-03-02T00:19:00Z"/>
        </w:trPr>
        <w:tc>
          <w:tcPr>
            <w:tcW w:w="5035" w:type="dxa"/>
          </w:tcPr>
          <w:p w14:paraId="5D0D8ACF" w14:textId="18CEA805" w:rsidR="00520A22" w:rsidRPr="00595B3D" w:rsidDel="00324E21" w:rsidRDefault="00A8497C" w:rsidP="00DE6A77">
            <w:pPr>
              <w:spacing w:line="276" w:lineRule="auto"/>
              <w:rPr>
                <w:ins w:id="2746" w:author="Mohammad Nayeem Hasan" w:date="2022-11-25T17:33:00Z"/>
                <w:del w:id="2747" w:author="Mohammad Nayeem Hasan [2]" w:date="2023-03-02T00:19:00Z"/>
                <w:rFonts w:ascii="Times New Roman" w:hAnsi="Times New Roman" w:cs="Times New Roman"/>
                <w:b/>
                <w:bCs/>
                <w:sz w:val="24"/>
                <w:szCs w:val="24"/>
                <w:rPrChange w:id="2748" w:author="Mohammad Nayeem Hasan" w:date="2022-11-25T18:08:00Z">
                  <w:rPr>
                    <w:ins w:id="2749" w:author="Mohammad Nayeem Hasan" w:date="2022-11-25T17:33:00Z"/>
                    <w:del w:id="2750" w:author="Mohammad Nayeem Hasan [2]" w:date="2023-03-02T00:19:00Z"/>
                    <w:rFonts w:ascii="Times New Roman" w:hAnsi="Times New Roman" w:cs="Times New Roman"/>
                    <w:sz w:val="24"/>
                    <w:szCs w:val="24"/>
                  </w:rPr>
                </w:rPrChange>
              </w:rPr>
            </w:pPr>
            <w:ins w:id="2751" w:author="Mohammad Nayeem Hasan" w:date="2022-11-25T17:44:00Z">
              <w:del w:id="2752" w:author="Mohammad Nayeem Hasan [2]" w:date="2023-03-02T00:19:00Z">
                <w:r w:rsidRPr="00595B3D" w:rsidDel="00324E21">
                  <w:rPr>
                    <w:rFonts w:ascii="Times New Roman" w:hAnsi="Times New Roman" w:cs="Times New Roman"/>
                    <w:b/>
                    <w:bCs/>
                    <w:sz w:val="24"/>
                    <w:szCs w:val="24"/>
                    <w:rPrChange w:id="2753" w:author="Mohammad Nayeem Hasan" w:date="2022-11-25T18:08:00Z">
                      <w:rPr>
                        <w:rFonts w:ascii="Times New Roman" w:hAnsi="Times New Roman" w:cs="Times New Roman"/>
                        <w:sz w:val="24"/>
                        <w:szCs w:val="24"/>
                      </w:rPr>
                    </w:rPrChange>
                  </w:rPr>
                  <w:delText>Relative Humidity (</w:delText>
                </w:r>
              </w:del>
            </w:ins>
            <w:ins w:id="2754" w:author="Mohammad Nayeem Hasan" w:date="2022-11-25T18:21:00Z">
              <w:del w:id="2755" w:author="Mohammad Nayeem Hasan [2]" w:date="2023-03-02T00:19:00Z">
                <w:r w:rsidR="00270879" w:rsidRPr="00270879" w:rsidDel="00324E21">
                  <w:rPr>
                    <w:rFonts w:ascii="Times New Roman" w:hAnsi="Times New Roman" w:cs="Times New Roman"/>
                    <w:b/>
                    <w:bCs/>
                    <w:sz w:val="24"/>
                    <w:szCs w:val="24"/>
                  </w:rPr>
                  <w:delText>1) *</w:delText>
                </w:r>
              </w:del>
            </w:ins>
            <w:ins w:id="2756" w:author="Mohammad Nayeem Hasan" w:date="2022-11-25T17:44:00Z">
              <w:del w:id="2757" w:author="Mohammad Nayeem Hasan [2]" w:date="2023-03-02T00:19:00Z">
                <w:r w:rsidRPr="00595B3D" w:rsidDel="00324E21">
                  <w:rPr>
                    <w:rFonts w:ascii="Times New Roman" w:hAnsi="Times New Roman" w:cs="Times New Roman"/>
                    <w:b/>
                    <w:bCs/>
                    <w:sz w:val="24"/>
                    <w:szCs w:val="24"/>
                    <w:rPrChange w:id="2758" w:author="Mohammad Nayeem Hasan" w:date="2022-11-25T18:08:00Z">
                      <w:rPr>
                        <w:rFonts w:ascii="Times New Roman" w:hAnsi="Times New Roman" w:cs="Times New Roman"/>
                        <w:sz w:val="24"/>
                        <w:szCs w:val="24"/>
                      </w:rPr>
                    </w:rPrChange>
                  </w:rPr>
                  <w:delText xml:space="preserve"> Max. Temperature (3)</w:delText>
                </w:r>
              </w:del>
            </w:ins>
          </w:p>
        </w:tc>
        <w:tc>
          <w:tcPr>
            <w:tcW w:w="1260" w:type="dxa"/>
          </w:tcPr>
          <w:p w14:paraId="6B930DB3" w14:textId="5919272A" w:rsidR="00520A22" w:rsidRPr="00A30753" w:rsidDel="00324E21" w:rsidRDefault="0054565B" w:rsidP="00DE6A77">
            <w:pPr>
              <w:spacing w:line="276" w:lineRule="auto"/>
              <w:rPr>
                <w:ins w:id="2759" w:author="Mohammad Nayeem Hasan" w:date="2022-11-25T17:33:00Z"/>
                <w:del w:id="2760" w:author="Mohammad Nayeem Hasan [2]" w:date="2023-03-02T00:19:00Z"/>
                <w:rFonts w:ascii="Times New Roman" w:hAnsi="Times New Roman" w:cs="Times New Roman"/>
                <w:sz w:val="24"/>
                <w:szCs w:val="24"/>
              </w:rPr>
            </w:pPr>
            <w:ins w:id="2761" w:author="Mohammad Nayeem Hasan" w:date="2022-11-25T17:45:00Z">
              <w:del w:id="2762" w:author="Mohammad Nayeem Hasan [2]" w:date="2023-03-02T00:19:00Z">
                <w:r w:rsidRPr="0054565B" w:rsidDel="00324E21">
                  <w:rPr>
                    <w:rFonts w:ascii="Times New Roman" w:hAnsi="Times New Roman" w:cs="Times New Roman"/>
                    <w:sz w:val="24"/>
                    <w:szCs w:val="24"/>
                  </w:rPr>
                  <w:delText>1.3</w:delText>
                </w:r>
              </w:del>
            </w:ins>
            <w:ins w:id="2763" w:author="Mohammad Nayeem Hasan" w:date="2022-11-25T17:46:00Z">
              <w:del w:id="2764" w:author="Mohammad Nayeem Hasan [2]" w:date="2023-03-02T00:19:00Z">
                <w:r w:rsidDel="00324E21">
                  <w:rPr>
                    <w:rFonts w:ascii="Times New Roman" w:hAnsi="Times New Roman" w:cs="Times New Roman"/>
                    <w:sz w:val="24"/>
                    <w:szCs w:val="24"/>
                  </w:rPr>
                  <w:delText>5</w:delText>
                </w:r>
              </w:del>
            </w:ins>
          </w:p>
        </w:tc>
        <w:tc>
          <w:tcPr>
            <w:tcW w:w="2160" w:type="dxa"/>
          </w:tcPr>
          <w:p w14:paraId="03817874" w14:textId="09925840" w:rsidR="00520A22" w:rsidRPr="00A30753" w:rsidDel="00324E21" w:rsidRDefault="0054565B" w:rsidP="00DE6A77">
            <w:pPr>
              <w:spacing w:line="276" w:lineRule="auto"/>
              <w:rPr>
                <w:ins w:id="2765" w:author="Mohammad Nayeem Hasan" w:date="2022-11-25T17:33:00Z"/>
                <w:del w:id="2766" w:author="Mohammad Nayeem Hasan [2]" w:date="2023-03-02T00:19:00Z"/>
                <w:rFonts w:ascii="Times New Roman" w:hAnsi="Times New Roman" w:cs="Times New Roman"/>
                <w:sz w:val="24"/>
                <w:szCs w:val="24"/>
              </w:rPr>
            </w:pPr>
            <w:ins w:id="2767" w:author="Mohammad Nayeem Hasan" w:date="2022-11-25T17:45:00Z">
              <w:del w:id="2768" w:author="Mohammad Nayeem Hasan [2]" w:date="2023-03-02T00:19:00Z">
                <w:r w:rsidRPr="0054565B" w:rsidDel="00324E21">
                  <w:rPr>
                    <w:rFonts w:ascii="Times New Roman" w:hAnsi="Times New Roman" w:cs="Times New Roman"/>
                    <w:sz w:val="24"/>
                    <w:szCs w:val="24"/>
                  </w:rPr>
                  <w:delText>-0.0</w:delText>
                </w:r>
              </w:del>
            </w:ins>
            <w:ins w:id="2769" w:author="Mohammad Nayeem Hasan" w:date="2022-11-25T17:54:00Z">
              <w:del w:id="2770" w:author="Mohammad Nayeem Hasan [2]" w:date="2023-03-02T00:19:00Z">
                <w:r w:rsidR="00CC69E1" w:rsidDel="00324E21">
                  <w:rPr>
                    <w:rFonts w:ascii="Times New Roman" w:hAnsi="Times New Roman" w:cs="Times New Roman"/>
                    <w:sz w:val="24"/>
                    <w:szCs w:val="24"/>
                  </w:rPr>
                  <w:delText>2 to</w:delText>
                </w:r>
              </w:del>
            </w:ins>
            <w:ins w:id="2771" w:author="Mohammad Nayeem Hasan" w:date="2022-11-25T17:45:00Z">
              <w:del w:id="2772" w:author="Mohammad Nayeem Hasan [2]" w:date="2023-03-02T00:19:00Z">
                <w:r w:rsidRPr="0054565B" w:rsidDel="00324E21">
                  <w:rPr>
                    <w:rFonts w:ascii="Times New Roman" w:hAnsi="Times New Roman" w:cs="Times New Roman"/>
                    <w:sz w:val="24"/>
                    <w:szCs w:val="24"/>
                  </w:rPr>
                  <w:delText xml:space="preserve"> 2.7</w:delText>
                </w:r>
              </w:del>
            </w:ins>
            <w:ins w:id="2773" w:author="Mohammad Nayeem Hasan" w:date="2022-11-25T17:54:00Z">
              <w:del w:id="2774" w:author="Mohammad Nayeem Hasan [2]" w:date="2023-03-02T00:19:00Z">
                <w:r w:rsidR="00CC69E1" w:rsidDel="00324E21">
                  <w:rPr>
                    <w:rFonts w:ascii="Times New Roman" w:hAnsi="Times New Roman" w:cs="Times New Roman"/>
                    <w:sz w:val="24"/>
                    <w:szCs w:val="24"/>
                  </w:rPr>
                  <w:delText>1</w:delText>
                </w:r>
              </w:del>
            </w:ins>
          </w:p>
        </w:tc>
        <w:tc>
          <w:tcPr>
            <w:tcW w:w="1131" w:type="dxa"/>
          </w:tcPr>
          <w:p w14:paraId="18F6A753" w14:textId="75027745" w:rsidR="00520A22" w:rsidRPr="00595B3D" w:rsidDel="00324E21" w:rsidRDefault="0054565B" w:rsidP="00DE6A77">
            <w:pPr>
              <w:spacing w:line="276" w:lineRule="auto"/>
              <w:rPr>
                <w:ins w:id="2775" w:author="Mohammad Nayeem Hasan" w:date="2022-11-25T17:33:00Z"/>
                <w:del w:id="2776" w:author="Mohammad Nayeem Hasan [2]" w:date="2023-03-02T00:19:00Z"/>
                <w:rFonts w:ascii="Times New Roman" w:hAnsi="Times New Roman" w:cs="Times New Roman"/>
                <w:b/>
                <w:bCs/>
                <w:sz w:val="24"/>
                <w:szCs w:val="24"/>
                <w:rPrChange w:id="2777" w:author="Mohammad Nayeem Hasan" w:date="2022-11-25T18:06:00Z">
                  <w:rPr>
                    <w:ins w:id="2778" w:author="Mohammad Nayeem Hasan" w:date="2022-11-25T17:33:00Z"/>
                    <w:del w:id="2779" w:author="Mohammad Nayeem Hasan [2]" w:date="2023-03-02T00:19:00Z"/>
                    <w:rFonts w:ascii="Times New Roman" w:hAnsi="Times New Roman" w:cs="Times New Roman"/>
                    <w:sz w:val="24"/>
                    <w:szCs w:val="24"/>
                  </w:rPr>
                </w:rPrChange>
              </w:rPr>
            </w:pPr>
            <w:ins w:id="2780" w:author="Mohammad Nayeem Hasan" w:date="2022-11-25T17:45:00Z">
              <w:del w:id="2781" w:author="Mohammad Nayeem Hasan [2]" w:date="2023-03-02T00:19:00Z">
                <w:r w:rsidRPr="00595B3D" w:rsidDel="00324E21">
                  <w:rPr>
                    <w:rFonts w:ascii="Times New Roman" w:hAnsi="Times New Roman" w:cs="Times New Roman"/>
                    <w:b/>
                    <w:bCs/>
                    <w:sz w:val="24"/>
                    <w:szCs w:val="24"/>
                    <w:rPrChange w:id="2782" w:author="Mohammad Nayeem Hasan" w:date="2022-11-25T18:06:00Z">
                      <w:rPr>
                        <w:rFonts w:ascii="Times New Roman" w:hAnsi="Times New Roman" w:cs="Times New Roman"/>
                        <w:sz w:val="24"/>
                        <w:szCs w:val="24"/>
                      </w:rPr>
                    </w:rPrChange>
                  </w:rPr>
                  <w:delText>0.05</w:delText>
                </w:r>
              </w:del>
            </w:ins>
            <w:ins w:id="2783" w:author="Mohammad Nayeem Hasan" w:date="2022-11-25T17:55:00Z">
              <w:del w:id="2784" w:author="Mohammad Nayeem Hasan [2]" w:date="2023-03-02T00:19:00Z">
                <w:r w:rsidR="00AF361A" w:rsidRPr="00595B3D" w:rsidDel="00324E21">
                  <w:rPr>
                    <w:rFonts w:ascii="Times New Roman" w:hAnsi="Times New Roman" w:cs="Times New Roman"/>
                    <w:b/>
                    <w:bCs/>
                    <w:sz w:val="24"/>
                    <w:szCs w:val="24"/>
                    <w:rPrChange w:id="2785" w:author="Mohammad Nayeem Hasan" w:date="2022-11-25T18:06:00Z">
                      <w:rPr>
                        <w:rFonts w:ascii="Times New Roman" w:hAnsi="Times New Roman" w:cs="Times New Roman"/>
                        <w:sz w:val="24"/>
                        <w:szCs w:val="24"/>
                      </w:rPr>
                    </w:rPrChange>
                  </w:rPr>
                  <w:delText>3</w:delText>
                </w:r>
              </w:del>
            </w:ins>
          </w:p>
        </w:tc>
      </w:tr>
      <w:tr w:rsidR="00595B3D" w:rsidDel="00324E21" w14:paraId="694C3ED5" w14:textId="68FB3592" w:rsidTr="00595B3D">
        <w:trPr>
          <w:ins w:id="2786" w:author="Mohammad Nayeem Hasan" w:date="2022-11-25T17:33:00Z"/>
          <w:del w:id="2787" w:author="Mohammad Nayeem Hasan [2]" w:date="2023-03-02T00:19:00Z"/>
        </w:trPr>
        <w:tc>
          <w:tcPr>
            <w:tcW w:w="5035" w:type="dxa"/>
          </w:tcPr>
          <w:p w14:paraId="7D77C51C" w14:textId="099AE89B" w:rsidR="00520A22" w:rsidRPr="00595B3D" w:rsidDel="00324E21" w:rsidRDefault="00CC69E1" w:rsidP="00DE6A77">
            <w:pPr>
              <w:spacing w:line="276" w:lineRule="auto"/>
              <w:rPr>
                <w:ins w:id="2788" w:author="Mohammad Nayeem Hasan" w:date="2022-11-25T17:33:00Z"/>
                <w:del w:id="2789" w:author="Mohammad Nayeem Hasan [2]" w:date="2023-03-02T00:19:00Z"/>
                <w:rFonts w:ascii="Times New Roman" w:hAnsi="Times New Roman" w:cs="Times New Roman"/>
                <w:b/>
                <w:bCs/>
                <w:sz w:val="24"/>
                <w:szCs w:val="24"/>
                <w:rPrChange w:id="2790" w:author="Mohammad Nayeem Hasan" w:date="2022-11-25T18:08:00Z">
                  <w:rPr>
                    <w:ins w:id="2791" w:author="Mohammad Nayeem Hasan" w:date="2022-11-25T17:33:00Z"/>
                    <w:del w:id="2792" w:author="Mohammad Nayeem Hasan [2]" w:date="2023-03-02T00:19:00Z"/>
                    <w:rFonts w:ascii="Times New Roman" w:hAnsi="Times New Roman" w:cs="Times New Roman"/>
                    <w:sz w:val="24"/>
                    <w:szCs w:val="24"/>
                  </w:rPr>
                </w:rPrChange>
              </w:rPr>
            </w:pPr>
            <w:ins w:id="2793" w:author="Mohammad Nayeem Hasan" w:date="2022-11-25T17:46:00Z">
              <w:del w:id="2794" w:author="Mohammad Nayeem Hasan [2]" w:date="2023-03-02T00:19:00Z">
                <w:r w:rsidRPr="00595B3D" w:rsidDel="00324E21">
                  <w:rPr>
                    <w:rFonts w:ascii="Times New Roman" w:hAnsi="Times New Roman" w:cs="Times New Roman"/>
                    <w:b/>
                    <w:bCs/>
                    <w:sz w:val="24"/>
                    <w:szCs w:val="24"/>
                    <w:rPrChange w:id="2795" w:author="Mohammad Nayeem Hasan" w:date="2022-11-25T18:08:00Z">
                      <w:rPr>
                        <w:rFonts w:ascii="Times New Roman" w:hAnsi="Times New Roman" w:cs="Times New Roman"/>
                        <w:sz w:val="24"/>
                        <w:szCs w:val="24"/>
                      </w:rPr>
                    </w:rPrChange>
                  </w:rPr>
                  <w:delText>Relative Humidity (</w:delText>
                </w:r>
              </w:del>
            </w:ins>
            <w:ins w:id="2796" w:author="Mohammad Nayeem Hasan" w:date="2022-11-25T18:21:00Z">
              <w:del w:id="2797" w:author="Mohammad Nayeem Hasan [2]" w:date="2023-03-02T00:19:00Z">
                <w:r w:rsidR="00270879" w:rsidRPr="00270879" w:rsidDel="00324E21">
                  <w:rPr>
                    <w:rFonts w:ascii="Times New Roman" w:hAnsi="Times New Roman" w:cs="Times New Roman"/>
                    <w:b/>
                    <w:bCs/>
                    <w:sz w:val="24"/>
                    <w:szCs w:val="24"/>
                  </w:rPr>
                  <w:delText>1) *</w:delText>
                </w:r>
              </w:del>
            </w:ins>
            <w:ins w:id="2798" w:author="Mohammad Nayeem Hasan" w:date="2022-11-25T17:46:00Z">
              <w:del w:id="2799" w:author="Mohammad Nayeem Hasan [2]" w:date="2023-03-02T00:19:00Z">
                <w:r w:rsidRPr="00595B3D" w:rsidDel="00324E21">
                  <w:rPr>
                    <w:rFonts w:ascii="Times New Roman" w:hAnsi="Times New Roman" w:cs="Times New Roman"/>
                    <w:b/>
                    <w:bCs/>
                    <w:sz w:val="24"/>
                    <w:szCs w:val="24"/>
                    <w:rPrChange w:id="2800" w:author="Mohammad Nayeem Hasan" w:date="2022-11-25T18:08:00Z">
                      <w:rPr>
                        <w:rFonts w:ascii="Times New Roman" w:hAnsi="Times New Roman" w:cs="Times New Roman"/>
                        <w:sz w:val="24"/>
                        <w:szCs w:val="24"/>
                      </w:rPr>
                    </w:rPrChange>
                  </w:rPr>
                  <w:delText xml:space="preserve"> Min. Temperature (2)</w:delText>
                </w:r>
              </w:del>
            </w:ins>
          </w:p>
        </w:tc>
        <w:tc>
          <w:tcPr>
            <w:tcW w:w="1260" w:type="dxa"/>
          </w:tcPr>
          <w:p w14:paraId="76D1BEA7" w14:textId="4ED27147" w:rsidR="00520A22" w:rsidRPr="00A30753" w:rsidDel="00324E21" w:rsidRDefault="00CC69E1" w:rsidP="00DE6A77">
            <w:pPr>
              <w:spacing w:line="276" w:lineRule="auto"/>
              <w:rPr>
                <w:ins w:id="2801" w:author="Mohammad Nayeem Hasan" w:date="2022-11-25T17:33:00Z"/>
                <w:del w:id="2802" w:author="Mohammad Nayeem Hasan [2]" w:date="2023-03-02T00:19:00Z"/>
                <w:rFonts w:ascii="Times New Roman" w:hAnsi="Times New Roman" w:cs="Times New Roman"/>
                <w:sz w:val="24"/>
                <w:szCs w:val="24"/>
              </w:rPr>
            </w:pPr>
            <w:ins w:id="2803" w:author="Mohammad Nayeem Hasan" w:date="2022-11-25T17:46:00Z">
              <w:del w:id="2804" w:author="Mohammad Nayeem Hasan [2]" w:date="2023-03-02T00:19:00Z">
                <w:r w:rsidRPr="00CC69E1" w:rsidDel="00324E21">
                  <w:rPr>
                    <w:rFonts w:ascii="Times New Roman" w:hAnsi="Times New Roman" w:cs="Times New Roman"/>
                    <w:sz w:val="24"/>
                    <w:szCs w:val="24"/>
                  </w:rPr>
                  <w:delText>1.</w:delText>
                </w:r>
              </w:del>
            </w:ins>
            <w:ins w:id="2805" w:author="Mohammad Nayeem Hasan" w:date="2022-11-25T17:56:00Z">
              <w:del w:id="2806" w:author="Mohammad Nayeem Hasan [2]" w:date="2023-03-02T00:19:00Z">
                <w:r w:rsidR="00070001" w:rsidDel="00324E21">
                  <w:rPr>
                    <w:rFonts w:ascii="Times New Roman" w:hAnsi="Times New Roman" w:cs="Times New Roman"/>
                    <w:sz w:val="24"/>
                    <w:szCs w:val="24"/>
                  </w:rPr>
                  <w:delText>40</w:delText>
                </w:r>
              </w:del>
            </w:ins>
          </w:p>
        </w:tc>
        <w:tc>
          <w:tcPr>
            <w:tcW w:w="2160" w:type="dxa"/>
          </w:tcPr>
          <w:p w14:paraId="678BF3B1" w14:textId="05685DC0" w:rsidR="00520A22" w:rsidRPr="00A30753" w:rsidDel="00324E21" w:rsidRDefault="00CC69E1" w:rsidP="00DE6A77">
            <w:pPr>
              <w:spacing w:line="276" w:lineRule="auto"/>
              <w:rPr>
                <w:ins w:id="2807" w:author="Mohammad Nayeem Hasan" w:date="2022-11-25T17:33:00Z"/>
                <w:del w:id="2808" w:author="Mohammad Nayeem Hasan [2]" w:date="2023-03-02T00:19:00Z"/>
                <w:rFonts w:ascii="Times New Roman" w:hAnsi="Times New Roman" w:cs="Times New Roman"/>
                <w:sz w:val="24"/>
                <w:szCs w:val="24"/>
              </w:rPr>
            </w:pPr>
            <w:ins w:id="2809" w:author="Mohammad Nayeem Hasan" w:date="2022-11-25T17:52:00Z">
              <w:del w:id="2810" w:author="Mohammad Nayeem Hasan [2]" w:date="2023-03-02T00:19:00Z">
                <w:r w:rsidRPr="00CC69E1" w:rsidDel="00324E21">
                  <w:rPr>
                    <w:rFonts w:ascii="Times New Roman" w:hAnsi="Times New Roman" w:cs="Times New Roman"/>
                    <w:sz w:val="24"/>
                    <w:szCs w:val="24"/>
                  </w:rPr>
                  <w:delText>-0.02</w:delText>
                </w:r>
              </w:del>
            </w:ins>
            <w:ins w:id="2811" w:author="Mohammad Nayeem Hasan" w:date="2022-11-25T17:54:00Z">
              <w:del w:id="2812" w:author="Mohammad Nayeem Hasan [2]" w:date="2023-03-02T00:19:00Z">
                <w:r w:rsidDel="00324E21">
                  <w:rPr>
                    <w:rFonts w:ascii="Times New Roman" w:hAnsi="Times New Roman" w:cs="Times New Roman"/>
                    <w:sz w:val="24"/>
                    <w:szCs w:val="24"/>
                  </w:rPr>
                  <w:delText xml:space="preserve"> to</w:delText>
                </w:r>
              </w:del>
            </w:ins>
            <w:ins w:id="2813" w:author="Mohammad Nayeem Hasan" w:date="2022-11-25T17:52:00Z">
              <w:del w:id="2814" w:author="Mohammad Nayeem Hasan [2]" w:date="2023-03-02T00:19:00Z">
                <w:r w:rsidRPr="00CC69E1" w:rsidDel="00324E21">
                  <w:rPr>
                    <w:rFonts w:ascii="Times New Roman" w:hAnsi="Times New Roman" w:cs="Times New Roman"/>
                    <w:sz w:val="24"/>
                    <w:szCs w:val="24"/>
                  </w:rPr>
                  <w:delText xml:space="preserve"> 2.8</w:delText>
                </w:r>
              </w:del>
            </w:ins>
            <w:ins w:id="2815" w:author="Mohammad Nayeem Hasan" w:date="2022-11-25T17:54:00Z">
              <w:del w:id="2816" w:author="Mohammad Nayeem Hasan [2]" w:date="2023-03-02T00:19:00Z">
                <w:r w:rsidDel="00324E21">
                  <w:rPr>
                    <w:rFonts w:ascii="Times New Roman" w:hAnsi="Times New Roman" w:cs="Times New Roman"/>
                    <w:sz w:val="24"/>
                    <w:szCs w:val="24"/>
                  </w:rPr>
                  <w:delText>1</w:delText>
                </w:r>
              </w:del>
            </w:ins>
          </w:p>
        </w:tc>
        <w:tc>
          <w:tcPr>
            <w:tcW w:w="1131" w:type="dxa"/>
          </w:tcPr>
          <w:p w14:paraId="7F10C435" w14:textId="2865EB28" w:rsidR="00520A22" w:rsidRPr="00595B3D" w:rsidDel="00324E21" w:rsidRDefault="00CC69E1" w:rsidP="00DE6A77">
            <w:pPr>
              <w:spacing w:line="276" w:lineRule="auto"/>
              <w:rPr>
                <w:ins w:id="2817" w:author="Mohammad Nayeem Hasan" w:date="2022-11-25T17:33:00Z"/>
                <w:del w:id="2818" w:author="Mohammad Nayeem Hasan [2]" w:date="2023-03-02T00:19:00Z"/>
                <w:rFonts w:ascii="Times New Roman" w:hAnsi="Times New Roman" w:cs="Times New Roman"/>
                <w:b/>
                <w:bCs/>
                <w:sz w:val="24"/>
                <w:szCs w:val="24"/>
                <w:rPrChange w:id="2819" w:author="Mohammad Nayeem Hasan" w:date="2022-11-25T18:06:00Z">
                  <w:rPr>
                    <w:ins w:id="2820" w:author="Mohammad Nayeem Hasan" w:date="2022-11-25T17:33:00Z"/>
                    <w:del w:id="2821" w:author="Mohammad Nayeem Hasan [2]" w:date="2023-03-02T00:19:00Z"/>
                    <w:rFonts w:ascii="Times New Roman" w:hAnsi="Times New Roman" w:cs="Times New Roman"/>
                    <w:sz w:val="24"/>
                    <w:szCs w:val="24"/>
                  </w:rPr>
                </w:rPrChange>
              </w:rPr>
            </w:pPr>
            <w:ins w:id="2822" w:author="Mohammad Nayeem Hasan" w:date="2022-11-25T17:52:00Z">
              <w:del w:id="2823" w:author="Mohammad Nayeem Hasan [2]" w:date="2023-03-02T00:19:00Z">
                <w:r w:rsidRPr="00595B3D" w:rsidDel="00324E21">
                  <w:rPr>
                    <w:rFonts w:ascii="Times New Roman" w:hAnsi="Times New Roman" w:cs="Times New Roman"/>
                    <w:b/>
                    <w:bCs/>
                    <w:sz w:val="24"/>
                    <w:szCs w:val="24"/>
                    <w:rPrChange w:id="2824" w:author="Mohammad Nayeem Hasan" w:date="2022-11-25T18:06:00Z">
                      <w:rPr>
                        <w:rFonts w:ascii="Times New Roman" w:hAnsi="Times New Roman" w:cs="Times New Roman"/>
                        <w:sz w:val="24"/>
                        <w:szCs w:val="24"/>
                      </w:rPr>
                    </w:rPrChange>
                  </w:rPr>
                  <w:delText>0.05</w:delText>
                </w:r>
              </w:del>
            </w:ins>
            <w:ins w:id="2825" w:author="Mohammad Nayeem Hasan" w:date="2022-11-25T17:55:00Z">
              <w:del w:id="2826" w:author="Mohammad Nayeem Hasan [2]" w:date="2023-03-02T00:19:00Z">
                <w:r w:rsidR="00AF361A" w:rsidRPr="00595B3D" w:rsidDel="00324E21">
                  <w:rPr>
                    <w:rFonts w:ascii="Times New Roman" w:hAnsi="Times New Roman" w:cs="Times New Roman"/>
                    <w:b/>
                    <w:bCs/>
                    <w:sz w:val="24"/>
                    <w:szCs w:val="24"/>
                    <w:rPrChange w:id="2827" w:author="Mohammad Nayeem Hasan" w:date="2022-11-25T18:06:00Z">
                      <w:rPr>
                        <w:rFonts w:ascii="Times New Roman" w:hAnsi="Times New Roman" w:cs="Times New Roman"/>
                        <w:sz w:val="24"/>
                        <w:szCs w:val="24"/>
                      </w:rPr>
                    </w:rPrChange>
                  </w:rPr>
                  <w:delText>4</w:delText>
                </w:r>
              </w:del>
            </w:ins>
          </w:p>
        </w:tc>
      </w:tr>
      <w:tr w:rsidR="00595B3D" w:rsidDel="00324E21" w14:paraId="17DEDA75" w14:textId="15179E18" w:rsidTr="00595B3D">
        <w:trPr>
          <w:ins w:id="2828" w:author="Mohammad Nayeem Hasan" w:date="2022-11-25T17:33:00Z"/>
          <w:del w:id="2829" w:author="Mohammad Nayeem Hasan [2]" w:date="2023-03-02T00:19:00Z"/>
        </w:trPr>
        <w:tc>
          <w:tcPr>
            <w:tcW w:w="5035" w:type="dxa"/>
          </w:tcPr>
          <w:p w14:paraId="6FE1D9DD" w14:textId="4CFF8B66" w:rsidR="00520A22" w:rsidRPr="00595B3D" w:rsidDel="00324E21" w:rsidRDefault="00CC69E1" w:rsidP="00DE6A77">
            <w:pPr>
              <w:spacing w:line="276" w:lineRule="auto"/>
              <w:rPr>
                <w:ins w:id="2830" w:author="Mohammad Nayeem Hasan" w:date="2022-11-25T17:33:00Z"/>
                <w:del w:id="2831" w:author="Mohammad Nayeem Hasan [2]" w:date="2023-03-02T00:19:00Z"/>
                <w:rFonts w:ascii="Times New Roman" w:hAnsi="Times New Roman" w:cs="Times New Roman"/>
                <w:b/>
                <w:bCs/>
                <w:sz w:val="24"/>
                <w:szCs w:val="24"/>
                <w:rPrChange w:id="2832" w:author="Mohammad Nayeem Hasan" w:date="2022-11-25T18:08:00Z">
                  <w:rPr>
                    <w:ins w:id="2833" w:author="Mohammad Nayeem Hasan" w:date="2022-11-25T17:33:00Z"/>
                    <w:del w:id="2834" w:author="Mohammad Nayeem Hasan [2]" w:date="2023-03-02T00:19:00Z"/>
                    <w:rFonts w:ascii="Times New Roman" w:hAnsi="Times New Roman" w:cs="Times New Roman"/>
                    <w:sz w:val="24"/>
                    <w:szCs w:val="24"/>
                  </w:rPr>
                </w:rPrChange>
              </w:rPr>
            </w:pPr>
            <w:ins w:id="2835" w:author="Mohammad Nayeem Hasan" w:date="2022-11-25T17:53:00Z">
              <w:del w:id="2836" w:author="Mohammad Nayeem Hasan [2]" w:date="2023-03-02T00:19:00Z">
                <w:r w:rsidRPr="00595B3D" w:rsidDel="00324E21">
                  <w:rPr>
                    <w:rFonts w:ascii="Times New Roman" w:hAnsi="Times New Roman" w:cs="Times New Roman"/>
                    <w:b/>
                    <w:bCs/>
                    <w:sz w:val="24"/>
                    <w:szCs w:val="24"/>
                    <w:rPrChange w:id="2837" w:author="Mohammad Nayeem Hasan" w:date="2022-11-25T18:08:00Z">
                      <w:rPr>
                        <w:rFonts w:ascii="Times New Roman" w:hAnsi="Times New Roman" w:cs="Times New Roman"/>
                        <w:sz w:val="24"/>
                        <w:szCs w:val="24"/>
                      </w:rPr>
                    </w:rPrChange>
                  </w:rPr>
                  <w:delText>Relative Humidity (</w:delText>
                </w:r>
              </w:del>
            </w:ins>
            <w:ins w:id="2838" w:author="Mohammad Nayeem Hasan" w:date="2022-11-25T18:21:00Z">
              <w:del w:id="2839" w:author="Mohammad Nayeem Hasan [2]" w:date="2023-03-02T00:19:00Z">
                <w:r w:rsidR="00270879" w:rsidRPr="00270879" w:rsidDel="00324E21">
                  <w:rPr>
                    <w:rFonts w:ascii="Times New Roman" w:hAnsi="Times New Roman" w:cs="Times New Roman"/>
                    <w:b/>
                    <w:bCs/>
                    <w:sz w:val="24"/>
                    <w:szCs w:val="24"/>
                  </w:rPr>
                  <w:delText>1) *</w:delText>
                </w:r>
              </w:del>
            </w:ins>
            <w:ins w:id="2840" w:author="Mohammad Nayeem Hasan" w:date="2022-11-25T17:53:00Z">
              <w:del w:id="2841" w:author="Mohammad Nayeem Hasan [2]" w:date="2023-03-02T00:19:00Z">
                <w:r w:rsidRPr="00595B3D" w:rsidDel="00324E21">
                  <w:rPr>
                    <w:rFonts w:ascii="Times New Roman" w:hAnsi="Times New Roman" w:cs="Times New Roman"/>
                    <w:b/>
                    <w:bCs/>
                    <w:sz w:val="24"/>
                    <w:szCs w:val="24"/>
                    <w:rPrChange w:id="2842" w:author="Mohammad Nayeem Hasan" w:date="2022-11-25T18:08:00Z">
                      <w:rPr>
                        <w:rFonts w:ascii="Times New Roman" w:hAnsi="Times New Roman" w:cs="Times New Roman"/>
                        <w:sz w:val="24"/>
                        <w:szCs w:val="24"/>
                      </w:rPr>
                    </w:rPrChange>
                  </w:rPr>
                  <w:delText xml:space="preserve"> Avg. Temperature (3)</w:delText>
                </w:r>
              </w:del>
            </w:ins>
          </w:p>
        </w:tc>
        <w:tc>
          <w:tcPr>
            <w:tcW w:w="1260" w:type="dxa"/>
          </w:tcPr>
          <w:p w14:paraId="466FEDB8" w14:textId="77C47CAF" w:rsidR="00520A22" w:rsidRPr="00A30753" w:rsidDel="00324E21" w:rsidRDefault="00CC69E1" w:rsidP="00DE6A77">
            <w:pPr>
              <w:spacing w:line="276" w:lineRule="auto"/>
              <w:rPr>
                <w:ins w:id="2843" w:author="Mohammad Nayeem Hasan" w:date="2022-11-25T17:33:00Z"/>
                <w:del w:id="2844" w:author="Mohammad Nayeem Hasan [2]" w:date="2023-03-02T00:19:00Z"/>
                <w:rFonts w:ascii="Times New Roman" w:hAnsi="Times New Roman" w:cs="Times New Roman"/>
                <w:sz w:val="24"/>
                <w:szCs w:val="24"/>
              </w:rPr>
            </w:pPr>
            <w:ins w:id="2845" w:author="Mohammad Nayeem Hasan" w:date="2022-11-25T17:53:00Z">
              <w:del w:id="2846" w:author="Mohammad Nayeem Hasan [2]" w:date="2023-03-02T00:19:00Z">
                <w:r w:rsidRPr="00CC69E1" w:rsidDel="00324E21">
                  <w:rPr>
                    <w:rFonts w:ascii="Times New Roman" w:hAnsi="Times New Roman" w:cs="Times New Roman"/>
                    <w:sz w:val="24"/>
                    <w:szCs w:val="24"/>
                  </w:rPr>
                  <w:delText>1.34</w:delText>
                </w:r>
              </w:del>
            </w:ins>
          </w:p>
        </w:tc>
        <w:tc>
          <w:tcPr>
            <w:tcW w:w="2160" w:type="dxa"/>
          </w:tcPr>
          <w:p w14:paraId="4EFF7E30" w14:textId="567032BB" w:rsidR="00520A22" w:rsidRPr="00A30753" w:rsidDel="00324E21" w:rsidRDefault="00CC69E1" w:rsidP="00DE6A77">
            <w:pPr>
              <w:spacing w:line="276" w:lineRule="auto"/>
              <w:rPr>
                <w:ins w:id="2847" w:author="Mohammad Nayeem Hasan" w:date="2022-11-25T17:33:00Z"/>
                <w:del w:id="2848" w:author="Mohammad Nayeem Hasan [2]" w:date="2023-03-02T00:19:00Z"/>
                <w:rFonts w:ascii="Times New Roman" w:hAnsi="Times New Roman" w:cs="Times New Roman"/>
                <w:sz w:val="24"/>
                <w:szCs w:val="24"/>
              </w:rPr>
            </w:pPr>
            <w:ins w:id="2849" w:author="Mohammad Nayeem Hasan" w:date="2022-11-25T17:53:00Z">
              <w:del w:id="2850" w:author="Mohammad Nayeem Hasan [2]" w:date="2023-03-02T00:19:00Z">
                <w:r w:rsidRPr="00CC69E1" w:rsidDel="00324E21">
                  <w:rPr>
                    <w:rFonts w:ascii="Times New Roman" w:hAnsi="Times New Roman" w:cs="Times New Roman"/>
                    <w:sz w:val="24"/>
                    <w:szCs w:val="24"/>
                  </w:rPr>
                  <w:delText>-0.</w:delText>
                </w:r>
              </w:del>
            </w:ins>
            <w:ins w:id="2851" w:author="Mohammad Nayeem Hasan" w:date="2022-11-25T17:54:00Z">
              <w:del w:id="2852" w:author="Mohammad Nayeem Hasan [2]" w:date="2023-03-02T00:19:00Z">
                <w:r w:rsidDel="00324E21">
                  <w:rPr>
                    <w:rFonts w:ascii="Times New Roman" w:hAnsi="Times New Roman" w:cs="Times New Roman"/>
                    <w:sz w:val="24"/>
                    <w:szCs w:val="24"/>
                  </w:rPr>
                  <w:delText>11</w:delText>
                </w:r>
              </w:del>
            </w:ins>
            <w:ins w:id="2853" w:author="Mohammad Nayeem Hasan" w:date="2022-11-25T17:53:00Z">
              <w:del w:id="2854" w:author="Mohammad Nayeem Hasan [2]" w:date="2023-03-02T00:19:00Z">
                <w:r w:rsidRPr="00CC69E1" w:rsidDel="00324E21">
                  <w:rPr>
                    <w:rFonts w:ascii="Times New Roman" w:hAnsi="Times New Roman" w:cs="Times New Roman"/>
                    <w:sz w:val="24"/>
                    <w:szCs w:val="24"/>
                  </w:rPr>
                  <w:delText xml:space="preserve"> </w:delText>
                </w:r>
              </w:del>
            </w:ins>
            <w:ins w:id="2855" w:author="Mohammad Nayeem Hasan" w:date="2022-11-25T17:54:00Z">
              <w:del w:id="2856" w:author="Mohammad Nayeem Hasan [2]" w:date="2023-03-02T00:19:00Z">
                <w:r w:rsidDel="00324E21">
                  <w:rPr>
                    <w:rFonts w:ascii="Times New Roman" w:hAnsi="Times New Roman" w:cs="Times New Roman"/>
                    <w:sz w:val="24"/>
                    <w:szCs w:val="24"/>
                  </w:rPr>
                  <w:delText>to</w:delText>
                </w:r>
              </w:del>
            </w:ins>
            <w:ins w:id="2857" w:author="Mohammad Nayeem Hasan" w:date="2022-11-25T17:53:00Z">
              <w:del w:id="2858" w:author="Mohammad Nayeem Hasan [2]" w:date="2023-03-02T00:19:00Z">
                <w:r w:rsidRPr="00CC69E1" w:rsidDel="00324E21">
                  <w:rPr>
                    <w:rFonts w:ascii="Times New Roman" w:hAnsi="Times New Roman" w:cs="Times New Roman"/>
                    <w:sz w:val="24"/>
                    <w:szCs w:val="24"/>
                  </w:rPr>
                  <w:delText xml:space="preserve"> 2.7</w:delText>
                </w:r>
              </w:del>
            </w:ins>
            <w:ins w:id="2859" w:author="Mohammad Nayeem Hasan" w:date="2022-11-25T17:55:00Z">
              <w:del w:id="2860" w:author="Mohammad Nayeem Hasan [2]" w:date="2023-03-02T00:19:00Z">
                <w:r w:rsidDel="00324E21">
                  <w:rPr>
                    <w:rFonts w:ascii="Times New Roman" w:hAnsi="Times New Roman" w:cs="Times New Roman"/>
                    <w:sz w:val="24"/>
                    <w:szCs w:val="24"/>
                  </w:rPr>
                  <w:delText>9</w:delText>
                </w:r>
              </w:del>
            </w:ins>
          </w:p>
        </w:tc>
        <w:tc>
          <w:tcPr>
            <w:tcW w:w="1131" w:type="dxa"/>
          </w:tcPr>
          <w:p w14:paraId="3A98E92E" w14:textId="284FB676" w:rsidR="00520A22" w:rsidRPr="00595B3D" w:rsidDel="00324E21" w:rsidRDefault="00CC69E1" w:rsidP="00DE6A77">
            <w:pPr>
              <w:spacing w:line="276" w:lineRule="auto"/>
              <w:rPr>
                <w:ins w:id="2861" w:author="Mohammad Nayeem Hasan" w:date="2022-11-25T17:33:00Z"/>
                <w:del w:id="2862" w:author="Mohammad Nayeem Hasan [2]" w:date="2023-03-02T00:19:00Z"/>
                <w:rFonts w:ascii="Times New Roman" w:hAnsi="Times New Roman" w:cs="Times New Roman"/>
                <w:b/>
                <w:bCs/>
                <w:sz w:val="24"/>
                <w:szCs w:val="24"/>
                <w:rPrChange w:id="2863" w:author="Mohammad Nayeem Hasan" w:date="2022-11-25T18:06:00Z">
                  <w:rPr>
                    <w:ins w:id="2864" w:author="Mohammad Nayeem Hasan" w:date="2022-11-25T17:33:00Z"/>
                    <w:del w:id="2865" w:author="Mohammad Nayeem Hasan [2]" w:date="2023-03-02T00:19:00Z"/>
                    <w:rFonts w:ascii="Times New Roman" w:hAnsi="Times New Roman" w:cs="Times New Roman"/>
                    <w:sz w:val="24"/>
                    <w:szCs w:val="24"/>
                  </w:rPr>
                </w:rPrChange>
              </w:rPr>
            </w:pPr>
            <w:ins w:id="2866" w:author="Mohammad Nayeem Hasan" w:date="2022-11-25T17:53:00Z">
              <w:del w:id="2867" w:author="Mohammad Nayeem Hasan [2]" w:date="2023-03-02T00:19:00Z">
                <w:r w:rsidRPr="00595B3D" w:rsidDel="00324E21">
                  <w:rPr>
                    <w:rFonts w:ascii="Times New Roman" w:hAnsi="Times New Roman" w:cs="Times New Roman"/>
                    <w:b/>
                    <w:bCs/>
                    <w:sz w:val="24"/>
                    <w:szCs w:val="24"/>
                    <w:rPrChange w:id="2868" w:author="Mohammad Nayeem Hasan" w:date="2022-11-25T18:06:00Z">
                      <w:rPr>
                        <w:rFonts w:ascii="Times New Roman" w:hAnsi="Times New Roman" w:cs="Times New Roman"/>
                        <w:sz w:val="24"/>
                        <w:szCs w:val="24"/>
                      </w:rPr>
                    </w:rPrChange>
                  </w:rPr>
                  <w:delText>0.0</w:delText>
                </w:r>
              </w:del>
            </w:ins>
            <w:ins w:id="2869" w:author="Mohammad Nayeem Hasan" w:date="2022-11-25T17:55:00Z">
              <w:del w:id="2870" w:author="Mohammad Nayeem Hasan [2]" w:date="2023-03-02T00:19:00Z">
                <w:r w:rsidR="00AF361A" w:rsidRPr="00595B3D" w:rsidDel="00324E21">
                  <w:rPr>
                    <w:rFonts w:ascii="Times New Roman" w:hAnsi="Times New Roman" w:cs="Times New Roman"/>
                    <w:b/>
                    <w:bCs/>
                    <w:sz w:val="24"/>
                    <w:szCs w:val="24"/>
                    <w:rPrChange w:id="2871" w:author="Mohammad Nayeem Hasan" w:date="2022-11-25T18:06:00Z">
                      <w:rPr>
                        <w:rFonts w:ascii="Times New Roman" w:hAnsi="Times New Roman" w:cs="Times New Roman"/>
                        <w:sz w:val="24"/>
                        <w:szCs w:val="24"/>
                      </w:rPr>
                    </w:rPrChange>
                  </w:rPr>
                  <w:delText>70</w:delText>
                </w:r>
              </w:del>
            </w:ins>
          </w:p>
        </w:tc>
      </w:tr>
      <w:tr w:rsidR="00070001" w:rsidDel="00324E21" w14:paraId="404F6486" w14:textId="3068B9DF" w:rsidTr="00595B3D">
        <w:tblPrEx>
          <w:tblPrExChange w:id="2872" w:author="Mohammad Nayeem Hasan" w:date="2022-11-25T18:08:00Z">
            <w:tblPrEx>
              <w:tblLayout w:type="fixed"/>
            </w:tblPrEx>
          </w:tblPrExChange>
        </w:tblPrEx>
        <w:trPr>
          <w:ins w:id="2873" w:author="Mohammad Nayeem Hasan" w:date="2022-11-25T17:57:00Z"/>
          <w:del w:id="2874" w:author="Mohammad Nayeem Hasan [2]" w:date="2023-03-02T00:19:00Z"/>
        </w:trPr>
        <w:tc>
          <w:tcPr>
            <w:tcW w:w="5035" w:type="dxa"/>
            <w:tcPrChange w:id="2875" w:author="Mohammad Nayeem Hasan" w:date="2022-11-25T18:08:00Z">
              <w:tcPr>
                <w:tcW w:w="4850" w:type="dxa"/>
              </w:tcPr>
            </w:tcPrChange>
          </w:tcPr>
          <w:p w14:paraId="5402ADC1" w14:textId="0B957C09" w:rsidR="00070001" w:rsidRPr="00595B3D" w:rsidDel="00324E21" w:rsidRDefault="00070001" w:rsidP="00DE6A77">
            <w:pPr>
              <w:spacing w:line="276" w:lineRule="auto"/>
              <w:rPr>
                <w:ins w:id="2876" w:author="Mohammad Nayeem Hasan" w:date="2022-11-25T17:57:00Z"/>
                <w:del w:id="2877" w:author="Mohammad Nayeem Hasan [2]" w:date="2023-03-02T00:19:00Z"/>
                <w:rFonts w:ascii="Times New Roman" w:hAnsi="Times New Roman" w:cs="Times New Roman"/>
                <w:b/>
                <w:bCs/>
                <w:sz w:val="24"/>
                <w:szCs w:val="24"/>
                <w:rPrChange w:id="2878" w:author="Mohammad Nayeem Hasan" w:date="2022-11-25T18:08:00Z">
                  <w:rPr>
                    <w:ins w:id="2879" w:author="Mohammad Nayeem Hasan" w:date="2022-11-25T17:57:00Z"/>
                    <w:del w:id="2880" w:author="Mohammad Nayeem Hasan [2]" w:date="2023-03-02T00:19:00Z"/>
                    <w:rFonts w:ascii="Times New Roman" w:hAnsi="Times New Roman" w:cs="Times New Roman"/>
                    <w:sz w:val="24"/>
                    <w:szCs w:val="24"/>
                  </w:rPr>
                </w:rPrChange>
              </w:rPr>
            </w:pPr>
            <w:ins w:id="2881" w:author="Mohammad Nayeem Hasan" w:date="2022-11-25T17:59:00Z">
              <w:del w:id="2882" w:author="Mohammad Nayeem Hasan [2]" w:date="2023-03-02T00:19:00Z">
                <w:r w:rsidRPr="00595B3D" w:rsidDel="00324E21">
                  <w:rPr>
                    <w:rFonts w:ascii="Times New Roman" w:hAnsi="Times New Roman" w:cs="Times New Roman"/>
                    <w:b/>
                    <w:bCs/>
                    <w:sz w:val="24"/>
                    <w:szCs w:val="24"/>
                    <w:rPrChange w:id="2883" w:author="Mohammad Nayeem Hasan" w:date="2022-11-25T18:08:00Z">
                      <w:rPr>
                        <w:rFonts w:ascii="Times New Roman" w:hAnsi="Times New Roman" w:cs="Times New Roman"/>
                        <w:sz w:val="24"/>
                        <w:szCs w:val="24"/>
                      </w:rPr>
                    </w:rPrChange>
                  </w:rPr>
                  <w:delText>Max. Temperature (</w:delText>
                </w:r>
              </w:del>
            </w:ins>
            <w:ins w:id="2884" w:author="Mohammad Nayeem Hasan" w:date="2022-11-25T18:21:00Z">
              <w:del w:id="2885" w:author="Mohammad Nayeem Hasan [2]" w:date="2023-03-02T00:19:00Z">
                <w:r w:rsidR="00270879" w:rsidRPr="00270879" w:rsidDel="00324E21">
                  <w:rPr>
                    <w:rFonts w:ascii="Times New Roman" w:hAnsi="Times New Roman" w:cs="Times New Roman"/>
                    <w:b/>
                    <w:bCs/>
                    <w:sz w:val="24"/>
                    <w:szCs w:val="24"/>
                  </w:rPr>
                  <w:delText>3) *</w:delText>
                </w:r>
              </w:del>
            </w:ins>
            <w:ins w:id="2886" w:author="Mohammad Nayeem Hasan" w:date="2022-11-25T17:59:00Z">
              <w:del w:id="2887" w:author="Mohammad Nayeem Hasan [2]" w:date="2023-03-02T00:19:00Z">
                <w:r w:rsidRPr="00595B3D" w:rsidDel="00324E21">
                  <w:rPr>
                    <w:rFonts w:ascii="Times New Roman" w:hAnsi="Times New Roman" w:cs="Times New Roman"/>
                    <w:b/>
                    <w:bCs/>
                    <w:sz w:val="24"/>
                    <w:szCs w:val="24"/>
                    <w:rPrChange w:id="2888" w:author="Mohammad Nayeem Hasan" w:date="2022-11-25T18:08:00Z">
                      <w:rPr>
                        <w:rFonts w:ascii="Times New Roman" w:hAnsi="Times New Roman" w:cs="Times New Roman"/>
                        <w:sz w:val="24"/>
                        <w:szCs w:val="24"/>
                      </w:rPr>
                    </w:rPrChange>
                  </w:rPr>
                  <w:delText xml:space="preserve"> Min. Temperature (2)</w:delText>
                </w:r>
              </w:del>
            </w:ins>
          </w:p>
        </w:tc>
        <w:tc>
          <w:tcPr>
            <w:tcW w:w="1260" w:type="dxa"/>
            <w:tcPrChange w:id="2889" w:author="Mohammad Nayeem Hasan" w:date="2022-11-25T18:08:00Z">
              <w:tcPr>
                <w:tcW w:w="1175" w:type="dxa"/>
                <w:gridSpan w:val="2"/>
              </w:tcPr>
            </w:tcPrChange>
          </w:tcPr>
          <w:p w14:paraId="05D0985D" w14:textId="004C0E2A" w:rsidR="00070001" w:rsidRPr="00CC69E1" w:rsidDel="00324E21" w:rsidRDefault="00070001" w:rsidP="00DE6A77">
            <w:pPr>
              <w:spacing w:line="276" w:lineRule="auto"/>
              <w:rPr>
                <w:ins w:id="2890" w:author="Mohammad Nayeem Hasan" w:date="2022-11-25T17:57:00Z"/>
                <w:del w:id="2891" w:author="Mohammad Nayeem Hasan [2]" w:date="2023-03-02T00:19:00Z"/>
                <w:rFonts w:ascii="Times New Roman" w:hAnsi="Times New Roman" w:cs="Times New Roman"/>
                <w:sz w:val="24"/>
                <w:szCs w:val="24"/>
              </w:rPr>
            </w:pPr>
            <w:ins w:id="2892" w:author="Mohammad Nayeem Hasan" w:date="2022-11-25T18:00:00Z">
              <w:del w:id="2893" w:author="Mohammad Nayeem Hasan [2]" w:date="2023-03-02T00:19:00Z">
                <w:r w:rsidRPr="00070001" w:rsidDel="00324E21">
                  <w:rPr>
                    <w:rFonts w:ascii="Times New Roman" w:hAnsi="Times New Roman" w:cs="Times New Roman"/>
                    <w:sz w:val="24"/>
                    <w:szCs w:val="24"/>
                  </w:rPr>
                  <w:delText>3.03</w:delText>
                </w:r>
              </w:del>
            </w:ins>
          </w:p>
        </w:tc>
        <w:tc>
          <w:tcPr>
            <w:tcW w:w="2160" w:type="dxa"/>
            <w:tcPrChange w:id="2894" w:author="Mohammad Nayeem Hasan" w:date="2022-11-25T18:08:00Z">
              <w:tcPr>
                <w:tcW w:w="2430" w:type="dxa"/>
                <w:gridSpan w:val="3"/>
              </w:tcPr>
            </w:tcPrChange>
          </w:tcPr>
          <w:p w14:paraId="2E71D3B2" w14:textId="31215236" w:rsidR="00070001" w:rsidRPr="00CC69E1" w:rsidDel="00324E21" w:rsidRDefault="00070001" w:rsidP="00DE6A77">
            <w:pPr>
              <w:spacing w:line="276" w:lineRule="auto"/>
              <w:rPr>
                <w:ins w:id="2895" w:author="Mohammad Nayeem Hasan" w:date="2022-11-25T17:57:00Z"/>
                <w:del w:id="2896" w:author="Mohammad Nayeem Hasan [2]" w:date="2023-03-02T00:19:00Z"/>
                <w:rFonts w:ascii="Times New Roman" w:hAnsi="Times New Roman" w:cs="Times New Roman"/>
                <w:sz w:val="24"/>
                <w:szCs w:val="24"/>
              </w:rPr>
            </w:pPr>
            <w:ins w:id="2897" w:author="Mohammad Nayeem Hasan" w:date="2022-11-25T18:00:00Z">
              <w:del w:id="2898" w:author="Mohammad Nayeem Hasan [2]" w:date="2023-03-02T00:19:00Z">
                <w:r w:rsidRPr="00070001" w:rsidDel="00324E21">
                  <w:rPr>
                    <w:rFonts w:ascii="Times New Roman" w:hAnsi="Times New Roman" w:cs="Times New Roman"/>
                    <w:sz w:val="24"/>
                    <w:szCs w:val="24"/>
                  </w:rPr>
                  <w:delText>-0.4</w:delText>
                </w:r>
              </w:del>
            </w:ins>
            <w:ins w:id="2899" w:author="Mohammad Nayeem Hasan" w:date="2022-11-25T18:05:00Z">
              <w:del w:id="2900" w:author="Mohammad Nayeem Hasan [2]" w:date="2023-03-02T00:19:00Z">
                <w:r w:rsidDel="00324E21">
                  <w:rPr>
                    <w:rFonts w:ascii="Times New Roman" w:hAnsi="Times New Roman" w:cs="Times New Roman"/>
                    <w:sz w:val="24"/>
                    <w:szCs w:val="24"/>
                  </w:rPr>
                  <w:delText xml:space="preserve">7 to </w:delText>
                </w:r>
              </w:del>
            </w:ins>
            <w:ins w:id="2901" w:author="Mohammad Nayeem Hasan" w:date="2022-11-25T18:00:00Z">
              <w:del w:id="2902" w:author="Mohammad Nayeem Hasan [2]" w:date="2023-03-02T00:19:00Z">
                <w:r w:rsidRPr="00070001" w:rsidDel="00324E21">
                  <w:rPr>
                    <w:rFonts w:ascii="Times New Roman" w:hAnsi="Times New Roman" w:cs="Times New Roman"/>
                    <w:sz w:val="24"/>
                    <w:szCs w:val="24"/>
                  </w:rPr>
                  <w:delText>6.5</w:delText>
                </w:r>
              </w:del>
            </w:ins>
            <w:ins w:id="2903" w:author="Mohammad Nayeem Hasan" w:date="2022-11-25T18:05:00Z">
              <w:del w:id="2904" w:author="Mohammad Nayeem Hasan [2]" w:date="2023-03-02T00:19:00Z">
                <w:r w:rsidDel="00324E21">
                  <w:rPr>
                    <w:rFonts w:ascii="Times New Roman" w:hAnsi="Times New Roman" w:cs="Times New Roman"/>
                    <w:sz w:val="24"/>
                    <w:szCs w:val="24"/>
                  </w:rPr>
                  <w:delText>3</w:delText>
                </w:r>
              </w:del>
            </w:ins>
          </w:p>
        </w:tc>
        <w:tc>
          <w:tcPr>
            <w:tcW w:w="1131" w:type="dxa"/>
            <w:tcPrChange w:id="2905" w:author="Mohammad Nayeem Hasan" w:date="2022-11-25T18:08:00Z">
              <w:tcPr>
                <w:tcW w:w="1131" w:type="dxa"/>
              </w:tcPr>
            </w:tcPrChange>
          </w:tcPr>
          <w:p w14:paraId="5FD31812" w14:textId="663C3FCE" w:rsidR="00070001" w:rsidRPr="00595B3D" w:rsidDel="00324E21" w:rsidRDefault="00070001" w:rsidP="00DE6A77">
            <w:pPr>
              <w:spacing w:line="276" w:lineRule="auto"/>
              <w:rPr>
                <w:ins w:id="2906" w:author="Mohammad Nayeem Hasan" w:date="2022-11-25T17:57:00Z"/>
                <w:del w:id="2907" w:author="Mohammad Nayeem Hasan [2]" w:date="2023-03-02T00:19:00Z"/>
                <w:rFonts w:ascii="Times New Roman" w:hAnsi="Times New Roman" w:cs="Times New Roman"/>
                <w:b/>
                <w:bCs/>
                <w:sz w:val="24"/>
                <w:szCs w:val="24"/>
                <w:rPrChange w:id="2908" w:author="Mohammad Nayeem Hasan" w:date="2022-11-25T18:06:00Z">
                  <w:rPr>
                    <w:ins w:id="2909" w:author="Mohammad Nayeem Hasan" w:date="2022-11-25T17:57:00Z"/>
                    <w:del w:id="2910" w:author="Mohammad Nayeem Hasan [2]" w:date="2023-03-02T00:19:00Z"/>
                    <w:rFonts w:ascii="Times New Roman" w:hAnsi="Times New Roman" w:cs="Times New Roman"/>
                    <w:sz w:val="24"/>
                    <w:szCs w:val="24"/>
                  </w:rPr>
                </w:rPrChange>
              </w:rPr>
            </w:pPr>
            <w:ins w:id="2911" w:author="Mohammad Nayeem Hasan" w:date="2022-11-25T18:00:00Z">
              <w:del w:id="2912" w:author="Mohammad Nayeem Hasan [2]" w:date="2023-03-02T00:19:00Z">
                <w:r w:rsidRPr="00595B3D" w:rsidDel="00324E21">
                  <w:rPr>
                    <w:rFonts w:ascii="Times New Roman" w:hAnsi="Times New Roman" w:cs="Times New Roman"/>
                    <w:b/>
                    <w:bCs/>
                    <w:sz w:val="24"/>
                    <w:szCs w:val="24"/>
                    <w:rPrChange w:id="2913" w:author="Mohammad Nayeem Hasan" w:date="2022-11-25T18:06:00Z">
                      <w:rPr>
                        <w:rFonts w:ascii="Times New Roman" w:hAnsi="Times New Roman" w:cs="Times New Roman"/>
                        <w:sz w:val="24"/>
                        <w:szCs w:val="24"/>
                      </w:rPr>
                    </w:rPrChange>
                  </w:rPr>
                  <w:delText>0.089</w:delText>
                </w:r>
              </w:del>
            </w:ins>
          </w:p>
        </w:tc>
      </w:tr>
      <w:tr w:rsidR="00070001" w:rsidDel="00324E21" w14:paraId="0B419DAC" w14:textId="7CF4024C" w:rsidTr="00595B3D">
        <w:tblPrEx>
          <w:tblPrExChange w:id="2914" w:author="Mohammad Nayeem Hasan" w:date="2022-11-25T18:08:00Z">
            <w:tblPrEx>
              <w:tblLayout w:type="fixed"/>
            </w:tblPrEx>
          </w:tblPrExChange>
        </w:tblPrEx>
        <w:trPr>
          <w:ins w:id="2915" w:author="Mohammad Nayeem Hasan" w:date="2022-11-25T17:57:00Z"/>
          <w:del w:id="2916" w:author="Mohammad Nayeem Hasan [2]" w:date="2023-03-02T00:19:00Z"/>
        </w:trPr>
        <w:tc>
          <w:tcPr>
            <w:tcW w:w="5035" w:type="dxa"/>
            <w:tcPrChange w:id="2917" w:author="Mohammad Nayeem Hasan" w:date="2022-11-25T18:08:00Z">
              <w:tcPr>
                <w:tcW w:w="4850" w:type="dxa"/>
              </w:tcPr>
            </w:tcPrChange>
          </w:tcPr>
          <w:p w14:paraId="40D0376E" w14:textId="2FB10BA5" w:rsidR="00070001" w:rsidDel="00324E21" w:rsidRDefault="00070001" w:rsidP="00DE6A77">
            <w:pPr>
              <w:spacing w:line="276" w:lineRule="auto"/>
              <w:rPr>
                <w:ins w:id="2918" w:author="Mohammad Nayeem Hasan" w:date="2022-11-25T17:57:00Z"/>
                <w:del w:id="2919" w:author="Mohammad Nayeem Hasan [2]" w:date="2023-03-02T00:19:00Z"/>
                <w:rFonts w:ascii="Times New Roman" w:hAnsi="Times New Roman" w:cs="Times New Roman"/>
                <w:sz w:val="24"/>
                <w:szCs w:val="24"/>
              </w:rPr>
            </w:pPr>
            <w:ins w:id="2920" w:author="Mohammad Nayeem Hasan" w:date="2022-11-25T18:01:00Z">
              <w:del w:id="2921" w:author="Mohammad Nayeem Hasan [2]" w:date="2023-03-02T00:19:00Z">
                <w:r w:rsidDel="00324E21">
                  <w:rPr>
                    <w:rFonts w:ascii="Times New Roman" w:hAnsi="Times New Roman" w:cs="Times New Roman"/>
                    <w:sz w:val="24"/>
                    <w:szCs w:val="24"/>
                  </w:rPr>
                  <w:delText>Max. Temperature (</w:delText>
                </w:r>
              </w:del>
            </w:ins>
            <w:ins w:id="2922" w:author="Mohammad Nayeem Hasan" w:date="2022-11-25T18:20:00Z">
              <w:del w:id="2923" w:author="Mohammad Nayeem Hasan [2]" w:date="2023-03-02T00:19:00Z">
                <w:r w:rsidR="00270879" w:rsidDel="00324E21">
                  <w:rPr>
                    <w:rFonts w:ascii="Times New Roman" w:hAnsi="Times New Roman" w:cs="Times New Roman"/>
                    <w:sz w:val="24"/>
                    <w:szCs w:val="24"/>
                  </w:rPr>
                  <w:delText>3) *</w:delText>
                </w:r>
              </w:del>
            </w:ins>
            <w:ins w:id="2924" w:author="Mohammad Nayeem Hasan" w:date="2022-11-25T18:01:00Z">
              <w:del w:id="2925" w:author="Mohammad Nayeem Hasan [2]" w:date="2023-03-02T00:19:00Z">
                <w:r w:rsidDel="00324E21">
                  <w:rPr>
                    <w:rFonts w:ascii="Times New Roman" w:hAnsi="Times New Roman" w:cs="Times New Roman"/>
                    <w:sz w:val="24"/>
                    <w:szCs w:val="24"/>
                  </w:rPr>
                  <w:delText xml:space="preserve"> Avg. Temperature (3)</w:delText>
                </w:r>
              </w:del>
            </w:ins>
          </w:p>
        </w:tc>
        <w:tc>
          <w:tcPr>
            <w:tcW w:w="1260" w:type="dxa"/>
            <w:tcPrChange w:id="2926" w:author="Mohammad Nayeem Hasan" w:date="2022-11-25T18:08:00Z">
              <w:tcPr>
                <w:tcW w:w="1175" w:type="dxa"/>
                <w:gridSpan w:val="2"/>
              </w:tcPr>
            </w:tcPrChange>
          </w:tcPr>
          <w:p w14:paraId="0EEB4D22" w14:textId="4FBC8D9B" w:rsidR="00070001" w:rsidRPr="00CC69E1" w:rsidDel="00324E21" w:rsidRDefault="00070001" w:rsidP="00DE6A77">
            <w:pPr>
              <w:spacing w:line="276" w:lineRule="auto"/>
              <w:rPr>
                <w:ins w:id="2927" w:author="Mohammad Nayeem Hasan" w:date="2022-11-25T17:57:00Z"/>
                <w:del w:id="2928" w:author="Mohammad Nayeem Hasan [2]" w:date="2023-03-02T00:19:00Z"/>
                <w:rFonts w:ascii="Times New Roman" w:hAnsi="Times New Roman" w:cs="Times New Roman"/>
                <w:sz w:val="24"/>
                <w:szCs w:val="24"/>
              </w:rPr>
            </w:pPr>
            <w:ins w:id="2929" w:author="Mohammad Nayeem Hasan" w:date="2022-11-25T18:02:00Z">
              <w:del w:id="2930" w:author="Mohammad Nayeem Hasan [2]" w:date="2023-03-02T00:19:00Z">
                <w:r w:rsidRPr="00070001" w:rsidDel="00324E21">
                  <w:rPr>
                    <w:rFonts w:ascii="Times New Roman" w:hAnsi="Times New Roman" w:cs="Times New Roman"/>
                    <w:sz w:val="24"/>
                    <w:szCs w:val="24"/>
                  </w:rPr>
                  <w:delText>2.5</w:delText>
                </w:r>
              </w:del>
            </w:ins>
            <w:ins w:id="2931" w:author="Mohammad Nayeem Hasan" w:date="2022-11-25T18:05:00Z">
              <w:del w:id="2932" w:author="Mohammad Nayeem Hasan [2]" w:date="2023-03-02T00:19:00Z">
                <w:r w:rsidR="0018714F" w:rsidDel="00324E21">
                  <w:rPr>
                    <w:rFonts w:ascii="Times New Roman" w:hAnsi="Times New Roman" w:cs="Times New Roman"/>
                    <w:sz w:val="24"/>
                    <w:szCs w:val="24"/>
                  </w:rPr>
                  <w:delText>5</w:delText>
                </w:r>
              </w:del>
            </w:ins>
          </w:p>
        </w:tc>
        <w:tc>
          <w:tcPr>
            <w:tcW w:w="2160" w:type="dxa"/>
            <w:tcPrChange w:id="2933" w:author="Mohammad Nayeem Hasan" w:date="2022-11-25T18:08:00Z">
              <w:tcPr>
                <w:tcW w:w="2430" w:type="dxa"/>
                <w:gridSpan w:val="3"/>
              </w:tcPr>
            </w:tcPrChange>
          </w:tcPr>
          <w:p w14:paraId="73FAC07B" w14:textId="15821D37" w:rsidR="00070001" w:rsidRPr="00CC69E1" w:rsidDel="00324E21" w:rsidRDefault="00070001" w:rsidP="00DE6A77">
            <w:pPr>
              <w:spacing w:line="276" w:lineRule="auto"/>
              <w:rPr>
                <w:ins w:id="2934" w:author="Mohammad Nayeem Hasan" w:date="2022-11-25T17:57:00Z"/>
                <w:del w:id="2935" w:author="Mohammad Nayeem Hasan [2]" w:date="2023-03-02T00:19:00Z"/>
                <w:rFonts w:ascii="Times New Roman" w:hAnsi="Times New Roman" w:cs="Times New Roman"/>
                <w:sz w:val="24"/>
                <w:szCs w:val="24"/>
              </w:rPr>
            </w:pPr>
            <w:ins w:id="2936" w:author="Mohammad Nayeem Hasan" w:date="2022-11-25T18:02:00Z">
              <w:del w:id="2937" w:author="Mohammad Nayeem Hasan [2]" w:date="2023-03-02T00:19:00Z">
                <w:r w:rsidRPr="00070001" w:rsidDel="00324E21">
                  <w:rPr>
                    <w:rFonts w:ascii="Times New Roman" w:hAnsi="Times New Roman" w:cs="Times New Roman"/>
                    <w:sz w:val="24"/>
                    <w:szCs w:val="24"/>
                  </w:rPr>
                  <w:delText>-0.7</w:delText>
                </w:r>
              </w:del>
            </w:ins>
            <w:ins w:id="2938" w:author="Mohammad Nayeem Hasan" w:date="2022-11-25T18:05:00Z">
              <w:del w:id="2939" w:author="Mohammad Nayeem Hasan [2]" w:date="2023-03-02T00:19:00Z">
                <w:r w:rsidDel="00324E21">
                  <w:rPr>
                    <w:rFonts w:ascii="Times New Roman" w:hAnsi="Times New Roman" w:cs="Times New Roman"/>
                    <w:sz w:val="24"/>
                    <w:szCs w:val="24"/>
                  </w:rPr>
                  <w:delText xml:space="preserve">5 to </w:delText>
                </w:r>
              </w:del>
            </w:ins>
            <w:ins w:id="2940" w:author="Mohammad Nayeem Hasan" w:date="2022-11-25T18:02:00Z">
              <w:del w:id="2941" w:author="Mohammad Nayeem Hasan [2]" w:date="2023-03-02T00:19:00Z">
                <w:r w:rsidRPr="00070001" w:rsidDel="00324E21">
                  <w:rPr>
                    <w:rFonts w:ascii="Times New Roman" w:hAnsi="Times New Roman" w:cs="Times New Roman"/>
                    <w:sz w:val="24"/>
                    <w:szCs w:val="24"/>
                  </w:rPr>
                  <w:delText>5.84</w:delText>
                </w:r>
              </w:del>
            </w:ins>
          </w:p>
        </w:tc>
        <w:tc>
          <w:tcPr>
            <w:tcW w:w="1131" w:type="dxa"/>
            <w:tcPrChange w:id="2942" w:author="Mohammad Nayeem Hasan" w:date="2022-11-25T18:08:00Z">
              <w:tcPr>
                <w:tcW w:w="1131" w:type="dxa"/>
              </w:tcPr>
            </w:tcPrChange>
          </w:tcPr>
          <w:p w14:paraId="75B7122F" w14:textId="0EF8E19D" w:rsidR="00070001" w:rsidRPr="00CC69E1" w:rsidDel="00324E21" w:rsidRDefault="00070001" w:rsidP="00DE6A77">
            <w:pPr>
              <w:spacing w:line="276" w:lineRule="auto"/>
              <w:rPr>
                <w:ins w:id="2943" w:author="Mohammad Nayeem Hasan" w:date="2022-11-25T17:57:00Z"/>
                <w:del w:id="2944" w:author="Mohammad Nayeem Hasan [2]" w:date="2023-03-02T00:19:00Z"/>
                <w:rFonts w:ascii="Times New Roman" w:hAnsi="Times New Roman" w:cs="Times New Roman"/>
                <w:sz w:val="24"/>
                <w:szCs w:val="24"/>
              </w:rPr>
            </w:pPr>
            <w:ins w:id="2945" w:author="Mohammad Nayeem Hasan" w:date="2022-11-25T18:02:00Z">
              <w:del w:id="2946" w:author="Mohammad Nayeem Hasan [2]" w:date="2023-03-02T00:19:00Z">
                <w:r w:rsidRPr="00070001" w:rsidDel="00324E21">
                  <w:rPr>
                    <w:rFonts w:ascii="Times New Roman" w:hAnsi="Times New Roman" w:cs="Times New Roman"/>
                    <w:sz w:val="24"/>
                    <w:szCs w:val="24"/>
                  </w:rPr>
                  <w:delText>0.1</w:delText>
                </w:r>
              </w:del>
            </w:ins>
            <w:ins w:id="2947" w:author="Mohammad Nayeem Hasan" w:date="2022-11-25T18:05:00Z">
              <w:del w:id="2948" w:author="Mohammad Nayeem Hasan [2]" w:date="2023-03-02T00:19:00Z">
                <w:r w:rsidR="0018714F" w:rsidDel="00324E21">
                  <w:rPr>
                    <w:rFonts w:ascii="Times New Roman" w:hAnsi="Times New Roman" w:cs="Times New Roman"/>
                    <w:sz w:val="24"/>
                    <w:szCs w:val="24"/>
                  </w:rPr>
                  <w:delText>30</w:delText>
                </w:r>
              </w:del>
            </w:ins>
          </w:p>
        </w:tc>
      </w:tr>
      <w:tr w:rsidR="00070001" w:rsidDel="00324E21" w14:paraId="7FE03C67" w14:textId="22DF5EC3" w:rsidTr="00595B3D">
        <w:tblPrEx>
          <w:tblPrExChange w:id="2949" w:author="Mohammad Nayeem Hasan" w:date="2022-11-25T18:08:00Z">
            <w:tblPrEx>
              <w:tblLayout w:type="fixed"/>
            </w:tblPrEx>
          </w:tblPrExChange>
        </w:tblPrEx>
        <w:trPr>
          <w:ins w:id="2950" w:author="Mohammad Nayeem Hasan" w:date="2022-11-25T17:57:00Z"/>
          <w:del w:id="2951" w:author="Mohammad Nayeem Hasan [2]" w:date="2023-03-02T00:19:00Z"/>
        </w:trPr>
        <w:tc>
          <w:tcPr>
            <w:tcW w:w="5035" w:type="dxa"/>
            <w:tcPrChange w:id="2952" w:author="Mohammad Nayeem Hasan" w:date="2022-11-25T18:08:00Z">
              <w:tcPr>
                <w:tcW w:w="4850" w:type="dxa"/>
              </w:tcPr>
            </w:tcPrChange>
          </w:tcPr>
          <w:p w14:paraId="6F4A880D" w14:textId="5CFD0E90" w:rsidR="00070001" w:rsidDel="00324E21" w:rsidRDefault="00070001" w:rsidP="00DE6A77">
            <w:pPr>
              <w:spacing w:line="276" w:lineRule="auto"/>
              <w:rPr>
                <w:ins w:id="2953" w:author="Mohammad Nayeem Hasan" w:date="2022-11-25T17:57:00Z"/>
                <w:del w:id="2954" w:author="Mohammad Nayeem Hasan [2]" w:date="2023-03-02T00:19:00Z"/>
                <w:rFonts w:ascii="Times New Roman" w:hAnsi="Times New Roman" w:cs="Times New Roman"/>
                <w:sz w:val="24"/>
                <w:szCs w:val="24"/>
              </w:rPr>
            </w:pPr>
            <w:ins w:id="2955" w:author="Mohammad Nayeem Hasan" w:date="2022-11-25T18:03:00Z">
              <w:del w:id="2956" w:author="Mohammad Nayeem Hasan [2]" w:date="2023-03-02T00:19:00Z">
                <w:r w:rsidDel="00324E21">
                  <w:rPr>
                    <w:rFonts w:ascii="Times New Roman" w:hAnsi="Times New Roman" w:cs="Times New Roman"/>
                    <w:sz w:val="24"/>
                    <w:szCs w:val="24"/>
                  </w:rPr>
                  <w:delText>Min. Temperature (</w:delText>
                </w:r>
              </w:del>
            </w:ins>
            <w:ins w:id="2957" w:author="Mohammad Nayeem Hasan" w:date="2022-11-25T18:20:00Z">
              <w:del w:id="2958" w:author="Mohammad Nayeem Hasan [2]" w:date="2023-03-02T00:19:00Z">
                <w:r w:rsidR="00270879" w:rsidDel="00324E21">
                  <w:rPr>
                    <w:rFonts w:ascii="Times New Roman" w:hAnsi="Times New Roman" w:cs="Times New Roman"/>
                    <w:sz w:val="24"/>
                    <w:szCs w:val="24"/>
                  </w:rPr>
                  <w:delText>2) *</w:delText>
                </w:r>
              </w:del>
            </w:ins>
            <w:ins w:id="2959" w:author="Mohammad Nayeem Hasan" w:date="2022-11-25T18:04:00Z">
              <w:del w:id="2960" w:author="Mohammad Nayeem Hasan [2]" w:date="2023-03-02T00:19:00Z">
                <w:r w:rsidDel="00324E21">
                  <w:rPr>
                    <w:rFonts w:ascii="Times New Roman" w:hAnsi="Times New Roman" w:cs="Times New Roman"/>
                    <w:sz w:val="24"/>
                    <w:szCs w:val="24"/>
                  </w:rPr>
                  <w:delText xml:space="preserve"> Avg. Temperature (3)</w:delText>
                </w:r>
              </w:del>
            </w:ins>
          </w:p>
        </w:tc>
        <w:tc>
          <w:tcPr>
            <w:tcW w:w="1260" w:type="dxa"/>
            <w:tcPrChange w:id="2961" w:author="Mohammad Nayeem Hasan" w:date="2022-11-25T18:08:00Z">
              <w:tcPr>
                <w:tcW w:w="1175" w:type="dxa"/>
                <w:gridSpan w:val="2"/>
              </w:tcPr>
            </w:tcPrChange>
          </w:tcPr>
          <w:p w14:paraId="1952603F" w14:textId="5CBD6904" w:rsidR="00070001" w:rsidRPr="00CC69E1" w:rsidDel="00324E21" w:rsidRDefault="00070001" w:rsidP="00DE6A77">
            <w:pPr>
              <w:spacing w:line="276" w:lineRule="auto"/>
              <w:rPr>
                <w:ins w:id="2962" w:author="Mohammad Nayeem Hasan" w:date="2022-11-25T17:57:00Z"/>
                <w:del w:id="2963" w:author="Mohammad Nayeem Hasan [2]" w:date="2023-03-02T00:19:00Z"/>
                <w:rFonts w:ascii="Times New Roman" w:hAnsi="Times New Roman" w:cs="Times New Roman"/>
                <w:sz w:val="24"/>
                <w:szCs w:val="24"/>
              </w:rPr>
            </w:pPr>
            <w:ins w:id="2964" w:author="Mohammad Nayeem Hasan" w:date="2022-11-25T18:04:00Z">
              <w:del w:id="2965" w:author="Mohammad Nayeem Hasan [2]" w:date="2023-03-02T00:19:00Z">
                <w:r w:rsidRPr="00070001" w:rsidDel="00324E21">
                  <w:rPr>
                    <w:rFonts w:ascii="Times New Roman" w:hAnsi="Times New Roman" w:cs="Times New Roman"/>
                    <w:sz w:val="24"/>
                    <w:szCs w:val="24"/>
                  </w:rPr>
                  <w:delText>2.39</w:delText>
                </w:r>
              </w:del>
            </w:ins>
          </w:p>
        </w:tc>
        <w:tc>
          <w:tcPr>
            <w:tcW w:w="2160" w:type="dxa"/>
            <w:tcPrChange w:id="2966" w:author="Mohammad Nayeem Hasan" w:date="2022-11-25T18:08:00Z">
              <w:tcPr>
                <w:tcW w:w="2430" w:type="dxa"/>
                <w:gridSpan w:val="3"/>
              </w:tcPr>
            </w:tcPrChange>
          </w:tcPr>
          <w:p w14:paraId="08431EBE" w14:textId="0C555554" w:rsidR="00070001" w:rsidRPr="00CC69E1" w:rsidDel="00324E21" w:rsidRDefault="00070001" w:rsidP="00DE6A77">
            <w:pPr>
              <w:spacing w:line="276" w:lineRule="auto"/>
              <w:rPr>
                <w:ins w:id="2967" w:author="Mohammad Nayeem Hasan" w:date="2022-11-25T17:57:00Z"/>
                <w:del w:id="2968" w:author="Mohammad Nayeem Hasan [2]" w:date="2023-03-02T00:19:00Z"/>
                <w:rFonts w:ascii="Times New Roman" w:hAnsi="Times New Roman" w:cs="Times New Roman"/>
                <w:sz w:val="24"/>
                <w:szCs w:val="24"/>
              </w:rPr>
            </w:pPr>
            <w:ins w:id="2969" w:author="Mohammad Nayeem Hasan" w:date="2022-11-25T18:05:00Z">
              <w:del w:id="2970" w:author="Mohammad Nayeem Hasan [2]" w:date="2023-03-02T00:19:00Z">
                <w:r w:rsidRPr="00070001" w:rsidDel="00324E21">
                  <w:rPr>
                    <w:rFonts w:ascii="Times New Roman" w:hAnsi="Times New Roman" w:cs="Times New Roman"/>
                    <w:sz w:val="24"/>
                    <w:szCs w:val="24"/>
                  </w:rPr>
                  <w:delText>-1.03</w:delText>
                </w:r>
                <w:r w:rsidDel="00324E21">
                  <w:rPr>
                    <w:rFonts w:ascii="Times New Roman" w:hAnsi="Times New Roman" w:cs="Times New Roman"/>
                    <w:sz w:val="24"/>
                    <w:szCs w:val="24"/>
                  </w:rPr>
                  <w:delText xml:space="preserve"> to </w:delText>
                </w:r>
                <w:r w:rsidRPr="00070001" w:rsidDel="00324E21">
                  <w:rPr>
                    <w:rFonts w:ascii="Times New Roman" w:hAnsi="Times New Roman" w:cs="Times New Roman"/>
                    <w:sz w:val="24"/>
                    <w:szCs w:val="24"/>
                  </w:rPr>
                  <w:delText>5.81</w:delText>
                </w:r>
              </w:del>
            </w:ins>
          </w:p>
        </w:tc>
        <w:tc>
          <w:tcPr>
            <w:tcW w:w="1131" w:type="dxa"/>
            <w:tcPrChange w:id="2971" w:author="Mohammad Nayeem Hasan" w:date="2022-11-25T18:08:00Z">
              <w:tcPr>
                <w:tcW w:w="1131" w:type="dxa"/>
              </w:tcPr>
            </w:tcPrChange>
          </w:tcPr>
          <w:p w14:paraId="11FF07F0" w14:textId="4EBF7B05" w:rsidR="00070001" w:rsidRPr="00CC69E1" w:rsidDel="00324E21" w:rsidRDefault="00070001" w:rsidP="00DE6A77">
            <w:pPr>
              <w:spacing w:line="276" w:lineRule="auto"/>
              <w:rPr>
                <w:ins w:id="2972" w:author="Mohammad Nayeem Hasan" w:date="2022-11-25T17:57:00Z"/>
                <w:del w:id="2973" w:author="Mohammad Nayeem Hasan [2]" w:date="2023-03-02T00:19:00Z"/>
                <w:rFonts w:ascii="Times New Roman" w:hAnsi="Times New Roman" w:cs="Times New Roman"/>
                <w:sz w:val="24"/>
                <w:szCs w:val="24"/>
              </w:rPr>
            </w:pPr>
            <w:ins w:id="2974" w:author="Mohammad Nayeem Hasan" w:date="2022-11-25T18:04:00Z">
              <w:del w:id="2975" w:author="Mohammad Nayeem Hasan [2]" w:date="2023-03-02T00:19:00Z">
                <w:r w:rsidRPr="00070001" w:rsidDel="00324E21">
                  <w:rPr>
                    <w:rFonts w:ascii="Times New Roman" w:hAnsi="Times New Roman" w:cs="Times New Roman"/>
                    <w:sz w:val="24"/>
                    <w:szCs w:val="24"/>
                  </w:rPr>
                  <w:delText>0.171</w:delText>
                </w:r>
              </w:del>
            </w:ins>
          </w:p>
        </w:tc>
      </w:tr>
      <w:tr w:rsidR="00270879" w:rsidDel="00324E21" w14:paraId="3E1A305F" w14:textId="03CD8F73" w:rsidTr="00595B3D">
        <w:trPr>
          <w:ins w:id="2976" w:author="Mohammad Nayeem Hasan" w:date="2022-11-25T18:19:00Z"/>
          <w:del w:id="2977" w:author="Mohammad Nayeem Hasan [2]" w:date="2023-03-02T00:19:00Z"/>
        </w:trPr>
        <w:tc>
          <w:tcPr>
            <w:tcW w:w="5035" w:type="dxa"/>
          </w:tcPr>
          <w:p w14:paraId="319DB4D0" w14:textId="72DB0E37" w:rsidR="00270879" w:rsidDel="00324E21" w:rsidRDefault="00250C53" w:rsidP="00DE6A77">
            <w:pPr>
              <w:spacing w:line="276" w:lineRule="auto"/>
              <w:rPr>
                <w:ins w:id="2978" w:author="Mohammad Nayeem Hasan" w:date="2022-11-25T18:19:00Z"/>
                <w:del w:id="2979" w:author="Mohammad Nayeem Hasan [2]" w:date="2023-03-02T00:19:00Z"/>
                <w:rFonts w:ascii="Times New Roman" w:hAnsi="Times New Roman" w:cs="Times New Roman"/>
                <w:sz w:val="24"/>
                <w:szCs w:val="24"/>
              </w:rPr>
            </w:pPr>
            <w:ins w:id="2980" w:author="Mohammad Nayeem Hasan" w:date="2022-11-25T18:36:00Z">
              <w:del w:id="2981" w:author="Mohammad Nayeem Hasan [2]" w:date="2023-03-02T00:19:00Z">
                <w:r w:rsidRPr="004219A3" w:rsidDel="00324E21">
                  <w:rPr>
                    <w:rFonts w:ascii="Times New Roman" w:hAnsi="Times New Roman" w:cs="Times New Roman"/>
                    <w:b/>
                    <w:bCs/>
                    <w:sz w:val="24"/>
                    <w:szCs w:val="24"/>
                  </w:rPr>
                  <w:delText>Rainfall (</w:delText>
                </w:r>
                <w:r w:rsidRPr="00270879" w:rsidDel="00324E21">
                  <w:rPr>
                    <w:rFonts w:ascii="Times New Roman" w:hAnsi="Times New Roman" w:cs="Times New Roman"/>
                    <w:b/>
                    <w:bCs/>
                    <w:sz w:val="24"/>
                    <w:szCs w:val="24"/>
                  </w:rPr>
                  <w:delText>1) *</w:delText>
                </w:r>
                <w:r w:rsidRPr="004219A3" w:rsidDel="00324E21">
                  <w:rPr>
                    <w:rFonts w:ascii="Times New Roman" w:hAnsi="Times New Roman" w:cs="Times New Roman"/>
                    <w:b/>
                    <w:bCs/>
                    <w:sz w:val="24"/>
                    <w:szCs w:val="24"/>
                  </w:rPr>
                  <w:delText xml:space="preserve"> Relative Humidity (</w:delText>
                </w:r>
                <w:r w:rsidRPr="00270879" w:rsidDel="00324E21">
                  <w:rPr>
                    <w:rFonts w:ascii="Times New Roman" w:hAnsi="Times New Roman" w:cs="Times New Roman"/>
                    <w:b/>
                    <w:bCs/>
                    <w:sz w:val="24"/>
                    <w:szCs w:val="24"/>
                  </w:rPr>
                  <w:delText>1) *</w:delText>
                </w:r>
                <w:r w:rsidRPr="004219A3" w:rsidDel="00324E21">
                  <w:rPr>
                    <w:rFonts w:ascii="Times New Roman" w:hAnsi="Times New Roman" w:cs="Times New Roman"/>
                    <w:b/>
                    <w:bCs/>
                    <w:sz w:val="24"/>
                    <w:szCs w:val="24"/>
                  </w:rPr>
                  <w:delText xml:space="preserve"> Max. Temperature (3)</w:delText>
                </w:r>
              </w:del>
            </w:ins>
          </w:p>
        </w:tc>
        <w:tc>
          <w:tcPr>
            <w:tcW w:w="1260" w:type="dxa"/>
          </w:tcPr>
          <w:p w14:paraId="0A2E4C56" w14:textId="1FCC0ED3" w:rsidR="00270879" w:rsidRPr="00070001" w:rsidDel="00324E21" w:rsidRDefault="00250C53" w:rsidP="00DE6A77">
            <w:pPr>
              <w:spacing w:line="276" w:lineRule="auto"/>
              <w:rPr>
                <w:ins w:id="2982" w:author="Mohammad Nayeem Hasan" w:date="2022-11-25T18:19:00Z"/>
                <w:del w:id="2983" w:author="Mohammad Nayeem Hasan [2]" w:date="2023-03-02T00:19:00Z"/>
                <w:rFonts w:ascii="Times New Roman" w:hAnsi="Times New Roman" w:cs="Times New Roman"/>
                <w:sz w:val="24"/>
                <w:szCs w:val="24"/>
              </w:rPr>
            </w:pPr>
            <w:ins w:id="2984" w:author="Mohammad Nayeem Hasan" w:date="2022-11-25T18:35:00Z">
              <w:del w:id="2985" w:author="Mohammad Nayeem Hasan [2]" w:date="2023-03-02T00:19:00Z">
                <w:r w:rsidRPr="00250C53" w:rsidDel="00324E21">
                  <w:rPr>
                    <w:rFonts w:ascii="Times New Roman" w:hAnsi="Times New Roman" w:cs="Times New Roman"/>
                    <w:sz w:val="24"/>
                    <w:szCs w:val="24"/>
                  </w:rPr>
                  <w:delText>0.0</w:delText>
                </w:r>
              </w:del>
            </w:ins>
            <w:ins w:id="2986" w:author="Mohammad Nayeem Hasan" w:date="2022-11-25T18:36:00Z">
              <w:del w:id="2987" w:author="Mohammad Nayeem Hasan [2]" w:date="2023-03-02T00:19:00Z">
                <w:r w:rsidDel="00324E21">
                  <w:rPr>
                    <w:rFonts w:ascii="Times New Roman" w:hAnsi="Times New Roman" w:cs="Times New Roman"/>
                    <w:sz w:val="24"/>
                    <w:szCs w:val="24"/>
                  </w:rPr>
                  <w:delText>1</w:delText>
                </w:r>
              </w:del>
            </w:ins>
          </w:p>
        </w:tc>
        <w:tc>
          <w:tcPr>
            <w:tcW w:w="2160" w:type="dxa"/>
          </w:tcPr>
          <w:p w14:paraId="2D332F46" w14:textId="24EF6A29" w:rsidR="00270879" w:rsidRPr="00070001" w:rsidDel="00324E21" w:rsidRDefault="00250C53" w:rsidP="00DE6A77">
            <w:pPr>
              <w:spacing w:line="276" w:lineRule="auto"/>
              <w:rPr>
                <w:ins w:id="2988" w:author="Mohammad Nayeem Hasan" w:date="2022-11-25T18:19:00Z"/>
                <w:del w:id="2989" w:author="Mohammad Nayeem Hasan [2]" w:date="2023-03-02T00:19:00Z"/>
                <w:rFonts w:ascii="Times New Roman" w:hAnsi="Times New Roman" w:cs="Times New Roman"/>
                <w:sz w:val="24"/>
                <w:szCs w:val="24"/>
              </w:rPr>
            </w:pPr>
            <w:ins w:id="2990" w:author="Mohammad Nayeem Hasan" w:date="2022-11-25T18:36:00Z">
              <w:del w:id="2991" w:author="Mohammad Nayeem Hasan [2]" w:date="2023-03-02T00:19:00Z">
                <w:r w:rsidRPr="00250C53" w:rsidDel="00324E21">
                  <w:rPr>
                    <w:rFonts w:ascii="Times New Roman" w:hAnsi="Times New Roman" w:cs="Times New Roman"/>
                    <w:sz w:val="24"/>
                    <w:szCs w:val="24"/>
                  </w:rPr>
                  <w:delText>-</w:delText>
                </w:r>
                <w:r w:rsidDel="00324E21">
                  <w:rPr>
                    <w:rFonts w:ascii="Times New Roman" w:hAnsi="Times New Roman" w:cs="Times New Roman"/>
                    <w:sz w:val="24"/>
                    <w:szCs w:val="24"/>
                  </w:rPr>
                  <w:delText>0.02 to</w:delText>
                </w:r>
                <w:r w:rsidRPr="00250C53" w:rsidDel="00324E21">
                  <w:rPr>
                    <w:rFonts w:ascii="Times New Roman" w:hAnsi="Times New Roman" w:cs="Times New Roman"/>
                    <w:sz w:val="24"/>
                    <w:szCs w:val="24"/>
                  </w:rPr>
                  <w:delText xml:space="preserve"> 0.0</w:delText>
                </w:r>
                <w:r w:rsidDel="00324E21">
                  <w:rPr>
                    <w:rFonts w:ascii="Times New Roman" w:hAnsi="Times New Roman" w:cs="Times New Roman"/>
                    <w:sz w:val="24"/>
                    <w:szCs w:val="24"/>
                  </w:rPr>
                  <w:delText>1</w:delText>
                </w:r>
              </w:del>
            </w:ins>
          </w:p>
        </w:tc>
        <w:tc>
          <w:tcPr>
            <w:tcW w:w="1131" w:type="dxa"/>
          </w:tcPr>
          <w:p w14:paraId="1FA95478" w14:textId="17A3D921" w:rsidR="00270879" w:rsidRPr="00A96A13" w:rsidDel="00324E21" w:rsidRDefault="00250C53" w:rsidP="00DE6A77">
            <w:pPr>
              <w:spacing w:line="276" w:lineRule="auto"/>
              <w:rPr>
                <w:ins w:id="2992" w:author="Mohammad Nayeem Hasan" w:date="2022-11-25T18:19:00Z"/>
                <w:del w:id="2993" w:author="Mohammad Nayeem Hasan [2]" w:date="2023-03-02T00:19:00Z"/>
                <w:rFonts w:ascii="Times New Roman" w:hAnsi="Times New Roman" w:cs="Times New Roman"/>
                <w:b/>
                <w:bCs/>
                <w:sz w:val="24"/>
                <w:szCs w:val="24"/>
                <w:rPrChange w:id="2994" w:author="Mohammad Nayeem Hasan" w:date="2022-11-25T18:45:00Z">
                  <w:rPr>
                    <w:ins w:id="2995" w:author="Mohammad Nayeem Hasan" w:date="2022-11-25T18:19:00Z"/>
                    <w:del w:id="2996" w:author="Mohammad Nayeem Hasan [2]" w:date="2023-03-02T00:19:00Z"/>
                    <w:rFonts w:ascii="Times New Roman" w:hAnsi="Times New Roman" w:cs="Times New Roman"/>
                    <w:sz w:val="24"/>
                    <w:szCs w:val="24"/>
                  </w:rPr>
                </w:rPrChange>
              </w:rPr>
            </w:pPr>
            <w:ins w:id="2997" w:author="Mohammad Nayeem Hasan" w:date="2022-11-25T18:36:00Z">
              <w:del w:id="2998" w:author="Mohammad Nayeem Hasan [2]" w:date="2023-03-02T00:19:00Z">
                <w:r w:rsidRPr="00A96A13" w:rsidDel="00324E21">
                  <w:rPr>
                    <w:rFonts w:ascii="Times New Roman" w:hAnsi="Times New Roman" w:cs="Times New Roman"/>
                    <w:b/>
                    <w:bCs/>
                    <w:sz w:val="24"/>
                    <w:szCs w:val="24"/>
                    <w:rPrChange w:id="2999" w:author="Mohammad Nayeem Hasan" w:date="2022-11-25T18:45:00Z">
                      <w:rPr>
                        <w:rFonts w:ascii="Times New Roman" w:hAnsi="Times New Roman" w:cs="Times New Roman"/>
                        <w:sz w:val="24"/>
                        <w:szCs w:val="24"/>
                      </w:rPr>
                    </w:rPrChange>
                  </w:rPr>
                  <w:delText>0.074</w:delText>
                </w:r>
              </w:del>
            </w:ins>
          </w:p>
        </w:tc>
      </w:tr>
      <w:tr w:rsidR="00270879" w:rsidDel="00324E21" w14:paraId="32F90C1D" w14:textId="000C85D3" w:rsidTr="00595B3D">
        <w:trPr>
          <w:ins w:id="3000" w:author="Mohammad Nayeem Hasan" w:date="2022-11-25T18:19:00Z"/>
          <w:del w:id="3001" w:author="Mohammad Nayeem Hasan [2]" w:date="2023-03-02T00:19:00Z"/>
        </w:trPr>
        <w:tc>
          <w:tcPr>
            <w:tcW w:w="5035" w:type="dxa"/>
          </w:tcPr>
          <w:p w14:paraId="0DBE8FDF" w14:textId="41CC5EE3" w:rsidR="00270879" w:rsidDel="00324E21" w:rsidRDefault="00250C53" w:rsidP="00DE6A77">
            <w:pPr>
              <w:spacing w:line="276" w:lineRule="auto"/>
              <w:rPr>
                <w:ins w:id="3002" w:author="Mohammad Nayeem Hasan" w:date="2022-11-25T18:19:00Z"/>
                <w:del w:id="3003" w:author="Mohammad Nayeem Hasan [2]" w:date="2023-03-02T00:19:00Z"/>
                <w:rFonts w:ascii="Times New Roman" w:hAnsi="Times New Roman" w:cs="Times New Roman"/>
                <w:sz w:val="24"/>
                <w:szCs w:val="24"/>
              </w:rPr>
            </w:pPr>
            <w:ins w:id="3004" w:author="Mohammad Nayeem Hasan" w:date="2022-11-25T18:37:00Z">
              <w:del w:id="3005" w:author="Mohammad Nayeem Hasan [2]" w:date="2023-03-02T00:19:00Z">
                <w:r w:rsidRPr="004219A3" w:rsidDel="00324E21">
                  <w:rPr>
                    <w:rFonts w:ascii="Times New Roman" w:hAnsi="Times New Roman" w:cs="Times New Roman"/>
                    <w:b/>
                    <w:bCs/>
                    <w:sz w:val="24"/>
                    <w:szCs w:val="24"/>
                  </w:rPr>
                  <w:delText>Relative Humidity (</w:delText>
                </w:r>
                <w:r w:rsidRPr="00270879" w:rsidDel="00324E21">
                  <w:rPr>
                    <w:rFonts w:ascii="Times New Roman" w:hAnsi="Times New Roman" w:cs="Times New Roman"/>
                    <w:b/>
                    <w:bCs/>
                    <w:sz w:val="24"/>
                    <w:szCs w:val="24"/>
                  </w:rPr>
                  <w:delText>1) *</w:delText>
                </w:r>
                <w:r w:rsidRPr="004219A3" w:rsidDel="00324E21">
                  <w:rPr>
                    <w:rFonts w:ascii="Times New Roman" w:hAnsi="Times New Roman" w:cs="Times New Roman"/>
                    <w:b/>
                    <w:bCs/>
                    <w:sz w:val="24"/>
                    <w:szCs w:val="24"/>
                  </w:rPr>
                  <w:delText xml:space="preserve"> Max. Temperature (3)</w:delText>
                </w:r>
                <w:r w:rsidDel="00324E21">
                  <w:rPr>
                    <w:rFonts w:ascii="Times New Roman" w:hAnsi="Times New Roman" w:cs="Times New Roman"/>
                    <w:b/>
                    <w:bCs/>
                    <w:sz w:val="24"/>
                    <w:szCs w:val="24"/>
                  </w:rPr>
                  <w:delText xml:space="preserve"> *</w:delText>
                </w:r>
                <w:r w:rsidRPr="004219A3" w:rsidDel="00324E21">
                  <w:rPr>
                    <w:rFonts w:ascii="Times New Roman" w:hAnsi="Times New Roman" w:cs="Times New Roman"/>
                    <w:b/>
                    <w:bCs/>
                    <w:sz w:val="24"/>
                    <w:szCs w:val="24"/>
                  </w:rPr>
                  <w:delText xml:space="preserve"> Min. Temperature (2)</w:delText>
                </w:r>
              </w:del>
            </w:ins>
          </w:p>
        </w:tc>
        <w:tc>
          <w:tcPr>
            <w:tcW w:w="1260" w:type="dxa"/>
          </w:tcPr>
          <w:p w14:paraId="62A20BF1" w14:textId="1DD4EBAA" w:rsidR="00270879" w:rsidRPr="00070001" w:rsidDel="00324E21" w:rsidRDefault="00250C53" w:rsidP="00DE6A77">
            <w:pPr>
              <w:spacing w:line="276" w:lineRule="auto"/>
              <w:rPr>
                <w:ins w:id="3006" w:author="Mohammad Nayeem Hasan" w:date="2022-11-25T18:19:00Z"/>
                <w:del w:id="3007" w:author="Mohammad Nayeem Hasan [2]" w:date="2023-03-02T00:19:00Z"/>
                <w:rFonts w:ascii="Times New Roman" w:hAnsi="Times New Roman" w:cs="Times New Roman"/>
                <w:sz w:val="24"/>
                <w:szCs w:val="24"/>
              </w:rPr>
            </w:pPr>
            <w:ins w:id="3008" w:author="Mohammad Nayeem Hasan" w:date="2022-11-25T18:38:00Z">
              <w:del w:id="3009" w:author="Mohammad Nayeem Hasan [2]" w:date="2023-03-02T00:19:00Z">
                <w:r w:rsidRPr="00250C53" w:rsidDel="00324E21">
                  <w:rPr>
                    <w:rFonts w:ascii="Times New Roman" w:hAnsi="Times New Roman" w:cs="Times New Roman"/>
                    <w:sz w:val="24"/>
                    <w:szCs w:val="24"/>
                  </w:rPr>
                  <w:delText>0.04</w:delText>
                </w:r>
              </w:del>
            </w:ins>
          </w:p>
        </w:tc>
        <w:tc>
          <w:tcPr>
            <w:tcW w:w="2160" w:type="dxa"/>
          </w:tcPr>
          <w:p w14:paraId="7DB103A6" w14:textId="6CD6194E" w:rsidR="00270879" w:rsidRPr="00070001" w:rsidDel="00324E21" w:rsidRDefault="00250C53" w:rsidP="00DE6A77">
            <w:pPr>
              <w:spacing w:line="276" w:lineRule="auto"/>
              <w:rPr>
                <w:ins w:id="3010" w:author="Mohammad Nayeem Hasan" w:date="2022-11-25T18:19:00Z"/>
                <w:del w:id="3011" w:author="Mohammad Nayeem Hasan [2]" w:date="2023-03-02T00:19:00Z"/>
                <w:rFonts w:ascii="Times New Roman" w:hAnsi="Times New Roman" w:cs="Times New Roman"/>
                <w:sz w:val="24"/>
                <w:szCs w:val="24"/>
              </w:rPr>
            </w:pPr>
            <w:ins w:id="3012" w:author="Mohammad Nayeem Hasan" w:date="2022-11-25T18:38:00Z">
              <w:del w:id="3013" w:author="Mohammad Nayeem Hasan [2]" w:date="2023-03-02T00:19:00Z">
                <w:r w:rsidRPr="00250C53" w:rsidDel="00324E21">
                  <w:rPr>
                    <w:rFonts w:ascii="Times New Roman" w:hAnsi="Times New Roman" w:cs="Times New Roman"/>
                    <w:sz w:val="24"/>
                    <w:szCs w:val="24"/>
                  </w:rPr>
                  <w:delText>0.0</w:delText>
                </w:r>
                <w:r w:rsidDel="00324E21">
                  <w:rPr>
                    <w:rFonts w:ascii="Times New Roman" w:hAnsi="Times New Roman" w:cs="Times New Roman"/>
                    <w:sz w:val="24"/>
                    <w:szCs w:val="24"/>
                  </w:rPr>
                  <w:delText>1</w:delText>
                </w:r>
                <w:r w:rsidRPr="00250C53" w:rsidDel="00324E21">
                  <w:rPr>
                    <w:rFonts w:ascii="Times New Roman" w:hAnsi="Times New Roman" w:cs="Times New Roman"/>
                    <w:sz w:val="24"/>
                    <w:szCs w:val="24"/>
                  </w:rPr>
                  <w:delText xml:space="preserve"> </w:delText>
                </w:r>
                <w:r w:rsidDel="00324E21">
                  <w:rPr>
                    <w:rFonts w:ascii="Times New Roman" w:hAnsi="Times New Roman" w:cs="Times New Roman"/>
                    <w:sz w:val="24"/>
                    <w:szCs w:val="24"/>
                  </w:rPr>
                  <w:delText xml:space="preserve">to </w:delText>
                </w:r>
                <w:r w:rsidRPr="00250C53" w:rsidDel="00324E21">
                  <w:rPr>
                    <w:rFonts w:ascii="Times New Roman" w:hAnsi="Times New Roman" w:cs="Times New Roman"/>
                    <w:sz w:val="24"/>
                    <w:szCs w:val="24"/>
                  </w:rPr>
                  <w:delText>0.0</w:delText>
                </w:r>
                <w:r w:rsidDel="00324E21">
                  <w:rPr>
                    <w:rFonts w:ascii="Times New Roman" w:hAnsi="Times New Roman" w:cs="Times New Roman"/>
                    <w:sz w:val="24"/>
                    <w:szCs w:val="24"/>
                  </w:rPr>
                  <w:delText>8</w:delText>
                </w:r>
              </w:del>
            </w:ins>
          </w:p>
        </w:tc>
        <w:tc>
          <w:tcPr>
            <w:tcW w:w="1131" w:type="dxa"/>
          </w:tcPr>
          <w:p w14:paraId="0AE5F51D" w14:textId="43DFE978" w:rsidR="00270879" w:rsidRPr="00A96A13" w:rsidDel="00324E21" w:rsidRDefault="00250C53" w:rsidP="00DE6A77">
            <w:pPr>
              <w:spacing w:line="276" w:lineRule="auto"/>
              <w:rPr>
                <w:ins w:id="3014" w:author="Mohammad Nayeem Hasan" w:date="2022-11-25T18:19:00Z"/>
                <w:del w:id="3015" w:author="Mohammad Nayeem Hasan [2]" w:date="2023-03-02T00:19:00Z"/>
                <w:rFonts w:ascii="Times New Roman" w:hAnsi="Times New Roman" w:cs="Times New Roman"/>
                <w:b/>
                <w:bCs/>
                <w:sz w:val="24"/>
                <w:szCs w:val="24"/>
                <w:rPrChange w:id="3016" w:author="Mohammad Nayeem Hasan" w:date="2022-11-25T18:45:00Z">
                  <w:rPr>
                    <w:ins w:id="3017" w:author="Mohammad Nayeem Hasan" w:date="2022-11-25T18:19:00Z"/>
                    <w:del w:id="3018" w:author="Mohammad Nayeem Hasan [2]" w:date="2023-03-02T00:19:00Z"/>
                    <w:rFonts w:ascii="Times New Roman" w:hAnsi="Times New Roman" w:cs="Times New Roman"/>
                    <w:sz w:val="24"/>
                    <w:szCs w:val="24"/>
                  </w:rPr>
                </w:rPrChange>
              </w:rPr>
            </w:pPr>
            <w:ins w:id="3019" w:author="Mohammad Nayeem Hasan" w:date="2022-11-25T18:38:00Z">
              <w:del w:id="3020" w:author="Mohammad Nayeem Hasan [2]" w:date="2023-03-02T00:19:00Z">
                <w:r w:rsidRPr="00A96A13" w:rsidDel="00324E21">
                  <w:rPr>
                    <w:rFonts w:ascii="Times New Roman" w:hAnsi="Times New Roman" w:cs="Times New Roman"/>
                    <w:b/>
                    <w:bCs/>
                    <w:sz w:val="24"/>
                    <w:szCs w:val="24"/>
                    <w:rPrChange w:id="3021" w:author="Mohammad Nayeem Hasan" w:date="2022-11-25T18:45:00Z">
                      <w:rPr>
                        <w:rFonts w:ascii="Times New Roman" w:hAnsi="Times New Roman" w:cs="Times New Roman"/>
                        <w:sz w:val="24"/>
                        <w:szCs w:val="24"/>
                      </w:rPr>
                    </w:rPrChange>
                  </w:rPr>
                  <w:delText>0.034</w:delText>
                </w:r>
              </w:del>
            </w:ins>
          </w:p>
        </w:tc>
      </w:tr>
      <w:tr w:rsidR="00270879" w:rsidDel="00324E21" w14:paraId="29BA11E8" w14:textId="126CEAD6" w:rsidTr="00595B3D">
        <w:trPr>
          <w:ins w:id="3022" w:author="Mohammad Nayeem Hasan" w:date="2022-11-25T18:19:00Z"/>
          <w:del w:id="3023" w:author="Mohammad Nayeem Hasan [2]" w:date="2023-03-02T00:19:00Z"/>
        </w:trPr>
        <w:tc>
          <w:tcPr>
            <w:tcW w:w="5035" w:type="dxa"/>
          </w:tcPr>
          <w:p w14:paraId="17527F51" w14:textId="500F99AB" w:rsidR="00270879" w:rsidDel="00324E21" w:rsidRDefault="00D975D6" w:rsidP="00DE6A77">
            <w:pPr>
              <w:spacing w:line="276" w:lineRule="auto"/>
              <w:rPr>
                <w:ins w:id="3024" w:author="Mohammad Nayeem Hasan" w:date="2022-11-25T18:19:00Z"/>
                <w:del w:id="3025" w:author="Mohammad Nayeem Hasan [2]" w:date="2023-03-02T00:19:00Z"/>
                <w:rFonts w:ascii="Times New Roman" w:hAnsi="Times New Roman" w:cs="Times New Roman"/>
                <w:sz w:val="24"/>
                <w:szCs w:val="24"/>
              </w:rPr>
            </w:pPr>
            <w:ins w:id="3026" w:author="Mohammad Nayeem Hasan" w:date="2022-11-25T18:44:00Z">
              <w:del w:id="3027" w:author="Mohammad Nayeem Hasan [2]" w:date="2023-03-02T00:19:00Z">
                <w:r w:rsidRPr="004219A3" w:rsidDel="00324E21">
                  <w:rPr>
                    <w:rFonts w:ascii="Times New Roman" w:hAnsi="Times New Roman" w:cs="Times New Roman"/>
                    <w:b/>
                    <w:bCs/>
                    <w:sz w:val="24"/>
                    <w:szCs w:val="24"/>
                  </w:rPr>
                  <w:delText>Max. Temperature (3)</w:delText>
                </w:r>
                <w:r w:rsidDel="00324E21">
                  <w:rPr>
                    <w:rFonts w:ascii="Times New Roman" w:hAnsi="Times New Roman" w:cs="Times New Roman"/>
                    <w:b/>
                    <w:bCs/>
                    <w:sz w:val="24"/>
                    <w:szCs w:val="24"/>
                  </w:rPr>
                  <w:delText xml:space="preserve"> *</w:delText>
                </w:r>
                <w:r w:rsidRPr="004219A3" w:rsidDel="00324E21">
                  <w:rPr>
                    <w:rFonts w:ascii="Times New Roman" w:hAnsi="Times New Roman" w:cs="Times New Roman"/>
                    <w:b/>
                    <w:bCs/>
                    <w:sz w:val="24"/>
                    <w:szCs w:val="24"/>
                  </w:rPr>
                  <w:delText xml:space="preserve"> Min. Temperature (2)</w:delText>
                </w:r>
                <w:r w:rsidDel="00324E21">
                  <w:rPr>
                    <w:rFonts w:ascii="Times New Roman" w:hAnsi="Times New Roman" w:cs="Times New Roman"/>
                    <w:b/>
                    <w:bCs/>
                    <w:sz w:val="24"/>
                    <w:szCs w:val="24"/>
                  </w:rPr>
                  <w:delText xml:space="preserve"> *</w:delText>
                </w:r>
              </w:del>
            </w:ins>
            <w:ins w:id="3028" w:author="Mohammad Nayeem Hasan" w:date="2022-11-25T18:45:00Z">
              <w:del w:id="3029" w:author="Mohammad Nayeem Hasan [2]" w:date="2023-03-02T00:19:00Z">
                <w:r w:rsidRPr="004219A3" w:rsidDel="00324E21">
                  <w:rPr>
                    <w:rFonts w:ascii="Times New Roman" w:hAnsi="Times New Roman" w:cs="Times New Roman"/>
                    <w:b/>
                    <w:bCs/>
                    <w:sz w:val="24"/>
                    <w:szCs w:val="24"/>
                  </w:rPr>
                  <w:delText xml:space="preserve"> Avg. Temperature (3)</w:delText>
                </w:r>
              </w:del>
            </w:ins>
          </w:p>
        </w:tc>
        <w:tc>
          <w:tcPr>
            <w:tcW w:w="1260" w:type="dxa"/>
          </w:tcPr>
          <w:p w14:paraId="52EB048A" w14:textId="370AB162" w:rsidR="00270879" w:rsidRPr="00070001" w:rsidDel="00324E21" w:rsidRDefault="00B64E59" w:rsidP="00DE6A77">
            <w:pPr>
              <w:spacing w:line="276" w:lineRule="auto"/>
              <w:rPr>
                <w:ins w:id="3030" w:author="Mohammad Nayeem Hasan" w:date="2022-11-25T18:19:00Z"/>
                <w:del w:id="3031" w:author="Mohammad Nayeem Hasan [2]" w:date="2023-03-02T00:19:00Z"/>
                <w:rFonts w:ascii="Times New Roman" w:hAnsi="Times New Roman" w:cs="Times New Roman"/>
                <w:sz w:val="24"/>
                <w:szCs w:val="24"/>
              </w:rPr>
            </w:pPr>
            <w:ins w:id="3032" w:author="Mohammad Nayeem Hasan" w:date="2022-11-25T18:45:00Z">
              <w:del w:id="3033" w:author="Mohammad Nayeem Hasan [2]" w:date="2023-03-02T00:19:00Z">
                <w:r w:rsidRPr="00B64E59" w:rsidDel="00324E21">
                  <w:rPr>
                    <w:rFonts w:ascii="Times New Roman" w:hAnsi="Times New Roman" w:cs="Times New Roman"/>
                    <w:sz w:val="24"/>
                    <w:szCs w:val="24"/>
                  </w:rPr>
                  <w:delText>0.086849</w:delText>
                </w:r>
              </w:del>
            </w:ins>
          </w:p>
        </w:tc>
        <w:tc>
          <w:tcPr>
            <w:tcW w:w="2160" w:type="dxa"/>
          </w:tcPr>
          <w:p w14:paraId="1D1A123A" w14:textId="7C6279CB" w:rsidR="00270879" w:rsidRPr="00070001" w:rsidDel="00324E21" w:rsidRDefault="00B64E59" w:rsidP="00DE6A77">
            <w:pPr>
              <w:spacing w:line="276" w:lineRule="auto"/>
              <w:rPr>
                <w:ins w:id="3034" w:author="Mohammad Nayeem Hasan" w:date="2022-11-25T18:19:00Z"/>
                <w:del w:id="3035" w:author="Mohammad Nayeem Hasan [2]" w:date="2023-03-02T00:19:00Z"/>
                <w:rFonts w:ascii="Times New Roman" w:hAnsi="Times New Roman" w:cs="Times New Roman"/>
                <w:sz w:val="24"/>
                <w:szCs w:val="24"/>
              </w:rPr>
            </w:pPr>
            <w:ins w:id="3036" w:author="Mohammad Nayeem Hasan" w:date="2022-11-25T18:45:00Z">
              <w:del w:id="3037" w:author="Mohammad Nayeem Hasan [2]" w:date="2023-03-02T00:19:00Z">
                <w:r w:rsidRPr="00B64E59" w:rsidDel="00324E21">
                  <w:rPr>
                    <w:rFonts w:ascii="Times New Roman" w:hAnsi="Times New Roman" w:cs="Times New Roman"/>
                    <w:sz w:val="24"/>
                    <w:szCs w:val="24"/>
                  </w:rPr>
                  <w:delText>-0.0</w:delText>
                </w:r>
                <w:r w:rsidDel="00324E21">
                  <w:rPr>
                    <w:rFonts w:ascii="Times New Roman" w:hAnsi="Times New Roman" w:cs="Times New Roman"/>
                    <w:sz w:val="24"/>
                    <w:szCs w:val="24"/>
                  </w:rPr>
                  <w:delText xml:space="preserve">1 to </w:delText>
                </w:r>
                <w:r w:rsidRPr="00B64E59" w:rsidDel="00324E21">
                  <w:rPr>
                    <w:rFonts w:ascii="Times New Roman" w:hAnsi="Times New Roman" w:cs="Times New Roman"/>
                    <w:sz w:val="24"/>
                    <w:szCs w:val="24"/>
                  </w:rPr>
                  <w:delText>0.18</w:delText>
                </w:r>
              </w:del>
            </w:ins>
          </w:p>
        </w:tc>
        <w:tc>
          <w:tcPr>
            <w:tcW w:w="1131" w:type="dxa"/>
          </w:tcPr>
          <w:p w14:paraId="0C3A0AB9" w14:textId="1011B582" w:rsidR="00270879" w:rsidRPr="00A96A13" w:rsidDel="00324E21" w:rsidRDefault="00B64E59" w:rsidP="00DE6A77">
            <w:pPr>
              <w:spacing w:line="276" w:lineRule="auto"/>
              <w:rPr>
                <w:ins w:id="3038" w:author="Mohammad Nayeem Hasan" w:date="2022-11-25T18:19:00Z"/>
                <w:del w:id="3039" w:author="Mohammad Nayeem Hasan [2]" w:date="2023-03-02T00:19:00Z"/>
                <w:rFonts w:ascii="Times New Roman" w:hAnsi="Times New Roman" w:cs="Times New Roman"/>
                <w:b/>
                <w:bCs/>
                <w:sz w:val="24"/>
                <w:szCs w:val="24"/>
                <w:rPrChange w:id="3040" w:author="Mohammad Nayeem Hasan" w:date="2022-11-25T18:45:00Z">
                  <w:rPr>
                    <w:ins w:id="3041" w:author="Mohammad Nayeem Hasan" w:date="2022-11-25T18:19:00Z"/>
                    <w:del w:id="3042" w:author="Mohammad Nayeem Hasan [2]" w:date="2023-03-02T00:19:00Z"/>
                    <w:rFonts w:ascii="Times New Roman" w:hAnsi="Times New Roman" w:cs="Times New Roman"/>
                    <w:sz w:val="24"/>
                    <w:szCs w:val="24"/>
                  </w:rPr>
                </w:rPrChange>
              </w:rPr>
            </w:pPr>
            <w:ins w:id="3043" w:author="Mohammad Nayeem Hasan" w:date="2022-11-25T18:45:00Z">
              <w:del w:id="3044" w:author="Mohammad Nayeem Hasan [2]" w:date="2023-03-02T00:19:00Z">
                <w:r w:rsidRPr="00A96A13" w:rsidDel="00324E21">
                  <w:rPr>
                    <w:rFonts w:ascii="Times New Roman" w:hAnsi="Times New Roman" w:cs="Times New Roman"/>
                    <w:b/>
                    <w:bCs/>
                    <w:sz w:val="24"/>
                    <w:szCs w:val="24"/>
                    <w:rPrChange w:id="3045" w:author="Mohammad Nayeem Hasan" w:date="2022-11-25T18:45:00Z">
                      <w:rPr>
                        <w:rFonts w:ascii="Times New Roman" w:hAnsi="Times New Roman" w:cs="Times New Roman"/>
                        <w:sz w:val="24"/>
                        <w:szCs w:val="24"/>
                      </w:rPr>
                    </w:rPrChange>
                  </w:rPr>
                  <w:delText>0.070</w:delText>
                </w:r>
              </w:del>
            </w:ins>
          </w:p>
        </w:tc>
      </w:tr>
    </w:tbl>
    <w:p w14:paraId="11F35D67" w14:textId="015EBDAC" w:rsidR="00467CBE" w:rsidDel="00324E21" w:rsidRDefault="00467CBE" w:rsidP="00467CBE">
      <w:pPr>
        <w:spacing w:line="276" w:lineRule="auto"/>
        <w:rPr>
          <w:ins w:id="3046" w:author="Mohammad Nayeem Hasan" w:date="2022-11-28T01:01:00Z"/>
          <w:del w:id="3047" w:author="Mohammad Nayeem Hasan [2]" w:date="2023-03-02T00:19:00Z"/>
          <w:rFonts w:ascii="Times New Roman" w:hAnsi="Times New Roman" w:cs="Times New Roman"/>
          <w:sz w:val="24"/>
          <w:szCs w:val="24"/>
        </w:rPr>
      </w:pPr>
      <w:ins w:id="3048" w:author="Mohammad Nayeem Hasan" w:date="2022-11-28T01:01:00Z">
        <w:del w:id="3049" w:author="Mohammad Nayeem Hasan [2]" w:date="2023-03-02T00:19:00Z">
          <w:r w:rsidDel="00324E21">
            <w:rPr>
              <w:rFonts w:ascii="Times New Roman" w:hAnsi="Times New Roman" w:cs="Times New Roman"/>
              <w:sz w:val="24"/>
              <w:szCs w:val="24"/>
            </w:rPr>
            <w:delText>Table 4:</w:delText>
          </w:r>
          <w:r w:rsidRPr="00A96A13" w:rsidDel="00324E21">
            <w:delText xml:space="preserve"> </w:delText>
          </w:r>
          <w:r w:rsidRPr="00A96A13" w:rsidDel="00324E21">
            <w:rPr>
              <w:rFonts w:ascii="Times New Roman" w:hAnsi="Times New Roman" w:cs="Times New Roman"/>
              <w:sz w:val="24"/>
              <w:szCs w:val="24"/>
            </w:rPr>
            <w:delText>Estimated parameters with confidence interval of weather parameters of the ARIMAX models.</w:delText>
          </w:r>
        </w:del>
      </w:ins>
    </w:p>
    <w:tbl>
      <w:tblPr>
        <w:tblStyle w:val="TableGrid"/>
        <w:tblW w:w="9586" w:type="dxa"/>
        <w:tblLayout w:type="fixed"/>
        <w:tblLook w:val="04A0" w:firstRow="1" w:lastRow="0" w:firstColumn="1" w:lastColumn="0" w:noHBand="0" w:noVBand="1"/>
      </w:tblPr>
      <w:tblGrid>
        <w:gridCol w:w="5035"/>
        <w:gridCol w:w="1260"/>
        <w:gridCol w:w="2160"/>
        <w:gridCol w:w="1131"/>
      </w:tblGrid>
      <w:tr w:rsidR="00467CBE" w:rsidDel="00324E21" w14:paraId="6BBF443B" w14:textId="26C9395C" w:rsidTr="000B48DF">
        <w:trPr>
          <w:ins w:id="3050" w:author="Mohammad Nayeem Hasan" w:date="2022-11-28T01:01:00Z"/>
          <w:del w:id="3051" w:author="Mohammad Nayeem Hasan [2]" w:date="2023-03-02T00:19:00Z"/>
        </w:trPr>
        <w:tc>
          <w:tcPr>
            <w:tcW w:w="5035" w:type="dxa"/>
          </w:tcPr>
          <w:p w14:paraId="4052E4B3" w14:textId="2A9F11E1" w:rsidR="00467CBE" w:rsidDel="00324E21" w:rsidRDefault="00467CBE" w:rsidP="000B48DF">
            <w:pPr>
              <w:spacing w:line="276" w:lineRule="auto"/>
              <w:rPr>
                <w:ins w:id="3052" w:author="Mohammad Nayeem Hasan" w:date="2022-11-28T01:01:00Z"/>
                <w:del w:id="3053" w:author="Mohammad Nayeem Hasan [2]" w:date="2023-03-02T00:19:00Z"/>
                <w:rFonts w:ascii="Times New Roman" w:hAnsi="Times New Roman" w:cs="Times New Roman"/>
                <w:sz w:val="24"/>
                <w:szCs w:val="24"/>
              </w:rPr>
            </w:pPr>
          </w:p>
        </w:tc>
        <w:tc>
          <w:tcPr>
            <w:tcW w:w="1260" w:type="dxa"/>
          </w:tcPr>
          <w:p w14:paraId="471C8E47" w14:textId="766A5A73" w:rsidR="00467CBE" w:rsidDel="00324E21" w:rsidRDefault="00467CBE" w:rsidP="000B48DF">
            <w:pPr>
              <w:spacing w:line="276" w:lineRule="auto"/>
              <w:rPr>
                <w:ins w:id="3054" w:author="Mohammad Nayeem Hasan" w:date="2022-11-28T01:01:00Z"/>
                <w:del w:id="3055" w:author="Mohammad Nayeem Hasan [2]" w:date="2023-03-02T00:19:00Z"/>
                <w:rFonts w:ascii="Times New Roman" w:hAnsi="Times New Roman" w:cs="Times New Roman"/>
                <w:sz w:val="24"/>
                <w:szCs w:val="24"/>
              </w:rPr>
            </w:pPr>
            <w:ins w:id="3056" w:author="Mohammad Nayeem Hasan" w:date="2022-11-28T01:01:00Z">
              <w:del w:id="3057" w:author="Mohammad Nayeem Hasan [2]" w:date="2023-03-02T00:19:00Z">
                <w:r w:rsidDel="00324E21">
                  <w:rPr>
                    <w:rFonts w:ascii="Times New Roman" w:hAnsi="Times New Roman" w:cs="Times New Roman"/>
                    <w:sz w:val="24"/>
                    <w:szCs w:val="24"/>
                  </w:rPr>
                  <w:delText>Coefficient</w:delText>
                </w:r>
              </w:del>
            </w:ins>
          </w:p>
        </w:tc>
        <w:tc>
          <w:tcPr>
            <w:tcW w:w="2160" w:type="dxa"/>
          </w:tcPr>
          <w:p w14:paraId="2D8B1F2C" w14:textId="150981A9" w:rsidR="00467CBE" w:rsidDel="00324E21" w:rsidRDefault="00467CBE" w:rsidP="000B48DF">
            <w:pPr>
              <w:spacing w:line="276" w:lineRule="auto"/>
              <w:rPr>
                <w:ins w:id="3058" w:author="Mohammad Nayeem Hasan" w:date="2022-11-28T01:01:00Z"/>
                <w:del w:id="3059" w:author="Mohammad Nayeem Hasan [2]" w:date="2023-03-02T00:19:00Z"/>
                <w:rFonts w:ascii="Times New Roman" w:hAnsi="Times New Roman" w:cs="Times New Roman"/>
                <w:sz w:val="24"/>
                <w:szCs w:val="24"/>
              </w:rPr>
            </w:pPr>
            <w:ins w:id="3060" w:author="Mohammad Nayeem Hasan" w:date="2022-11-28T01:01:00Z">
              <w:del w:id="3061" w:author="Mohammad Nayeem Hasan [2]" w:date="2023-03-02T00:19:00Z">
                <w:r w:rsidDel="00324E21">
                  <w:rPr>
                    <w:rFonts w:ascii="Times New Roman" w:hAnsi="Times New Roman" w:cs="Times New Roman"/>
                    <w:sz w:val="24"/>
                    <w:szCs w:val="24"/>
                  </w:rPr>
                  <w:delText>95% Confidence Interval</w:delText>
                </w:r>
              </w:del>
            </w:ins>
          </w:p>
        </w:tc>
        <w:tc>
          <w:tcPr>
            <w:tcW w:w="1131" w:type="dxa"/>
          </w:tcPr>
          <w:p w14:paraId="4D37AB9B" w14:textId="65AC8723" w:rsidR="00467CBE" w:rsidDel="00324E21" w:rsidRDefault="00467CBE" w:rsidP="000B48DF">
            <w:pPr>
              <w:spacing w:line="276" w:lineRule="auto"/>
              <w:rPr>
                <w:ins w:id="3062" w:author="Mohammad Nayeem Hasan" w:date="2022-11-28T01:01:00Z"/>
                <w:del w:id="3063" w:author="Mohammad Nayeem Hasan [2]" w:date="2023-03-02T00:19:00Z"/>
                <w:rFonts w:ascii="Times New Roman" w:hAnsi="Times New Roman" w:cs="Times New Roman"/>
                <w:sz w:val="24"/>
                <w:szCs w:val="24"/>
              </w:rPr>
            </w:pPr>
            <w:ins w:id="3064" w:author="Mohammad Nayeem Hasan" w:date="2022-11-28T01:01:00Z">
              <w:del w:id="3065" w:author="Mohammad Nayeem Hasan [2]" w:date="2023-03-02T00:19:00Z">
                <w:r w:rsidDel="00324E21">
                  <w:rPr>
                    <w:rFonts w:ascii="Times New Roman" w:hAnsi="Times New Roman" w:cs="Times New Roman"/>
                    <w:sz w:val="24"/>
                    <w:szCs w:val="24"/>
                  </w:rPr>
                  <w:delText>P-value</w:delText>
                </w:r>
              </w:del>
            </w:ins>
          </w:p>
        </w:tc>
      </w:tr>
      <w:tr w:rsidR="00467CBE" w:rsidDel="00324E21" w14:paraId="726E6E41" w14:textId="1B5536CD" w:rsidTr="000B48DF">
        <w:trPr>
          <w:ins w:id="3066" w:author="Mohammad Nayeem Hasan" w:date="2022-11-28T01:01:00Z"/>
          <w:del w:id="3067" w:author="Mohammad Nayeem Hasan [2]" w:date="2023-03-02T00:19:00Z"/>
        </w:trPr>
        <w:tc>
          <w:tcPr>
            <w:tcW w:w="5035" w:type="dxa"/>
          </w:tcPr>
          <w:p w14:paraId="23A96CFE" w14:textId="6FFDAB8C" w:rsidR="00467CBE" w:rsidRPr="00595B3D" w:rsidDel="00324E21" w:rsidRDefault="00467CBE" w:rsidP="000B48DF">
            <w:pPr>
              <w:spacing w:line="276" w:lineRule="auto"/>
              <w:rPr>
                <w:ins w:id="3068" w:author="Mohammad Nayeem Hasan" w:date="2022-11-28T01:01:00Z"/>
                <w:del w:id="3069" w:author="Mohammad Nayeem Hasan [2]" w:date="2023-03-02T00:19:00Z"/>
                <w:rFonts w:ascii="Times New Roman" w:hAnsi="Times New Roman" w:cs="Times New Roman"/>
                <w:sz w:val="24"/>
                <w:szCs w:val="24"/>
              </w:rPr>
            </w:pPr>
            <w:ins w:id="3070" w:author="Mohammad Nayeem Hasan" w:date="2022-11-28T01:03:00Z">
              <w:del w:id="3071" w:author="Mohammad Nayeem Hasan [2]" w:date="2023-03-02T00:19:00Z">
                <w:r w:rsidRPr="004219A3" w:rsidDel="00324E21">
                  <w:rPr>
                    <w:rFonts w:ascii="Times New Roman" w:hAnsi="Times New Roman" w:cs="Times New Roman"/>
                    <w:b/>
                    <w:bCs/>
                    <w:sz w:val="24"/>
                    <w:szCs w:val="24"/>
                  </w:rPr>
                  <w:delText>Avg. Temperature</w:delText>
                </w:r>
              </w:del>
            </w:ins>
          </w:p>
        </w:tc>
        <w:tc>
          <w:tcPr>
            <w:tcW w:w="1260" w:type="dxa"/>
          </w:tcPr>
          <w:p w14:paraId="35C712EF" w14:textId="00731531" w:rsidR="00467CBE" w:rsidDel="00324E21" w:rsidRDefault="00467CBE" w:rsidP="000B48DF">
            <w:pPr>
              <w:spacing w:line="276" w:lineRule="auto"/>
              <w:rPr>
                <w:ins w:id="3072" w:author="Mohammad Nayeem Hasan" w:date="2022-11-28T01:01:00Z"/>
                <w:del w:id="3073" w:author="Mohammad Nayeem Hasan [2]" w:date="2023-03-02T00:19:00Z"/>
                <w:rFonts w:ascii="Times New Roman" w:hAnsi="Times New Roman" w:cs="Times New Roman"/>
                <w:sz w:val="24"/>
                <w:szCs w:val="24"/>
              </w:rPr>
            </w:pPr>
            <w:ins w:id="3074" w:author="Mohammad Nayeem Hasan" w:date="2022-11-28T01:01:00Z">
              <w:del w:id="3075" w:author="Mohammad Nayeem Hasan [2]" w:date="2023-03-02T00:19:00Z">
                <w:r w:rsidRPr="00467CBE" w:rsidDel="00324E21">
                  <w:rPr>
                    <w:rFonts w:ascii="Times New Roman" w:hAnsi="Times New Roman" w:cs="Times New Roman"/>
                    <w:sz w:val="24"/>
                    <w:szCs w:val="24"/>
                  </w:rPr>
                  <w:delText>56.7</w:delText>
                </w:r>
              </w:del>
            </w:ins>
            <w:ins w:id="3076" w:author="Mohammad Nayeem Hasan" w:date="2022-11-28T01:07:00Z">
              <w:del w:id="3077" w:author="Mohammad Nayeem Hasan [2]" w:date="2023-03-02T00:19:00Z">
                <w:r w:rsidDel="00324E21">
                  <w:rPr>
                    <w:rFonts w:ascii="Times New Roman" w:hAnsi="Times New Roman" w:cs="Times New Roman"/>
                    <w:sz w:val="24"/>
                    <w:szCs w:val="24"/>
                  </w:rPr>
                  <w:delText>5</w:delText>
                </w:r>
              </w:del>
            </w:ins>
          </w:p>
        </w:tc>
        <w:tc>
          <w:tcPr>
            <w:tcW w:w="2160" w:type="dxa"/>
          </w:tcPr>
          <w:p w14:paraId="312E1951" w14:textId="6EA355D8" w:rsidR="00467CBE" w:rsidDel="00324E21" w:rsidRDefault="00467CBE" w:rsidP="000B48DF">
            <w:pPr>
              <w:spacing w:line="276" w:lineRule="auto"/>
              <w:rPr>
                <w:ins w:id="3078" w:author="Mohammad Nayeem Hasan" w:date="2022-11-28T01:01:00Z"/>
                <w:del w:id="3079" w:author="Mohammad Nayeem Hasan [2]" w:date="2023-03-02T00:19:00Z"/>
                <w:rFonts w:ascii="Times New Roman" w:hAnsi="Times New Roman" w:cs="Times New Roman"/>
                <w:sz w:val="24"/>
                <w:szCs w:val="24"/>
              </w:rPr>
            </w:pPr>
            <w:ins w:id="3080" w:author="Mohammad Nayeem Hasan" w:date="2022-11-28T01:06:00Z">
              <w:del w:id="3081" w:author="Mohammad Nayeem Hasan [2]" w:date="2023-03-02T00:19:00Z">
                <w:r w:rsidRPr="00467CBE" w:rsidDel="00324E21">
                  <w:rPr>
                    <w:rFonts w:ascii="Times New Roman" w:hAnsi="Times New Roman" w:cs="Times New Roman"/>
                    <w:sz w:val="24"/>
                    <w:szCs w:val="24"/>
                  </w:rPr>
                  <w:delText xml:space="preserve">-178.71 </w:delText>
                </w:r>
                <w:r w:rsidDel="00324E21">
                  <w:rPr>
                    <w:rFonts w:ascii="Times New Roman" w:hAnsi="Times New Roman" w:cs="Times New Roman"/>
                    <w:sz w:val="24"/>
                    <w:szCs w:val="24"/>
                  </w:rPr>
                  <w:delText xml:space="preserve">to </w:delText>
                </w:r>
                <w:r w:rsidRPr="00467CBE" w:rsidDel="00324E21">
                  <w:rPr>
                    <w:rFonts w:ascii="Times New Roman" w:hAnsi="Times New Roman" w:cs="Times New Roman"/>
                    <w:sz w:val="24"/>
                    <w:szCs w:val="24"/>
                  </w:rPr>
                  <w:delText>292.20</w:delText>
                </w:r>
              </w:del>
            </w:ins>
          </w:p>
        </w:tc>
        <w:tc>
          <w:tcPr>
            <w:tcW w:w="1131" w:type="dxa"/>
          </w:tcPr>
          <w:p w14:paraId="508DFEA2" w14:textId="4BC33857" w:rsidR="00467CBE" w:rsidRPr="000B48DF" w:rsidDel="00324E21" w:rsidRDefault="00467CBE" w:rsidP="000B48DF">
            <w:pPr>
              <w:spacing w:line="276" w:lineRule="auto"/>
              <w:rPr>
                <w:ins w:id="3082" w:author="Mohammad Nayeem Hasan" w:date="2022-11-28T01:01:00Z"/>
                <w:del w:id="3083" w:author="Mohammad Nayeem Hasan [2]" w:date="2023-03-02T00:19:00Z"/>
                <w:rFonts w:ascii="Times New Roman" w:hAnsi="Times New Roman" w:cs="Times New Roman"/>
                <w:b/>
                <w:bCs/>
                <w:sz w:val="24"/>
                <w:szCs w:val="24"/>
              </w:rPr>
            </w:pPr>
            <w:ins w:id="3084" w:author="Mohammad Nayeem Hasan" w:date="2022-11-28T01:05:00Z">
              <w:del w:id="3085" w:author="Mohammad Nayeem Hasan [2]" w:date="2023-03-02T00:19:00Z">
                <w:r w:rsidRPr="00467CBE" w:rsidDel="00324E21">
                  <w:rPr>
                    <w:rFonts w:ascii="Times New Roman" w:hAnsi="Times New Roman" w:cs="Times New Roman"/>
                    <w:b/>
                    <w:bCs/>
                    <w:sz w:val="24"/>
                    <w:szCs w:val="24"/>
                  </w:rPr>
                  <w:delText>0.63</w:delText>
                </w:r>
              </w:del>
            </w:ins>
            <w:ins w:id="3086" w:author="Mohammad Nayeem Hasan" w:date="2022-11-28T01:08:00Z">
              <w:del w:id="3087" w:author="Mohammad Nayeem Hasan [2]" w:date="2023-03-02T00:19:00Z">
                <w:r w:rsidDel="00324E21">
                  <w:rPr>
                    <w:rFonts w:ascii="Times New Roman" w:hAnsi="Times New Roman" w:cs="Times New Roman"/>
                    <w:b/>
                    <w:bCs/>
                    <w:sz w:val="24"/>
                    <w:szCs w:val="24"/>
                  </w:rPr>
                  <w:delText>7</w:delText>
                </w:r>
              </w:del>
            </w:ins>
          </w:p>
        </w:tc>
      </w:tr>
      <w:tr w:rsidR="00467CBE" w:rsidDel="00324E21" w14:paraId="31EDB89F" w14:textId="20ED5889" w:rsidTr="000B48DF">
        <w:trPr>
          <w:ins w:id="3088" w:author="Mohammad Nayeem Hasan" w:date="2022-11-28T01:01:00Z"/>
          <w:del w:id="3089" w:author="Mohammad Nayeem Hasan [2]" w:date="2023-03-02T00:19:00Z"/>
        </w:trPr>
        <w:tc>
          <w:tcPr>
            <w:tcW w:w="5035" w:type="dxa"/>
          </w:tcPr>
          <w:p w14:paraId="1188B8EA" w14:textId="17A3BE2A" w:rsidR="00467CBE" w:rsidDel="00324E21" w:rsidRDefault="00467CBE" w:rsidP="000B48DF">
            <w:pPr>
              <w:spacing w:line="276" w:lineRule="auto"/>
              <w:rPr>
                <w:ins w:id="3090" w:author="Mohammad Nayeem Hasan" w:date="2022-11-28T01:01:00Z"/>
                <w:del w:id="3091" w:author="Mohammad Nayeem Hasan [2]" w:date="2023-03-02T00:19:00Z"/>
                <w:rFonts w:ascii="Times New Roman" w:hAnsi="Times New Roman" w:cs="Times New Roman"/>
                <w:sz w:val="24"/>
                <w:szCs w:val="24"/>
              </w:rPr>
            </w:pPr>
            <w:ins w:id="3092" w:author="Mohammad Nayeem Hasan" w:date="2022-11-28T01:03:00Z">
              <w:del w:id="3093" w:author="Mohammad Nayeem Hasan [2]" w:date="2023-03-02T00:19:00Z">
                <w:r w:rsidRPr="004219A3" w:rsidDel="00324E21">
                  <w:rPr>
                    <w:rFonts w:ascii="Times New Roman" w:hAnsi="Times New Roman" w:cs="Times New Roman"/>
                    <w:b/>
                    <w:bCs/>
                    <w:sz w:val="24"/>
                    <w:szCs w:val="24"/>
                  </w:rPr>
                  <w:delText>Relative Humidity</w:delText>
                </w:r>
              </w:del>
            </w:ins>
          </w:p>
        </w:tc>
        <w:tc>
          <w:tcPr>
            <w:tcW w:w="1260" w:type="dxa"/>
          </w:tcPr>
          <w:p w14:paraId="452AA1E1" w14:textId="13A3816C" w:rsidR="00467CBE" w:rsidDel="00324E21" w:rsidRDefault="00467CBE" w:rsidP="000B48DF">
            <w:pPr>
              <w:spacing w:line="276" w:lineRule="auto"/>
              <w:rPr>
                <w:ins w:id="3094" w:author="Mohammad Nayeem Hasan" w:date="2022-11-28T01:01:00Z"/>
                <w:del w:id="3095" w:author="Mohammad Nayeem Hasan [2]" w:date="2023-03-02T00:19:00Z"/>
                <w:rFonts w:ascii="Times New Roman" w:hAnsi="Times New Roman" w:cs="Times New Roman"/>
                <w:sz w:val="24"/>
                <w:szCs w:val="24"/>
              </w:rPr>
            </w:pPr>
            <w:ins w:id="3096" w:author="Mohammad Nayeem Hasan" w:date="2022-11-28T01:02:00Z">
              <w:del w:id="3097" w:author="Mohammad Nayeem Hasan [2]" w:date="2023-03-02T00:19:00Z">
                <w:r w:rsidRPr="00467CBE" w:rsidDel="00324E21">
                  <w:rPr>
                    <w:rFonts w:ascii="Times New Roman" w:hAnsi="Times New Roman" w:cs="Times New Roman"/>
                    <w:sz w:val="24"/>
                    <w:szCs w:val="24"/>
                  </w:rPr>
                  <w:delText>9.9</w:delText>
                </w:r>
              </w:del>
            </w:ins>
            <w:ins w:id="3098" w:author="Mohammad Nayeem Hasan" w:date="2022-11-28T01:07:00Z">
              <w:del w:id="3099" w:author="Mohammad Nayeem Hasan [2]" w:date="2023-03-02T00:19:00Z">
                <w:r w:rsidDel="00324E21">
                  <w:rPr>
                    <w:rFonts w:ascii="Times New Roman" w:hAnsi="Times New Roman" w:cs="Times New Roman"/>
                    <w:sz w:val="24"/>
                    <w:szCs w:val="24"/>
                  </w:rPr>
                  <w:delText>4</w:delText>
                </w:r>
              </w:del>
            </w:ins>
          </w:p>
        </w:tc>
        <w:tc>
          <w:tcPr>
            <w:tcW w:w="2160" w:type="dxa"/>
          </w:tcPr>
          <w:p w14:paraId="0F910969" w14:textId="021FC471" w:rsidR="00467CBE" w:rsidDel="00324E21" w:rsidRDefault="00467CBE" w:rsidP="000B48DF">
            <w:pPr>
              <w:spacing w:line="276" w:lineRule="auto"/>
              <w:rPr>
                <w:ins w:id="3100" w:author="Mohammad Nayeem Hasan" w:date="2022-11-28T01:01:00Z"/>
                <w:del w:id="3101" w:author="Mohammad Nayeem Hasan [2]" w:date="2023-03-02T00:19:00Z"/>
                <w:rFonts w:ascii="Times New Roman" w:hAnsi="Times New Roman" w:cs="Times New Roman"/>
                <w:sz w:val="24"/>
                <w:szCs w:val="24"/>
              </w:rPr>
            </w:pPr>
            <w:ins w:id="3102" w:author="Mohammad Nayeem Hasan" w:date="2022-11-28T01:07:00Z">
              <w:del w:id="3103" w:author="Mohammad Nayeem Hasan [2]" w:date="2023-03-02T00:19:00Z">
                <w:r w:rsidRPr="00467CBE" w:rsidDel="00324E21">
                  <w:rPr>
                    <w:rFonts w:ascii="Times New Roman" w:hAnsi="Times New Roman" w:cs="Times New Roman"/>
                    <w:sz w:val="24"/>
                    <w:szCs w:val="24"/>
                  </w:rPr>
                  <w:delText>-84.</w:delText>
                </w:r>
              </w:del>
            </w:ins>
            <w:ins w:id="3104" w:author="Mohammad Nayeem Hasan" w:date="2022-11-28T01:08:00Z">
              <w:del w:id="3105" w:author="Mohammad Nayeem Hasan [2]" w:date="2023-03-02T00:19:00Z">
                <w:r w:rsidDel="00324E21">
                  <w:rPr>
                    <w:rFonts w:ascii="Times New Roman" w:hAnsi="Times New Roman" w:cs="Times New Roman"/>
                    <w:sz w:val="24"/>
                    <w:szCs w:val="24"/>
                  </w:rPr>
                  <w:delText xml:space="preserve">70 to </w:delText>
                </w:r>
              </w:del>
            </w:ins>
            <w:ins w:id="3106" w:author="Mohammad Nayeem Hasan" w:date="2022-11-28T01:07:00Z">
              <w:del w:id="3107" w:author="Mohammad Nayeem Hasan [2]" w:date="2023-03-02T00:19:00Z">
                <w:r w:rsidRPr="00467CBE" w:rsidDel="00324E21">
                  <w:rPr>
                    <w:rFonts w:ascii="Times New Roman" w:hAnsi="Times New Roman" w:cs="Times New Roman"/>
                    <w:sz w:val="24"/>
                    <w:szCs w:val="24"/>
                  </w:rPr>
                  <w:delText>104.57</w:delText>
                </w:r>
              </w:del>
            </w:ins>
          </w:p>
        </w:tc>
        <w:tc>
          <w:tcPr>
            <w:tcW w:w="1131" w:type="dxa"/>
          </w:tcPr>
          <w:p w14:paraId="4A22BE5C" w14:textId="483E8126" w:rsidR="00467CBE" w:rsidDel="00324E21" w:rsidRDefault="00467CBE" w:rsidP="000B48DF">
            <w:pPr>
              <w:spacing w:line="276" w:lineRule="auto"/>
              <w:rPr>
                <w:ins w:id="3108" w:author="Mohammad Nayeem Hasan" w:date="2022-11-28T01:01:00Z"/>
                <w:del w:id="3109" w:author="Mohammad Nayeem Hasan [2]" w:date="2023-03-02T00:19:00Z"/>
                <w:rFonts w:ascii="Times New Roman" w:hAnsi="Times New Roman" w:cs="Times New Roman"/>
                <w:sz w:val="24"/>
                <w:szCs w:val="24"/>
              </w:rPr>
            </w:pPr>
            <w:ins w:id="3110" w:author="Mohammad Nayeem Hasan" w:date="2022-11-28T01:05:00Z">
              <w:del w:id="3111" w:author="Mohammad Nayeem Hasan [2]" w:date="2023-03-02T00:19:00Z">
                <w:r w:rsidRPr="00467CBE" w:rsidDel="00324E21">
                  <w:rPr>
                    <w:rFonts w:ascii="Times New Roman" w:hAnsi="Times New Roman" w:cs="Times New Roman"/>
                    <w:sz w:val="24"/>
                    <w:szCs w:val="24"/>
                  </w:rPr>
                  <w:delText>0.83</w:delText>
                </w:r>
              </w:del>
            </w:ins>
            <w:ins w:id="3112" w:author="Mohammad Nayeem Hasan" w:date="2022-11-28T01:09:00Z">
              <w:del w:id="3113" w:author="Mohammad Nayeem Hasan [2]" w:date="2023-03-02T00:19:00Z">
                <w:r w:rsidDel="00324E21">
                  <w:rPr>
                    <w:rFonts w:ascii="Times New Roman" w:hAnsi="Times New Roman" w:cs="Times New Roman"/>
                    <w:sz w:val="24"/>
                    <w:szCs w:val="24"/>
                  </w:rPr>
                  <w:delText>7</w:delText>
                </w:r>
              </w:del>
            </w:ins>
          </w:p>
        </w:tc>
      </w:tr>
      <w:tr w:rsidR="00467CBE" w:rsidDel="00324E21" w14:paraId="271C6FDB" w14:textId="6AA967BF" w:rsidTr="000B48DF">
        <w:trPr>
          <w:ins w:id="3114" w:author="Mohammad Nayeem Hasan" w:date="2022-11-28T01:01:00Z"/>
          <w:del w:id="3115" w:author="Mohammad Nayeem Hasan [2]" w:date="2023-03-02T00:19:00Z"/>
        </w:trPr>
        <w:tc>
          <w:tcPr>
            <w:tcW w:w="5035" w:type="dxa"/>
          </w:tcPr>
          <w:p w14:paraId="07D08681" w14:textId="257598EF" w:rsidR="00467CBE" w:rsidDel="00324E21" w:rsidRDefault="00467CBE" w:rsidP="000B48DF">
            <w:pPr>
              <w:spacing w:line="276" w:lineRule="auto"/>
              <w:rPr>
                <w:ins w:id="3116" w:author="Mohammad Nayeem Hasan" w:date="2022-11-28T01:01:00Z"/>
                <w:del w:id="3117" w:author="Mohammad Nayeem Hasan [2]" w:date="2023-03-02T00:19:00Z"/>
                <w:rFonts w:ascii="Times New Roman" w:hAnsi="Times New Roman" w:cs="Times New Roman"/>
                <w:sz w:val="24"/>
                <w:szCs w:val="24"/>
              </w:rPr>
            </w:pPr>
            <w:ins w:id="3118" w:author="Mohammad Nayeem Hasan" w:date="2022-11-28T01:03:00Z">
              <w:del w:id="3119" w:author="Mohammad Nayeem Hasan [2]" w:date="2023-03-02T00:19:00Z">
                <w:r w:rsidRPr="004219A3" w:rsidDel="00324E21">
                  <w:rPr>
                    <w:rFonts w:ascii="Times New Roman" w:hAnsi="Times New Roman" w:cs="Times New Roman"/>
                    <w:b/>
                    <w:bCs/>
                    <w:sz w:val="24"/>
                    <w:szCs w:val="24"/>
                  </w:rPr>
                  <w:delText>Rainfall</w:delText>
                </w:r>
              </w:del>
            </w:ins>
          </w:p>
        </w:tc>
        <w:tc>
          <w:tcPr>
            <w:tcW w:w="1260" w:type="dxa"/>
          </w:tcPr>
          <w:p w14:paraId="65C4B510" w14:textId="6942D0DF" w:rsidR="00467CBE" w:rsidDel="00324E21" w:rsidRDefault="00467CBE" w:rsidP="000B48DF">
            <w:pPr>
              <w:spacing w:line="276" w:lineRule="auto"/>
              <w:rPr>
                <w:ins w:id="3120" w:author="Mohammad Nayeem Hasan" w:date="2022-11-28T01:01:00Z"/>
                <w:del w:id="3121" w:author="Mohammad Nayeem Hasan [2]" w:date="2023-03-02T00:19:00Z"/>
                <w:rFonts w:ascii="Times New Roman" w:hAnsi="Times New Roman" w:cs="Times New Roman"/>
                <w:sz w:val="24"/>
                <w:szCs w:val="24"/>
              </w:rPr>
            </w:pPr>
            <w:ins w:id="3122" w:author="Mohammad Nayeem Hasan" w:date="2022-11-28T01:02:00Z">
              <w:del w:id="3123" w:author="Mohammad Nayeem Hasan [2]" w:date="2023-03-02T00:19:00Z">
                <w:r w:rsidRPr="00467CBE" w:rsidDel="00324E21">
                  <w:rPr>
                    <w:rFonts w:ascii="Times New Roman" w:hAnsi="Times New Roman" w:cs="Times New Roman"/>
                    <w:sz w:val="24"/>
                    <w:szCs w:val="24"/>
                  </w:rPr>
                  <w:delText>4.8</w:delText>
                </w:r>
              </w:del>
            </w:ins>
            <w:ins w:id="3124" w:author="Mohammad Nayeem Hasan" w:date="2022-11-28T01:07:00Z">
              <w:del w:id="3125" w:author="Mohammad Nayeem Hasan [2]" w:date="2023-03-02T00:19:00Z">
                <w:r w:rsidDel="00324E21">
                  <w:rPr>
                    <w:rFonts w:ascii="Times New Roman" w:hAnsi="Times New Roman" w:cs="Times New Roman"/>
                    <w:sz w:val="24"/>
                    <w:szCs w:val="24"/>
                  </w:rPr>
                  <w:delText>3</w:delText>
                </w:r>
              </w:del>
            </w:ins>
          </w:p>
        </w:tc>
        <w:tc>
          <w:tcPr>
            <w:tcW w:w="2160" w:type="dxa"/>
          </w:tcPr>
          <w:p w14:paraId="46631B7A" w14:textId="526AAB07" w:rsidR="00467CBE" w:rsidDel="00324E21" w:rsidRDefault="00467CBE" w:rsidP="000B48DF">
            <w:pPr>
              <w:spacing w:line="276" w:lineRule="auto"/>
              <w:rPr>
                <w:ins w:id="3126" w:author="Mohammad Nayeem Hasan" w:date="2022-11-28T01:01:00Z"/>
                <w:del w:id="3127" w:author="Mohammad Nayeem Hasan [2]" w:date="2023-03-02T00:19:00Z"/>
                <w:rFonts w:ascii="Times New Roman" w:hAnsi="Times New Roman" w:cs="Times New Roman"/>
                <w:sz w:val="24"/>
                <w:szCs w:val="24"/>
              </w:rPr>
            </w:pPr>
            <w:ins w:id="3128" w:author="Mohammad Nayeem Hasan" w:date="2022-11-28T01:07:00Z">
              <w:del w:id="3129" w:author="Mohammad Nayeem Hasan [2]" w:date="2023-03-02T00:19:00Z">
                <w:r w:rsidRPr="00467CBE" w:rsidDel="00324E21">
                  <w:rPr>
                    <w:rFonts w:ascii="Times New Roman" w:hAnsi="Times New Roman" w:cs="Times New Roman"/>
                    <w:sz w:val="24"/>
                    <w:szCs w:val="24"/>
                  </w:rPr>
                  <w:delText>-35.86</w:delText>
                </w:r>
              </w:del>
            </w:ins>
            <w:ins w:id="3130" w:author="Mohammad Nayeem Hasan" w:date="2022-11-28T01:08:00Z">
              <w:del w:id="3131" w:author="Mohammad Nayeem Hasan [2]" w:date="2023-03-02T00:19:00Z">
                <w:r w:rsidDel="00324E21">
                  <w:rPr>
                    <w:rFonts w:ascii="Times New Roman" w:hAnsi="Times New Roman" w:cs="Times New Roman"/>
                    <w:sz w:val="24"/>
                    <w:szCs w:val="24"/>
                  </w:rPr>
                  <w:delText xml:space="preserve"> to </w:delText>
                </w:r>
              </w:del>
            </w:ins>
            <w:ins w:id="3132" w:author="Mohammad Nayeem Hasan" w:date="2022-11-28T01:07:00Z">
              <w:del w:id="3133" w:author="Mohammad Nayeem Hasan [2]" w:date="2023-03-02T00:19:00Z">
                <w:r w:rsidRPr="00467CBE" w:rsidDel="00324E21">
                  <w:rPr>
                    <w:rFonts w:ascii="Times New Roman" w:hAnsi="Times New Roman" w:cs="Times New Roman"/>
                    <w:sz w:val="24"/>
                    <w:szCs w:val="24"/>
                  </w:rPr>
                  <w:delText>45.51</w:delText>
                </w:r>
              </w:del>
            </w:ins>
          </w:p>
        </w:tc>
        <w:tc>
          <w:tcPr>
            <w:tcW w:w="1131" w:type="dxa"/>
          </w:tcPr>
          <w:p w14:paraId="6321EA0A" w14:textId="0CA9D6FD" w:rsidR="00467CBE" w:rsidDel="00324E21" w:rsidRDefault="00467CBE" w:rsidP="000B48DF">
            <w:pPr>
              <w:spacing w:line="276" w:lineRule="auto"/>
              <w:rPr>
                <w:ins w:id="3134" w:author="Mohammad Nayeem Hasan" w:date="2022-11-28T01:01:00Z"/>
                <w:del w:id="3135" w:author="Mohammad Nayeem Hasan [2]" w:date="2023-03-02T00:19:00Z"/>
                <w:rFonts w:ascii="Times New Roman" w:hAnsi="Times New Roman" w:cs="Times New Roman"/>
                <w:sz w:val="24"/>
                <w:szCs w:val="24"/>
              </w:rPr>
            </w:pPr>
            <w:ins w:id="3136" w:author="Mohammad Nayeem Hasan" w:date="2022-11-28T01:05:00Z">
              <w:del w:id="3137" w:author="Mohammad Nayeem Hasan [2]" w:date="2023-03-02T00:19:00Z">
                <w:r w:rsidRPr="00467CBE" w:rsidDel="00324E21">
                  <w:rPr>
                    <w:rFonts w:ascii="Times New Roman" w:hAnsi="Times New Roman" w:cs="Times New Roman"/>
                    <w:sz w:val="24"/>
                    <w:szCs w:val="24"/>
                  </w:rPr>
                  <w:delText>0.816</w:delText>
                </w:r>
              </w:del>
            </w:ins>
          </w:p>
        </w:tc>
      </w:tr>
      <w:tr w:rsidR="00467CBE" w:rsidDel="00324E21" w14:paraId="37AE9694" w14:textId="4E34D1AF" w:rsidTr="000B48DF">
        <w:trPr>
          <w:ins w:id="3138" w:author="Mohammad Nayeem Hasan" w:date="2022-11-28T01:01:00Z"/>
          <w:del w:id="3139" w:author="Mohammad Nayeem Hasan [2]" w:date="2023-03-02T00:19:00Z"/>
        </w:trPr>
        <w:tc>
          <w:tcPr>
            <w:tcW w:w="5035" w:type="dxa"/>
          </w:tcPr>
          <w:p w14:paraId="08FBDF75" w14:textId="03ED4F27" w:rsidR="00467CBE" w:rsidRPr="000B48DF" w:rsidDel="00324E21" w:rsidRDefault="00467CBE" w:rsidP="000B48DF">
            <w:pPr>
              <w:spacing w:line="276" w:lineRule="auto"/>
              <w:rPr>
                <w:ins w:id="3140" w:author="Mohammad Nayeem Hasan" w:date="2022-11-28T01:01:00Z"/>
                <w:del w:id="3141" w:author="Mohammad Nayeem Hasan [2]" w:date="2023-03-02T00:19:00Z"/>
                <w:rFonts w:ascii="Times New Roman" w:hAnsi="Times New Roman" w:cs="Times New Roman"/>
                <w:b/>
                <w:bCs/>
                <w:sz w:val="24"/>
                <w:szCs w:val="24"/>
              </w:rPr>
            </w:pPr>
            <w:ins w:id="3142" w:author="Mohammad Nayeem Hasan" w:date="2022-11-28T01:03:00Z">
              <w:del w:id="3143" w:author="Mohammad Nayeem Hasan [2]" w:date="2023-03-02T00:19:00Z">
                <w:r w:rsidRPr="004219A3" w:rsidDel="00324E21">
                  <w:rPr>
                    <w:rFonts w:ascii="Times New Roman" w:hAnsi="Times New Roman" w:cs="Times New Roman"/>
                    <w:b/>
                    <w:bCs/>
                    <w:sz w:val="24"/>
                    <w:szCs w:val="24"/>
                  </w:rPr>
                  <w:delText>Avg. Temperature (</w:delText>
                </w:r>
                <w:r w:rsidDel="00324E21">
                  <w:rPr>
                    <w:rFonts w:ascii="Times New Roman" w:hAnsi="Times New Roman" w:cs="Times New Roman"/>
                    <w:b/>
                    <w:bCs/>
                    <w:sz w:val="24"/>
                    <w:szCs w:val="24"/>
                  </w:rPr>
                  <w:delText>1</w:delText>
                </w:r>
                <w:r w:rsidRPr="004219A3" w:rsidDel="00324E21">
                  <w:rPr>
                    <w:rFonts w:ascii="Times New Roman" w:hAnsi="Times New Roman" w:cs="Times New Roman"/>
                    <w:b/>
                    <w:bCs/>
                    <w:sz w:val="24"/>
                    <w:szCs w:val="24"/>
                  </w:rPr>
                  <w:delText>)</w:delText>
                </w:r>
              </w:del>
            </w:ins>
          </w:p>
        </w:tc>
        <w:tc>
          <w:tcPr>
            <w:tcW w:w="1260" w:type="dxa"/>
          </w:tcPr>
          <w:p w14:paraId="41B83623" w14:textId="57E45C93" w:rsidR="00467CBE" w:rsidDel="00324E21" w:rsidRDefault="00467CBE" w:rsidP="000B48DF">
            <w:pPr>
              <w:spacing w:line="276" w:lineRule="auto"/>
              <w:rPr>
                <w:ins w:id="3144" w:author="Mohammad Nayeem Hasan" w:date="2022-11-28T01:01:00Z"/>
                <w:del w:id="3145" w:author="Mohammad Nayeem Hasan [2]" w:date="2023-03-02T00:19:00Z"/>
                <w:rFonts w:ascii="Times New Roman" w:hAnsi="Times New Roman" w:cs="Times New Roman"/>
                <w:sz w:val="24"/>
                <w:szCs w:val="24"/>
              </w:rPr>
            </w:pPr>
            <w:ins w:id="3146" w:author="Mohammad Nayeem Hasan" w:date="2022-11-28T01:02:00Z">
              <w:del w:id="3147" w:author="Mohammad Nayeem Hasan [2]" w:date="2023-03-02T00:19:00Z">
                <w:r w:rsidRPr="00467CBE" w:rsidDel="00324E21">
                  <w:rPr>
                    <w:rFonts w:ascii="Times New Roman" w:hAnsi="Times New Roman" w:cs="Times New Roman"/>
                    <w:sz w:val="24"/>
                    <w:szCs w:val="24"/>
                  </w:rPr>
                  <w:delText>25.5</w:delText>
                </w:r>
              </w:del>
            </w:ins>
            <w:ins w:id="3148" w:author="Mohammad Nayeem Hasan" w:date="2022-11-28T01:07:00Z">
              <w:del w:id="3149" w:author="Mohammad Nayeem Hasan [2]" w:date="2023-03-02T00:19:00Z">
                <w:r w:rsidDel="00324E21">
                  <w:rPr>
                    <w:rFonts w:ascii="Times New Roman" w:hAnsi="Times New Roman" w:cs="Times New Roman"/>
                    <w:sz w:val="24"/>
                    <w:szCs w:val="24"/>
                  </w:rPr>
                  <w:delText>1</w:delText>
                </w:r>
              </w:del>
            </w:ins>
          </w:p>
        </w:tc>
        <w:tc>
          <w:tcPr>
            <w:tcW w:w="2160" w:type="dxa"/>
          </w:tcPr>
          <w:p w14:paraId="5301C41D" w14:textId="3AFBBFAD" w:rsidR="00467CBE" w:rsidDel="00324E21" w:rsidRDefault="00467CBE" w:rsidP="000B48DF">
            <w:pPr>
              <w:spacing w:line="276" w:lineRule="auto"/>
              <w:rPr>
                <w:ins w:id="3150" w:author="Mohammad Nayeem Hasan" w:date="2022-11-28T01:01:00Z"/>
                <w:del w:id="3151" w:author="Mohammad Nayeem Hasan [2]" w:date="2023-03-02T00:19:00Z"/>
                <w:rFonts w:ascii="Times New Roman" w:hAnsi="Times New Roman" w:cs="Times New Roman"/>
                <w:sz w:val="24"/>
                <w:szCs w:val="24"/>
              </w:rPr>
            </w:pPr>
            <w:ins w:id="3152" w:author="Mohammad Nayeem Hasan" w:date="2022-11-28T01:07:00Z">
              <w:del w:id="3153" w:author="Mohammad Nayeem Hasan [2]" w:date="2023-03-02T00:19:00Z">
                <w:r w:rsidRPr="00467CBE" w:rsidDel="00324E21">
                  <w:rPr>
                    <w:rFonts w:ascii="Times New Roman" w:hAnsi="Times New Roman" w:cs="Times New Roman"/>
                    <w:sz w:val="24"/>
                    <w:szCs w:val="24"/>
                  </w:rPr>
                  <w:delText>-220.5</w:delText>
                </w:r>
              </w:del>
            </w:ins>
            <w:ins w:id="3154" w:author="Mohammad Nayeem Hasan" w:date="2022-11-28T01:08:00Z">
              <w:del w:id="3155" w:author="Mohammad Nayeem Hasan [2]" w:date="2023-03-02T00:19:00Z">
                <w:r w:rsidDel="00324E21">
                  <w:rPr>
                    <w:rFonts w:ascii="Times New Roman" w:hAnsi="Times New Roman" w:cs="Times New Roman"/>
                    <w:sz w:val="24"/>
                    <w:szCs w:val="24"/>
                  </w:rPr>
                  <w:delText xml:space="preserve">8 to </w:delText>
                </w:r>
              </w:del>
            </w:ins>
            <w:ins w:id="3156" w:author="Mohammad Nayeem Hasan" w:date="2022-11-28T01:07:00Z">
              <w:del w:id="3157" w:author="Mohammad Nayeem Hasan [2]" w:date="2023-03-02T00:19:00Z">
                <w:r w:rsidRPr="00467CBE" w:rsidDel="00324E21">
                  <w:rPr>
                    <w:rFonts w:ascii="Times New Roman" w:hAnsi="Times New Roman" w:cs="Times New Roman"/>
                    <w:sz w:val="24"/>
                    <w:szCs w:val="24"/>
                  </w:rPr>
                  <w:delText>271.5</w:delText>
                </w:r>
              </w:del>
            </w:ins>
            <w:ins w:id="3158" w:author="Mohammad Nayeem Hasan" w:date="2022-11-28T01:08:00Z">
              <w:del w:id="3159" w:author="Mohammad Nayeem Hasan [2]" w:date="2023-03-02T00:19:00Z">
                <w:r w:rsidDel="00324E21">
                  <w:rPr>
                    <w:rFonts w:ascii="Times New Roman" w:hAnsi="Times New Roman" w:cs="Times New Roman"/>
                    <w:sz w:val="24"/>
                    <w:szCs w:val="24"/>
                  </w:rPr>
                  <w:delText>9</w:delText>
                </w:r>
              </w:del>
            </w:ins>
          </w:p>
        </w:tc>
        <w:tc>
          <w:tcPr>
            <w:tcW w:w="1131" w:type="dxa"/>
          </w:tcPr>
          <w:p w14:paraId="05CD7FDB" w14:textId="655021FD" w:rsidR="00467CBE" w:rsidRPr="000B48DF" w:rsidDel="00324E21" w:rsidRDefault="00467CBE" w:rsidP="000B48DF">
            <w:pPr>
              <w:spacing w:line="276" w:lineRule="auto"/>
              <w:rPr>
                <w:ins w:id="3160" w:author="Mohammad Nayeem Hasan" w:date="2022-11-28T01:01:00Z"/>
                <w:del w:id="3161" w:author="Mohammad Nayeem Hasan [2]" w:date="2023-03-02T00:19:00Z"/>
                <w:rFonts w:ascii="Times New Roman" w:hAnsi="Times New Roman" w:cs="Times New Roman"/>
                <w:b/>
                <w:bCs/>
                <w:sz w:val="24"/>
                <w:szCs w:val="24"/>
              </w:rPr>
            </w:pPr>
            <w:ins w:id="3162" w:author="Mohammad Nayeem Hasan" w:date="2022-11-28T01:05:00Z">
              <w:del w:id="3163" w:author="Mohammad Nayeem Hasan [2]" w:date="2023-03-02T00:19:00Z">
                <w:r w:rsidRPr="00467CBE" w:rsidDel="00324E21">
                  <w:rPr>
                    <w:rFonts w:ascii="Times New Roman" w:hAnsi="Times New Roman" w:cs="Times New Roman"/>
                    <w:b/>
                    <w:bCs/>
                    <w:sz w:val="24"/>
                    <w:szCs w:val="24"/>
                  </w:rPr>
                  <w:delText>0.839</w:delText>
                </w:r>
              </w:del>
            </w:ins>
          </w:p>
        </w:tc>
      </w:tr>
      <w:tr w:rsidR="00467CBE" w:rsidDel="00324E21" w14:paraId="477F3C23" w14:textId="5F461680" w:rsidTr="000B48DF">
        <w:trPr>
          <w:ins w:id="3164" w:author="Mohammad Nayeem Hasan" w:date="2022-11-28T01:01:00Z"/>
          <w:del w:id="3165" w:author="Mohammad Nayeem Hasan [2]" w:date="2023-03-02T00:19:00Z"/>
        </w:trPr>
        <w:tc>
          <w:tcPr>
            <w:tcW w:w="5035" w:type="dxa"/>
          </w:tcPr>
          <w:p w14:paraId="3FD37113" w14:textId="5B69CD2D" w:rsidR="00467CBE" w:rsidDel="00324E21" w:rsidRDefault="00467CBE" w:rsidP="000B48DF">
            <w:pPr>
              <w:spacing w:line="276" w:lineRule="auto"/>
              <w:rPr>
                <w:ins w:id="3166" w:author="Mohammad Nayeem Hasan" w:date="2022-11-28T01:01:00Z"/>
                <w:del w:id="3167" w:author="Mohammad Nayeem Hasan [2]" w:date="2023-03-02T00:19:00Z"/>
                <w:rFonts w:ascii="Times New Roman" w:hAnsi="Times New Roman" w:cs="Times New Roman"/>
                <w:sz w:val="24"/>
                <w:szCs w:val="24"/>
              </w:rPr>
            </w:pPr>
            <w:ins w:id="3168" w:author="Mohammad Nayeem Hasan" w:date="2022-11-28T01:04:00Z">
              <w:del w:id="3169" w:author="Mohammad Nayeem Hasan [2]" w:date="2023-03-02T00:19:00Z">
                <w:r w:rsidRPr="004219A3" w:rsidDel="00324E21">
                  <w:rPr>
                    <w:rFonts w:ascii="Times New Roman" w:hAnsi="Times New Roman" w:cs="Times New Roman"/>
                    <w:b/>
                    <w:bCs/>
                    <w:sz w:val="24"/>
                    <w:szCs w:val="24"/>
                  </w:rPr>
                  <w:delText>Rainfall (</w:delText>
                </w:r>
                <w:r w:rsidRPr="00270879" w:rsidDel="00324E21">
                  <w:rPr>
                    <w:rFonts w:ascii="Times New Roman" w:hAnsi="Times New Roman" w:cs="Times New Roman"/>
                    <w:b/>
                    <w:bCs/>
                    <w:sz w:val="24"/>
                    <w:szCs w:val="24"/>
                  </w:rPr>
                  <w:delText>1)</w:delText>
                </w:r>
              </w:del>
            </w:ins>
          </w:p>
        </w:tc>
        <w:tc>
          <w:tcPr>
            <w:tcW w:w="1260" w:type="dxa"/>
          </w:tcPr>
          <w:p w14:paraId="2DA5C06B" w14:textId="2E86779D" w:rsidR="00467CBE" w:rsidDel="00324E21" w:rsidRDefault="00467CBE" w:rsidP="000B48DF">
            <w:pPr>
              <w:spacing w:line="276" w:lineRule="auto"/>
              <w:rPr>
                <w:ins w:id="3170" w:author="Mohammad Nayeem Hasan" w:date="2022-11-28T01:01:00Z"/>
                <w:del w:id="3171" w:author="Mohammad Nayeem Hasan [2]" w:date="2023-03-02T00:19:00Z"/>
                <w:rFonts w:ascii="Times New Roman" w:hAnsi="Times New Roman" w:cs="Times New Roman"/>
                <w:sz w:val="24"/>
                <w:szCs w:val="24"/>
              </w:rPr>
            </w:pPr>
            <w:ins w:id="3172" w:author="Mohammad Nayeem Hasan" w:date="2022-11-28T01:03:00Z">
              <w:del w:id="3173" w:author="Mohammad Nayeem Hasan [2]" w:date="2023-03-02T00:19:00Z">
                <w:r w:rsidRPr="00467CBE" w:rsidDel="00324E21">
                  <w:rPr>
                    <w:rFonts w:ascii="Times New Roman" w:hAnsi="Times New Roman" w:cs="Times New Roman"/>
                    <w:sz w:val="24"/>
                    <w:szCs w:val="24"/>
                  </w:rPr>
                  <w:delText>1.81</w:delText>
                </w:r>
              </w:del>
            </w:ins>
          </w:p>
        </w:tc>
        <w:tc>
          <w:tcPr>
            <w:tcW w:w="2160" w:type="dxa"/>
          </w:tcPr>
          <w:p w14:paraId="4AD38C88" w14:textId="2D20E0A1" w:rsidR="00467CBE" w:rsidDel="00324E21" w:rsidRDefault="00467CBE" w:rsidP="000B48DF">
            <w:pPr>
              <w:spacing w:line="276" w:lineRule="auto"/>
              <w:rPr>
                <w:ins w:id="3174" w:author="Mohammad Nayeem Hasan" w:date="2022-11-28T01:01:00Z"/>
                <w:del w:id="3175" w:author="Mohammad Nayeem Hasan [2]" w:date="2023-03-02T00:19:00Z"/>
                <w:rFonts w:ascii="Times New Roman" w:hAnsi="Times New Roman" w:cs="Times New Roman"/>
                <w:sz w:val="24"/>
                <w:szCs w:val="24"/>
              </w:rPr>
            </w:pPr>
            <w:ins w:id="3176" w:author="Mohammad Nayeem Hasan" w:date="2022-11-28T01:07:00Z">
              <w:del w:id="3177" w:author="Mohammad Nayeem Hasan [2]" w:date="2023-03-02T00:19:00Z">
                <w:r w:rsidRPr="00467CBE" w:rsidDel="00324E21">
                  <w:rPr>
                    <w:rFonts w:ascii="Times New Roman" w:hAnsi="Times New Roman" w:cs="Times New Roman"/>
                    <w:sz w:val="24"/>
                    <w:szCs w:val="24"/>
                  </w:rPr>
                  <w:delText>-1.49</w:delText>
                </w:r>
              </w:del>
            </w:ins>
            <w:ins w:id="3178" w:author="Mohammad Nayeem Hasan" w:date="2022-11-28T01:08:00Z">
              <w:del w:id="3179" w:author="Mohammad Nayeem Hasan [2]" w:date="2023-03-02T00:19:00Z">
                <w:r w:rsidDel="00324E21">
                  <w:rPr>
                    <w:rFonts w:ascii="Times New Roman" w:hAnsi="Times New Roman" w:cs="Times New Roman"/>
                    <w:sz w:val="24"/>
                    <w:szCs w:val="24"/>
                  </w:rPr>
                  <w:delText xml:space="preserve"> to </w:delText>
                </w:r>
              </w:del>
            </w:ins>
            <w:ins w:id="3180" w:author="Mohammad Nayeem Hasan" w:date="2022-11-28T01:07:00Z">
              <w:del w:id="3181" w:author="Mohammad Nayeem Hasan [2]" w:date="2023-03-02T00:19:00Z">
                <w:r w:rsidRPr="00467CBE" w:rsidDel="00324E21">
                  <w:rPr>
                    <w:rFonts w:ascii="Times New Roman" w:hAnsi="Times New Roman" w:cs="Times New Roman"/>
                    <w:sz w:val="24"/>
                    <w:szCs w:val="24"/>
                  </w:rPr>
                  <w:delText>5.1</w:delText>
                </w:r>
              </w:del>
            </w:ins>
            <w:ins w:id="3182" w:author="Mohammad Nayeem Hasan" w:date="2022-11-28T01:08:00Z">
              <w:del w:id="3183" w:author="Mohammad Nayeem Hasan [2]" w:date="2023-03-02T00:19:00Z">
                <w:r w:rsidDel="00324E21">
                  <w:rPr>
                    <w:rFonts w:ascii="Times New Roman" w:hAnsi="Times New Roman" w:cs="Times New Roman"/>
                    <w:sz w:val="24"/>
                    <w:szCs w:val="24"/>
                  </w:rPr>
                  <w:delText>2</w:delText>
                </w:r>
              </w:del>
            </w:ins>
          </w:p>
        </w:tc>
        <w:tc>
          <w:tcPr>
            <w:tcW w:w="1131" w:type="dxa"/>
          </w:tcPr>
          <w:p w14:paraId="30C31812" w14:textId="455EC205" w:rsidR="00467CBE" w:rsidDel="00324E21" w:rsidRDefault="00467CBE" w:rsidP="000B48DF">
            <w:pPr>
              <w:spacing w:line="276" w:lineRule="auto"/>
              <w:rPr>
                <w:ins w:id="3184" w:author="Mohammad Nayeem Hasan" w:date="2022-11-28T01:01:00Z"/>
                <w:del w:id="3185" w:author="Mohammad Nayeem Hasan [2]" w:date="2023-03-02T00:19:00Z"/>
                <w:rFonts w:ascii="Times New Roman" w:hAnsi="Times New Roman" w:cs="Times New Roman"/>
                <w:sz w:val="24"/>
                <w:szCs w:val="24"/>
              </w:rPr>
            </w:pPr>
            <w:ins w:id="3186" w:author="Mohammad Nayeem Hasan" w:date="2022-11-28T01:05:00Z">
              <w:del w:id="3187" w:author="Mohammad Nayeem Hasan [2]" w:date="2023-03-02T00:19:00Z">
                <w:r w:rsidRPr="00467CBE" w:rsidDel="00324E21">
                  <w:rPr>
                    <w:rFonts w:ascii="Times New Roman" w:hAnsi="Times New Roman" w:cs="Times New Roman"/>
                    <w:sz w:val="24"/>
                    <w:szCs w:val="24"/>
                  </w:rPr>
                  <w:delText>0.282</w:delText>
                </w:r>
              </w:del>
            </w:ins>
          </w:p>
        </w:tc>
      </w:tr>
      <w:tr w:rsidR="00467CBE" w:rsidDel="00324E21" w14:paraId="71AC08DB" w14:textId="2E2E7F45" w:rsidTr="000B48DF">
        <w:trPr>
          <w:ins w:id="3188" w:author="Mohammad Nayeem Hasan" w:date="2022-11-28T01:01:00Z"/>
          <w:del w:id="3189" w:author="Mohammad Nayeem Hasan [2]" w:date="2023-03-02T00:19:00Z"/>
        </w:trPr>
        <w:tc>
          <w:tcPr>
            <w:tcW w:w="5035" w:type="dxa"/>
          </w:tcPr>
          <w:p w14:paraId="7732DD22" w14:textId="1F52EAE1" w:rsidR="00467CBE" w:rsidDel="00324E21" w:rsidRDefault="00467CBE" w:rsidP="000B48DF">
            <w:pPr>
              <w:spacing w:line="276" w:lineRule="auto"/>
              <w:rPr>
                <w:ins w:id="3190" w:author="Mohammad Nayeem Hasan" w:date="2022-11-28T01:01:00Z"/>
                <w:del w:id="3191" w:author="Mohammad Nayeem Hasan [2]" w:date="2023-03-02T00:19:00Z"/>
                <w:rFonts w:ascii="Times New Roman" w:hAnsi="Times New Roman" w:cs="Times New Roman"/>
                <w:sz w:val="24"/>
                <w:szCs w:val="24"/>
              </w:rPr>
            </w:pPr>
            <w:ins w:id="3192" w:author="Mohammad Nayeem Hasan" w:date="2022-11-28T01:04:00Z">
              <w:del w:id="3193" w:author="Mohammad Nayeem Hasan [2]" w:date="2023-03-02T00:19:00Z">
                <w:r w:rsidRPr="004219A3" w:rsidDel="00324E21">
                  <w:rPr>
                    <w:rFonts w:ascii="Times New Roman" w:hAnsi="Times New Roman" w:cs="Times New Roman"/>
                    <w:b/>
                    <w:bCs/>
                    <w:sz w:val="24"/>
                    <w:szCs w:val="24"/>
                  </w:rPr>
                  <w:delText>Rainfall</w:delText>
                </w:r>
                <w:r w:rsidRPr="00270879" w:rsidDel="00324E21">
                  <w:rPr>
                    <w:rFonts w:ascii="Times New Roman" w:hAnsi="Times New Roman" w:cs="Times New Roman"/>
                    <w:b/>
                    <w:bCs/>
                    <w:sz w:val="24"/>
                    <w:szCs w:val="24"/>
                  </w:rPr>
                  <w:delText xml:space="preserve"> *</w:delText>
                </w:r>
                <w:r w:rsidRPr="004219A3" w:rsidDel="00324E21">
                  <w:rPr>
                    <w:rFonts w:ascii="Times New Roman" w:hAnsi="Times New Roman" w:cs="Times New Roman"/>
                    <w:b/>
                    <w:bCs/>
                    <w:sz w:val="24"/>
                    <w:szCs w:val="24"/>
                  </w:rPr>
                  <w:delText xml:space="preserve"> Relative Humidity</w:delText>
                </w:r>
              </w:del>
            </w:ins>
          </w:p>
        </w:tc>
        <w:tc>
          <w:tcPr>
            <w:tcW w:w="1260" w:type="dxa"/>
          </w:tcPr>
          <w:p w14:paraId="755A5A0F" w14:textId="2E86C590" w:rsidR="00467CBE" w:rsidDel="00324E21" w:rsidRDefault="00467CBE" w:rsidP="000B48DF">
            <w:pPr>
              <w:spacing w:line="276" w:lineRule="auto"/>
              <w:rPr>
                <w:ins w:id="3194" w:author="Mohammad Nayeem Hasan" w:date="2022-11-28T01:01:00Z"/>
                <w:del w:id="3195" w:author="Mohammad Nayeem Hasan [2]" w:date="2023-03-02T00:19:00Z"/>
                <w:rFonts w:ascii="Times New Roman" w:hAnsi="Times New Roman" w:cs="Times New Roman"/>
                <w:sz w:val="24"/>
                <w:szCs w:val="24"/>
              </w:rPr>
            </w:pPr>
            <w:ins w:id="3196" w:author="Mohammad Nayeem Hasan" w:date="2022-11-28T01:03:00Z">
              <w:del w:id="3197" w:author="Mohammad Nayeem Hasan [2]" w:date="2023-03-02T00:19:00Z">
                <w:r w:rsidRPr="00467CBE" w:rsidDel="00324E21">
                  <w:rPr>
                    <w:rFonts w:ascii="Times New Roman" w:hAnsi="Times New Roman" w:cs="Times New Roman"/>
                    <w:sz w:val="24"/>
                    <w:szCs w:val="24"/>
                  </w:rPr>
                  <w:delText>-0.0</w:delText>
                </w:r>
              </w:del>
            </w:ins>
            <w:ins w:id="3198" w:author="Mohammad Nayeem Hasan" w:date="2022-11-28T01:07:00Z">
              <w:del w:id="3199" w:author="Mohammad Nayeem Hasan [2]" w:date="2023-03-02T00:19:00Z">
                <w:r w:rsidDel="00324E21">
                  <w:rPr>
                    <w:rFonts w:ascii="Times New Roman" w:hAnsi="Times New Roman" w:cs="Times New Roman"/>
                    <w:sz w:val="24"/>
                    <w:szCs w:val="24"/>
                  </w:rPr>
                  <w:delText>7</w:delText>
                </w:r>
              </w:del>
            </w:ins>
          </w:p>
        </w:tc>
        <w:tc>
          <w:tcPr>
            <w:tcW w:w="2160" w:type="dxa"/>
          </w:tcPr>
          <w:p w14:paraId="263DE344" w14:textId="4D2C70F7" w:rsidR="00467CBE" w:rsidDel="00324E21" w:rsidRDefault="00467CBE" w:rsidP="000B48DF">
            <w:pPr>
              <w:spacing w:line="276" w:lineRule="auto"/>
              <w:rPr>
                <w:ins w:id="3200" w:author="Mohammad Nayeem Hasan" w:date="2022-11-28T01:01:00Z"/>
                <w:del w:id="3201" w:author="Mohammad Nayeem Hasan [2]" w:date="2023-03-02T00:19:00Z"/>
                <w:rFonts w:ascii="Times New Roman" w:hAnsi="Times New Roman" w:cs="Times New Roman"/>
                <w:sz w:val="24"/>
                <w:szCs w:val="24"/>
              </w:rPr>
            </w:pPr>
            <w:ins w:id="3202" w:author="Mohammad Nayeem Hasan" w:date="2022-11-28T01:07:00Z">
              <w:del w:id="3203" w:author="Mohammad Nayeem Hasan [2]" w:date="2023-03-02T00:19:00Z">
                <w:r w:rsidRPr="00467CBE" w:rsidDel="00324E21">
                  <w:rPr>
                    <w:rFonts w:ascii="Times New Roman" w:hAnsi="Times New Roman" w:cs="Times New Roman"/>
                    <w:sz w:val="24"/>
                    <w:szCs w:val="24"/>
                  </w:rPr>
                  <w:delText>-0.55</w:delText>
                </w:r>
              </w:del>
            </w:ins>
            <w:ins w:id="3204" w:author="Mohammad Nayeem Hasan" w:date="2022-11-28T01:08:00Z">
              <w:del w:id="3205" w:author="Mohammad Nayeem Hasan [2]" w:date="2023-03-02T00:19:00Z">
                <w:r w:rsidDel="00324E21">
                  <w:rPr>
                    <w:rFonts w:ascii="Times New Roman" w:hAnsi="Times New Roman" w:cs="Times New Roman"/>
                    <w:sz w:val="24"/>
                    <w:szCs w:val="24"/>
                  </w:rPr>
                  <w:delText xml:space="preserve"> to</w:delText>
                </w:r>
              </w:del>
            </w:ins>
            <w:ins w:id="3206" w:author="Mohammad Nayeem Hasan" w:date="2022-11-28T01:07:00Z">
              <w:del w:id="3207" w:author="Mohammad Nayeem Hasan [2]" w:date="2023-03-02T00:19:00Z">
                <w:r w:rsidRPr="00467CBE" w:rsidDel="00324E21">
                  <w:rPr>
                    <w:rFonts w:ascii="Times New Roman" w:hAnsi="Times New Roman" w:cs="Times New Roman"/>
                    <w:sz w:val="24"/>
                    <w:szCs w:val="24"/>
                  </w:rPr>
                  <w:delText xml:space="preserve"> 0.42</w:delText>
                </w:r>
              </w:del>
            </w:ins>
          </w:p>
        </w:tc>
        <w:tc>
          <w:tcPr>
            <w:tcW w:w="1131" w:type="dxa"/>
          </w:tcPr>
          <w:p w14:paraId="2F447E3F" w14:textId="4D50C1FA" w:rsidR="00467CBE" w:rsidDel="00324E21" w:rsidRDefault="00467CBE" w:rsidP="000B48DF">
            <w:pPr>
              <w:spacing w:line="276" w:lineRule="auto"/>
              <w:rPr>
                <w:ins w:id="3208" w:author="Mohammad Nayeem Hasan" w:date="2022-11-28T01:01:00Z"/>
                <w:del w:id="3209" w:author="Mohammad Nayeem Hasan [2]" w:date="2023-03-02T00:19:00Z"/>
                <w:rFonts w:ascii="Times New Roman" w:hAnsi="Times New Roman" w:cs="Times New Roman"/>
                <w:sz w:val="24"/>
                <w:szCs w:val="24"/>
              </w:rPr>
            </w:pPr>
            <w:ins w:id="3210" w:author="Mohammad Nayeem Hasan" w:date="2022-11-28T01:05:00Z">
              <w:del w:id="3211" w:author="Mohammad Nayeem Hasan [2]" w:date="2023-03-02T00:19:00Z">
                <w:r w:rsidRPr="00467CBE" w:rsidDel="00324E21">
                  <w:rPr>
                    <w:rFonts w:ascii="Times New Roman" w:hAnsi="Times New Roman" w:cs="Times New Roman"/>
                    <w:sz w:val="24"/>
                    <w:szCs w:val="24"/>
                  </w:rPr>
                  <w:delText>0.79</w:delText>
                </w:r>
              </w:del>
            </w:ins>
            <w:ins w:id="3212" w:author="Mohammad Nayeem Hasan" w:date="2022-11-28T01:09:00Z">
              <w:del w:id="3213" w:author="Mohammad Nayeem Hasan [2]" w:date="2023-03-02T00:19:00Z">
                <w:r w:rsidDel="00324E21">
                  <w:rPr>
                    <w:rFonts w:ascii="Times New Roman" w:hAnsi="Times New Roman" w:cs="Times New Roman"/>
                    <w:sz w:val="24"/>
                    <w:szCs w:val="24"/>
                  </w:rPr>
                  <w:delText>1</w:delText>
                </w:r>
              </w:del>
            </w:ins>
          </w:p>
        </w:tc>
      </w:tr>
      <w:tr w:rsidR="0005719F" w:rsidDel="00324E21" w14:paraId="311BAEEE" w14:textId="0812B018" w:rsidTr="000B48DF">
        <w:trPr>
          <w:ins w:id="3214" w:author="Mohammad Nayeem Hasan" w:date="2022-12-12T22:30:00Z"/>
          <w:del w:id="3215" w:author="Mohammad Nayeem Hasan [2]" w:date="2023-03-02T00:19:00Z"/>
        </w:trPr>
        <w:tc>
          <w:tcPr>
            <w:tcW w:w="5035" w:type="dxa"/>
          </w:tcPr>
          <w:p w14:paraId="38127985" w14:textId="79A08862" w:rsidR="0005719F" w:rsidRPr="004219A3" w:rsidDel="00324E21" w:rsidRDefault="0005719F" w:rsidP="000B48DF">
            <w:pPr>
              <w:spacing w:line="276" w:lineRule="auto"/>
              <w:rPr>
                <w:ins w:id="3216" w:author="Mohammad Nayeem Hasan" w:date="2022-12-12T22:30:00Z"/>
                <w:del w:id="3217" w:author="Mohammad Nayeem Hasan [2]" w:date="2023-03-02T00:19:00Z"/>
                <w:rFonts w:ascii="Times New Roman" w:hAnsi="Times New Roman" w:cs="Times New Roman"/>
                <w:b/>
                <w:bCs/>
                <w:sz w:val="24"/>
                <w:szCs w:val="24"/>
              </w:rPr>
            </w:pPr>
            <w:ins w:id="3218" w:author="Mohammad Nayeem Hasan" w:date="2022-12-12T22:30:00Z">
              <w:del w:id="3219" w:author="Mohammad Nayeem Hasan [2]" w:date="2023-03-02T00:19:00Z">
                <w:r w:rsidRPr="004219A3" w:rsidDel="00324E21">
                  <w:rPr>
                    <w:rFonts w:ascii="Times New Roman" w:hAnsi="Times New Roman" w:cs="Times New Roman"/>
                    <w:b/>
                    <w:bCs/>
                    <w:sz w:val="24"/>
                    <w:szCs w:val="24"/>
                  </w:rPr>
                  <w:delText>Rainfall</w:delText>
                </w:r>
                <w:r w:rsidRPr="00270879" w:rsidDel="00324E21">
                  <w:rPr>
                    <w:rFonts w:ascii="Times New Roman" w:hAnsi="Times New Roman" w:cs="Times New Roman"/>
                    <w:b/>
                    <w:bCs/>
                    <w:sz w:val="24"/>
                    <w:szCs w:val="24"/>
                  </w:rPr>
                  <w:delText xml:space="preserve"> *</w:delText>
                </w:r>
                <w:r w:rsidRPr="004219A3" w:rsidDel="00324E21">
                  <w:rPr>
                    <w:rFonts w:ascii="Times New Roman" w:hAnsi="Times New Roman" w:cs="Times New Roman"/>
                    <w:b/>
                    <w:bCs/>
                    <w:sz w:val="24"/>
                    <w:szCs w:val="24"/>
                  </w:rPr>
                  <w:delText xml:space="preserve"> Avg. Temperature</w:delText>
                </w:r>
              </w:del>
            </w:ins>
          </w:p>
        </w:tc>
        <w:tc>
          <w:tcPr>
            <w:tcW w:w="1260" w:type="dxa"/>
          </w:tcPr>
          <w:p w14:paraId="37CCA614" w14:textId="1E9D017A" w:rsidR="0005719F" w:rsidRPr="00467CBE" w:rsidDel="00324E21" w:rsidRDefault="0005719F" w:rsidP="000B48DF">
            <w:pPr>
              <w:spacing w:line="276" w:lineRule="auto"/>
              <w:rPr>
                <w:ins w:id="3220" w:author="Mohammad Nayeem Hasan" w:date="2022-12-12T22:30:00Z"/>
                <w:del w:id="3221" w:author="Mohammad Nayeem Hasan [2]" w:date="2023-03-02T00:19:00Z"/>
                <w:rFonts w:ascii="Times New Roman" w:hAnsi="Times New Roman" w:cs="Times New Roman"/>
                <w:sz w:val="24"/>
                <w:szCs w:val="24"/>
              </w:rPr>
            </w:pPr>
          </w:p>
        </w:tc>
        <w:tc>
          <w:tcPr>
            <w:tcW w:w="2160" w:type="dxa"/>
          </w:tcPr>
          <w:p w14:paraId="410C2109" w14:textId="084E7220" w:rsidR="0005719F" w:rsidRPr="00467CBE" w:rsidDel="00324E21" w:rsidRDefault="0005719F" w:rsidP="000B48DF">
            <w:pPr>
              <w:spacing w:line="276" w:lineRule="auto"/>
              <w:rPr>
                <w:ins w:id="3222" w:author="Mohammad Nayeem Hasan" w:date="2022-12-12T22:30:00Z"/>
                <w:del w:id="3223" w:author="Mohammad Nayeem Hasan [2]" w:date="2023-03-02T00:19:00Z"/>
                <w:rFonts w:ascii="Times New Roman" w:hAnsi="Times New Roman" w:cs="Times New Roman"/>
                <w:sz w:val="24"/>
                <w:szCs w:val="24"/>
              </w:rPr>
            </w:pPr>
          </w:p>
        </w:tc>
        <w:tc>
          <w:tcPr>
            <w:tcW w:w="1131" w:type="dxa"/>
          </w:tcPr>
          <w:p w14:paraId="095C32F6" w14:textId="447CF012" w:rsidR="0005719F" w:rsidRPr="00467CBE" w:rsidDel="00324E21" w:rsidRDefault="0005719F" w:rsidP="000B48DF">
            <w:pPr>
              <w:spacing w:line="276" w:lineRule="auto"/>
              <w:rPr>
                <w:ins w:id="3224" w:author="Mohammad Nayeem Hasan" w:date="2022-12-12T22:30:00Z"/>
                <w:del w:id="3225" w:author="Mohammad Nayeem Hasan [2]" w:date="2023-03-02T00:19:00Z"/>
                <w:rFonts w:ascii="Times New Roman" w:hAnsi="Times New Roman" w:cs="Times New Roman"/>
                <w:sz w:val="24"/>
                <w:szCs w:val="24"/>
              </w:rPr>
            </w:pPr>
          </w:p>
        </w:tc>
      </w:tr>
    </w:tbl>
    <w:p w14:paraId="06CFE0FC" w14:textId="4FFA3C1E" w:rsidR="00607765" w:rsidDel="00324E21" w:rsidRDefault="00607765">
      <w:pPr>
        <w:spacing w:line="276" w:lineRule="auto"/>
        <w:rPr>
          <w:ins w:id="3226" w:author="Mohammad Nayeem Hasan" w:date="2022-11-25T16:13:00Z"/>
          <w:del w:id="3227" w:author="Mohammad Nayeem Hasan [2]" w:date="2023-03-02T00:19:00Z"/>
          <w:rFonts w:ascii="Times New Roman" w:hAnsi="Times New Roman" w:cs="Times New Roman"/>
          <w:sz w:val="24"/>
          <w:szCs w:val="24"/>
        </w:rPr>
      </w:pPr>
    </w:p>
    <w:p w14:paraId="4B7C0C99" w14:textId="77777777" w:rsidR="00607765" w:rsidRDefault="00607765">
      <w:pPr>
        <w:spacing w:line="276" w:lineRule="auto"/>
        <w:rPr>
          <w:ins w:id="3228" w:author="Mohammad Nayeem Hasan" w:date="2022-11-25T16:13:00Z"/>
          <w:rFonts w:ascii="Times New Roman" w:hAnsi="Times New Roman" w:cs="Times New Roman"/>
          <w:sz w:val="24"/>
          <w:szCs w:val="24"/>
        </w:rPr>
      </w:pPr>
    </w:p>
    <w:p w14:paraId="71732D33" w14:textId="14C4D734" w:rsidR="00290F65" w:rsidDel="00607765" w:rsidRDefault="00CC5D63">
      <w:pPr>
        <w:spacing w:line="276" w:lineRule="auto"/>
        <w:rPr>
          <w:del w:id="3229" w:author="Mohammad Nayeem Hasan" w:date="2022-11-03T23:45:00Z"/>
          <w:rFonts w:ascii="Times New Roman" w:hAnsi="Times New Roman" w:cs="Times New Roman"/>
          <w:sz w:val="24"/>
          <w:szCs w:val="24"/>
        </w:rPr>
      </w:pPr>
      <w:ins w:id="3230" w:author="Haider, Najmul" w:date="2022-10-16T18:12:00Z">
        <w:r w:rsidRPr="00186BD2">
          <w:rPr>
            <w:rFonts w:ascii="Times New Roman" w:hAnsi="Times New Roman" w:cs="Times New Roman"/>
            <w:sz w:val="24"/>
            <w:szCs w:val="24"/>
          </w:rPr>
          <w:t>Fig</w:t>
        </w:r>
      </w:ins>
      <w:ins w:id="3231" w:author="Haider, Najmul" w:date="2022-10-16T18:15:00Z">
        <w:r w:rsidR="0013757E" w:rsidRPr="00186BD2">
          <w:rPr>
            <w:rFonts w:ascii="Times New Roman" w:hAnsi="Times New Roman" w:cs="Times New Roman"/>
            <w:sz w:val="24"/>
            <w:szCs w:val="24"/>
          </w:rPr>
          <w:t xml:space="preserve"> 2</w:t>
        </w:r>
      </w:ins>
      <w:ins w:id="3232" w:author="Haider, Najmul" w:date="2022-10-16T18:12:00Z">
        <w:r w:rsidRPr="00186BD2">
          <w:rPr>
            <w:rFonts w:ascii="Times New Roman" w:hAnsi="Times New Roman" w:cs="Times New Roman"/>
            <w:sz w:val="24"/>
            <w:szCs w:val="24"/>
          </w:rPr>
          <w:t xml:space="preserve">: Top – Mean monthly growth factor for the period of 2000-2022. Bottom: </w:t>
        </w:r>
      </w:ins>
      <w:ins w:id="3233" w:author="Haider, Najmul" w:date="2022-10-16T18:13:00Z">
        <w:r w:rsidR="004A29FD" w:rsidRPr="00186BD2">
          <w:rPr>
            <w:rFonts w:ascii="Times New Roman" w:hAnsi="Times New Roman" w:cs="Times New Roman"/>
            <w:sz w:val="24"/>
            <w:szCs w:val="24"/>
          </w:rPr>
          <w:t xml:space="preserve">The Monthly growth factor for individual year 2000-2022. </w:t>
        </w:r>
      </w:ins>
      <w:ins w:id="3234" w:author="Haider, Najmul" w:date="2022-10-16T18:05:00Z">
        <w:del w:id="3235" w:author="Mohammad Nayeem Hasan" w:date="2022-10-30T23:18:00Z">
          <w:r w:rsidR="00290F65" w:rsidRPr="00186BD2" w:rsidDel="00E32821">
            <w:rPr>
              <w:rStyle w:val="label"/>
              <w:rFonts w:ascii="Times New Roman" w:hAnsi="Times New Roman" w:cs="Times New Roman"/>
              <w:sz w:val="24"/>
              <w:szCs w:val="24"/>
            </w:rPr>
            <w:br w:type="page"/>
          </w:r>
        </w:del>
      </w:ins>
    </w:p>
    <w:p w14:paraId="4BD77EBA" w14:textId="7FFC534E" w:rsidR="00607765" w:rsidRDefault="00607765">
      <w:pPr>
        <w:spacing w:line="276" w:lineRule="auto"/>
        <w:rPr>
          <w:ins w:id="3236" w:author="Mohammad Nayeem Hasan" w:date="2022-11-25T16:12:00Z"/>
          <w:rFonts w:ascii="Times New Roman" w:hAnsi="Times New Roman" w:cs="Times New Roman"/>
          <w:sz w:val="24"/>
          <w:szCs w:val="24"/>
        </w:rPr>
      </w:pPr>
    </w:p>
    <w:p w14:paraId="0E14DFDC" w14:textId="77777777" w:rsidR="00607765" w:rsidRPr="00186BD2" w:rsidRDefault="00607765">
      <w:pPr>
        <w:spacing w:line="276" w:lineRule="auto"/>
        <w:rPr>
          <w:ins w:id="3237" w:author="Mohammad Nayeem Hasan" w:date="2022-11-25T16:12:00Z"/>
          <w:rStyle w:val="label"/>
          <w:rFonts w:ascii="Times New Roman" w:hAnsi="Times New Roman" w:cs="Times New Roman"/>
          <w:sz w:val="24"/>
          <w:szCs w:val="24"/>
        </w:rPr>
        <w:pPrChange w:id="3238" w:author="Mohammad Nayeem Hasan" w:date="2022-11-03T22:34:00Z">
          <w:pPr/>
        </w:pPrChange>
      </w:pPr>
    </w:p>
    <w:p w14:paraId="6916DB7D" w14:textId="51C46476" w:rsidR="006C6DC6" w:rsidRPr="00186BD2" w:rsidDel="0055384E" w:rsidRDefault="006C6DC6">
      <w:pPr>
        <w:spacing w:line="276" w:lineRule="auto"/>
        <w:rPr>
          <w:del w:id="3239" w:author="Mohammad Nayeem Hasan" w:date="2022-11-03T23:45:00Z"/>
          <w:rStyle w:val="label"/>
          <w:rFonts w:ascii="Times New Roman" w:hAnsi="Times New Roman" w:cs="Times New Roman"/>
          <w:sz w:val="24"/>
          <w:szCs w:val="24"/>
        </w:rPr>
        <w:pPrChange w:id="3240" w:author="Mohammad Nayeem Hasan" w:date="2022-11-03T22:34:00Z">
          <w:pPr/>
        </w:pPrChange>
      </w:pPr>
    </w:p>
    <w:p w14:paraId="256B8346" w14:textId="2D2D32B6" w:rsidR="006C6DC6" w:rsidRPr="00186BD2" w:rsidDel="005F4087" w:rsidRDefault="000E0A9A">
      <w:pPr>
        <w:spacing w:line="276" w:lineRule="auto"/>
        <w:rPr>
          <w:del w:id="3241" w:author="Mohammad Nayeem Hasan" w:date="2022-10-30T22:41:00Z"/>
          <w:rStyle w:val="label"/>
          <w:rFonts w:ascii="Times New Roman" w:hAnsi="Times New Roman" w:cs="Times New Roman"/>
          <w:sz w:val="24"/>
          <w:szCs w:val="24"/>
        </w:rPr>
        <w:pPrChange w:id="3242" w:author="Mohammad Nayeem Hasan" w:date="2022-11-03T22:34:00Z">
          <w:pPr>
            <w:jc w:val="center"/>
          </w:pPr>
        </w:pPrChange>
      </w:pPr>
      <w:del w:id="3243" w:author="Mohammad Nayeem Hasan" w:date="2022-10-30T22:41:00Z">
        <w:r w:rsidRPr="00186BD2" w:rsidDel="005F4087">
          <w:rPr>
            <w:rFonts w:ascii="Times New Roman" w:hAnsi="Times New Roman" w:cs="Times New Roman"/>
            <w:noProof/>
            <w:sz w:val="24"/>
            <w:szCs w:val="24"/>
          </w:rPr>
          <w:drawing>
            <wp:inline distT="0" distB="0" distL="0" distR="0" wp14:anchorId="452BBEEA" wp14:editId="0B6612BD">
              <wp:extent cx="5943600" cy="3945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5890"/>
                      </a:xfrm>
                      <a:prstGeom prst="rect">
                        <a:avLst/>
                      </a:prstGeom>
                    </pic:spPr>
                  </pic:pic>
                </a:graphicData>
              </a:graphic>
            </wp:inline>
          </w:drawing>
        </w:r>
      </w:del>
    </w:p>
    <w:p w14:paraId="52EB6C4F" w14:textId="2EADBA2E" w:rsidR="00BA4CA9" w:rsidRPr="00186BD2" w:rsidDel="005F4087" w:rsidRDefault="006C6DC6">
      <w:pPr>
        <w:spacing w:line="276" w:lineRule="auto"/>
        <w:rPr>
          <w:del w:id="3244" w:author="Mohammad Nayeem Hasan" w:date="2022-10-30T22:41:00Z"/>
          <w:rFonts w:ascii="Times New Roman" w:hAnsi="Times New Roman" w:cs="Times New Roman"/>
          <w:sz w:val="24"/>
          <w:szCs w:val="24"/>
        </w:rPr>
        <w:pPrChange w:id="3245" w:author="Mohammad Nayeem Hasan" w:date="2022-11-03T22:34:00Z">
          <w:pPr>
            <w:jc w:val="center"/>
          </w:pPr>
        </w:pPrChange>
      </w:pPr>
      <w:del w:id="3246" w:author="Mohammad Nayeem Hasan" w:date="2022-10-30T22:41:00Z">
        <w:r w:rsidRPr="00186BD2" w:rsidDel="005F4087">
          <w:rPr>
            <w:rStyle w:val="label"/>
            <w:rFonts w:ascii="Times New Roman" w:hAnsi="Times New Roman" w:cs="Times New Roman"/>
            <w:sz w:val="24"/>
            <w:szCs w:val="24"/>
          </w:rPr>
          <w:delText>Fig. 1</w:delText>
        </w:r>
        <w:r w:rsidRPr="00186BD2" w:rsidDel="005F4087">
          <w:rPr>
            <w:rFonts w:ascii="Times New Roman" w:hAnsi="Times New Roman" w:cs="Times New Roman"/>
            <w:sz w:val="24"/>
            <w:szCs w:val="24"/>
          </w:rPr>
          <w:delText xml:space="preserve">. Number of dengue cases reported through national dengue fever </w:delText>
        </w:r>
        <w:commentRangeStart w:id="3247"/>
        <w:r w:rsidRPr="00186BD2" w:rsidDel="005F4087">
          <w:rPr>
            <w:rFonts w:ascii="Times New Roman" w:hAnsi="Times New Roman" w:cs="Times New Roman"/>
            <w:sz w:val="24"/>
            <w:szCs w:val="24"/>
          </w:rPr>
          <w:delText>surveillance</w:delText>
        </w:r>
        <w:commentRangeEnd w:id="3247"/>
        <w:r w:rsidR="0013757E" w:rsidRPr="00186BD2" w:rsidDel="005F4087">
          <w:rPr>
            <w:rStyle w:val="CommentReference"/>
            <w:rFonts w:ascii="Times New Roman" w:hAnsi="Times New Roman" w:cs="Times New Roman"/>
            <w:sz w:val="24"/>
            <w:szCs w:val="24"/>
            <w:rPrChange w:id="3248" w:author="Mohammad Nayeem Hasan" w:date="2022-10-30T19:39:00Z">
              <w:rPr>
                <w:rStyle w:val="CommentReference"/>
              </w:rPr>
            </w:rPrChange>
          </w:rPr>
          <w:commentReference w:id="3247"/>
        </w:r>
        <w:r w:rsidRPr="00186BD2" w:rsidDel="005F4087">
          <w:rPr>
            <w:rFonts w:ascii="Times New Roman" w:hAnsi="Times New Roman" w:cs="Times New Roman"/>
            <w:sz w:val="24"/>
            <w:szCs w:val="24"/>
          </w:rPr>
          <w:delText xml:space="preserve"> in Bangladesh, 2000–20</w:delText>
        </w:r>
        <w:r w:rsidR="000E0A9A" w:rsidRPr="00186BD2" w:rsidDel="005F4087">
          <w:rPr>
            <w:rFonts w:ascii="Times New Roman" w:hAnsi="Times New Roman" w:cs="Times New Roman"/>
            <w:sz w:val="24"/>
            <w:szCs w:val="24"/>
          </w:rPr>
          <w:delText>22</w:delText>
        </w:r>
        <w:r w:rsidRPr="00186BD2" w:rsidDel="005F4087">
          <w:rPr>
            <w:rFonts w:ascii="Times New Roman" w:hAnsi="Times New Roman" w:cs="Times New Roman"/>
            <w:sz w:val="24"/>
            <w:szCs w:val="24"/>
          </w:rPr>
          <w:delText>.</w:delText>
        </w:r>
      </w:del>
    </w:p>
    <w:p w14:paraId="4D0ED798" w14:textId="4D71AFEB" w:rsidR="000E0A9A" w:rsidRPr="00186BD2" w:rsidDel="00E32821" w:rsidRDefault="000E0A9A">
      <w:pPr>
        <w:spacing w:line="276" w:lineRule="auto"/>
        <w:rPr>
          <w:del w:id="3249" w:author="Mohammad Nayeem Hasan" w:date="2022-10-30T23:18:00Z"/>
          <w:rFonts w:ascii="Times New Roman" w:hAnsi="Times New Roman" w:cs="Times New Roman"/>
          <w:sz w:val="24"/>
          <w:szCs w:val="24"/>
        </w:rPr>
        <w:pPrChange w:id="3250" w:author="Mohammad Nayeem Hasan" w:date="2022-11-03T22:34:00Z">
          <w:pPr>
            <w:jc w:val="center"/>
          </w:pPr>
        </w:pPrChange>
      </w:pPr>
    </w:p>
    <w:p w14:paraId="1D76B213" w14:textId="027631F2" w:rsidR="000E0A9A" w:rsidRPr="00186BD2" w:rsidDel="00E32821" w:rsidRDefault="00B7597F">
      <w:pPr>
        <w:spacing w:line="276" w:lineRule="auto"/>
        <w:rPr>
          <w:del w:id="3251" w:author="Mohammad Nayeem Hasan" w:date="2022-10-30T23:18:00Z"/>
          <w:rFonts w:ascii="Times New Roman" w:hAnsi="Times New Roman" w:cs="Times New Roman"/>
          <w:sz w:val="24"/>
          <w:szCs w:val="24"/>
        </w:rPr>
        <w:pPrChange w:id="3252" w:author="Mohammad Nayeem Hasan" w:date="2022-11-03T22:34:00Z">
          <w:pPr>
            <w:jc w:val="center"/>
          </w:pPr>
        </w:pPrChange>
      </w:pPr>
      <w:del w:id="3253" w:author="Mohammad Nayeem Hasan" w:date="2022-10-30T23:17:00Z">
        <w:r w:rsidRPr="00186BD2" w:rsidDel="00B12A3C">
          <w:rPr>
            <w:rFonts w:ascii="Times New Roman" w:hAnsi="Times New Roman" w:cs="Times New Roman"/>
            <w:noProof/>
            <w:sz w:val="24"/>
            <w:szCs w:val="24"/>
          </w:rPr>
          <w:drawing>
            <wp:inline distT="0" distB="0" distL="0" distR="0" wp14:anchorId="216EB6F5" wp14:editId="6330737A">
              <wp:extent cx="5943600" cy="3945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5890"/>
                      </a:xfrm>
                      <a:prstGeom prst="rect">
                        <a:avLst/>
                      </a:prstGeom>
                    </pic:spPr>
                  </pic:pic>
                </a:graphicData>
              </a:graphic>
            </wp:inline>
          </w:drawing>
        </w:r>
      </w:del>
    </w:p>
    <w:p w14:paraId="5263DF0B" w14:textId="18FB93B6" w:rsidR="000E0A9A" w:rsidRPr="00186BD2" w:rsidDel="00B12A3C" w:rsidRDefault="000E0A9A">
      <w:pPr>
        <w:spacing w:line="276" w:lineRule="auto"/>
        <w:rPr>
          <w:del w:id="3254" w:author="Mohammad Nayeem Hasan" w:date="2022-10-30T23:17:00Z"/>
          <w:rFonts w:ascii="Times New Roman" w:hAnsi="Times New Roman" w:cs="Times New Roman"/>
          <w:sz w:val="24"/>
          <w:szCs w:val="24"/>
        </w:rPr>
        <w:pPrChange w:id="3255" w:author="Mohammad Nayeem Hasan" w:date="2022-11-03T22:34:00Z">
          <w:pPr>
            <w:jc w:val="center"/>
          </w:pPr>
        </w:pPrChange>
      </w:pPr>
      <w:del w:id="3256" w:author="Mohammad Nayeem Hasan" w:date="2022-10-30T23:17:00Z">
        <w:r w:rsidRPr="00186BD2" w:rsidDel="00B12A3C">
          <w:rPr>
            <w:rStyle w:val="label"/>
            <w:rFonts w:ascii="Times New Roman" w:hAnsi="Times New Roman" w:cs="Times New Roman"/>
            <w:sz w:val="24"/>
            <w:szCs w:val="24"/>
          </w:rPr>
          <w:delText>Fig. 2</w:delText>
        </w:r>
        <w:r w:rsidRPr="00186BD2" w:rsidDel="00B12A3C">
          <w:rPr>
            <w:rFonts w:ascii="Times New Roman" w:hAnsi="Times New Roman" w:cs="Times New Roman"/>
            <w:sz w:val="24"/>
            <w:szCs w:val="24"/>
          </w:rPr>
          <w:delText xml:space="preserve">. The monthly growth factor (GF) of dengue </w:delText>
        </w:r>
        <w:commentRangeStart w:id="3257"/>
        <w:r w:rsidRPr="00186BD2" w:rsidDel="00B12A3C">
          <w:rPr>
            <w:rFonts w:ascii="Times New Roman" w:hAnsi="Times New Roman" w:cs="Times New Roman"/>
            <w:sz w:val="24"/>
            <w:szCs w:val="24"/>
          </w:rPr>
          <w:delText>cases in Bangladesh (2000–2022).</w:delText>
        </w:r>
        <w:commentRangeEnd w:id="3257"/>
        <w:r w:rsidR="00AB063C" w:rsidRPr="00186BD2" w:rsidDel="00B12A3C">
          <w:rPr>
            <w:rStyle w:val="CommentReference"/>
            <w:rFonts w:ascii="Times New Roman" w:hAnsi="Times New Roman" w:cs="Times New Roman"/>
            <w:sz w:val="24"/>
            <w:szCs w:val="24"/>
            <w:rPrChange w:id="3258" w:author="Mohammad Nayeem Hasan" w:date="2022-10-30T19:39:00Z">
              <w:rPr>
                <w:rStyle w:val="CommentReference"/>
              </w:rPr>
            </w:rPrChange>
          </w:rPr>
          <w:commentReference w:id="3257"/>
        </w:r>
      </w:del>
    </w:p>
    <w:p w14:paraId="6AAFA047" w14:textId="10634490" w:rsidR="00B7597F" w:rsidRPr="00186BD2" w:rsidDel="00E32821" w:rsidRDefault="00B7597F">
      <w:pPr>
        <w:spacing w:line="276" w:lineRule="auto"/>
        <w:rPr>
          <w:del w:id="3259" w:author="Mohammad Nayeem Hasan" w:date="2022-10-30T23:18:00Z"/>
          <w:rFonts w:ascii="Times New Roman" w:hAnsi="Times New Roman" w:cs="Times New Roman"/>
          <w:sz w:val="24"/>
          <w:szCs w:val="24"/>
        </w:rPr>
        <w:pPrChange w:id="3260" w:author="Mohammad Nayeem Hasan" w:date="2022-11-03T22:34:00Z">
          <w:pPr/>
        </w:pPrChange>
      </w:pPr>
    </w:p>
    <w:p w14:paraId="4B4A0F32" w14:textId="77777777" w:rsidR="005B0EFB" w:rsidRPr="00186BD2" w:rsidDel="00E32821" w:rsidRDefault="005B0EFB">
      <w:pPr>
        <w:spacing w:line="276" w:lineRule="auto"/>
        <w:rPr>
          <w:del w:id="3261" w:author="Mohammad Nayeem Hasan" w:date="2022-10-30T23:18:00Z"/>
          <w:rFonts w:ascii="Times New Roman" w:hAnsi="Times New Roman" w:cs="Times New Roman"/>
          <w:sz w:val="24"/>
          <w:szCs w:val="24"/>
        </w:rPr>
        <w:pPrChange w:id="3262" w:author="Mohammad Nayeem Hasan" w:date="2022-11-03T22:34:00Z">
          <w:pPr/>
        </w:pPrChange>
      </w:pPr>
    </w:p>
    <w:p w14:paraId="412B28E1" w14:textId="0B66CCEF" w:rsidR="00B7597F" w:rsidRPr="00186BD2" w:rsidDel="00E32821" w:rsidRDefault="00B7597F">
      <w:pPr>
        <w:spacing w:line="276" w:lineRule="auto"/>
        <w:rPr>
          <w:del w:id="3263" w:author="Mohammad Nayeem Hasan" w:date="2022-10-30T23:18:00Z"/>
          <w:rFonts w:ascii="Times New Roman" w:hAnsi="Times New Roman" w:cs="Times New Roman"/>
          <w:sz w:val="24"/>
          <w:szCs w:val="24"/>
        </w:rPr>
        <w:pPrChange w:id="3264" w:author="Mohammad Nayeem Hasan" w:date="2022-11-03T22:34:00Z">
          <w:pPr>
            <w:jc w:val="center"/>
          </w:pPr>
        </w:pPrChange>
      </w:pPr>
      <w:del w:id="3265" w:author="Mohammad Nayeem Hasan" w:date="2022-10-30T23:17:00Z">
        <w:r w:rsidRPr="00186BD2" w:rsidDel="00B12A3C">
          <w:rPr>
            <w:rFonts w:ascii="Times New Roman" w:hAnsi="Times New Roman" w:cs="Times New Roman"/>
            <w:noProof/>
            <w:sz w:val="24"/>
            <w:szCs w:val="24"/>
          </w:rPr>
          <w:drawing>
            <wp:inline distT="0" distB="0" distL="0" distR="0" wp14:anchorId="3C2472DA" wp14:editId="57D9C7E9">
              <wp:extent cx="5943600" cy="394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5890"/>
                      </a:xfrm>
                      <a:prstGeom prst="rect">
                        <a:avLst/>
                      </a:prstGeom>
                    </pic:spPr>
                  </pic:pic>
                </a:graphicData>
              </a:graphic>
            </wp:inline>
          </w:drawing>
        </w:r>
      </w:del>
    </w:p>
    <w:p w14:paraId="3188474B" w14:textId="74BD2884" w:rsidR="00526B96" w:rsidRPr="00186BD2" w:rsidDel="00B12A3C" w:rsidRDefault="00B7597F">
      <w:pPr>
        <w:spacing w:line="276" w:lineRule="auto"/>
        <w:rPr>
          <w:del w:id="3266" w:author="Mohammad Nayeem Hasan" w:date="2022-10-30T23:17:00Z"/>
          <w:rFonts w:ascii="Times New Roman" w:hAnsi="Times New Roman" w:cs="Times New Roman"/>
          <w:sz w:val="24"/>
          <w:szCs w:val="24"/>
        </w:rPr>
        <w:pPrChange w:id="3267" w:author="Mohammad Nayeem Hasan" w:date="2022-11-03T22:34:00Z">
          <w:pPr>
            <w:jc w:val="center"/>
          </w:pPr>
        </w:pPrChange>
      </w:pPr>
      <w:del w:id="3268" w:author="Mohammad Nayeem Hasan" w:date="2022-10-30T23:17:00Z">
        <w:r w:rsidRPr="00186BD2" w:rsidDel="00B12A3C">
          <w:rPr>
            <w:rFonts w:ascii="Times New Roman" w:hAnsi="Times New Roman" w:cs="Times New Roman"/>
            <w:sz w:val="24"/>
            <w:szCs w:val="24"/>
          </w:rPr>
          <w:delText xml:space="preserve">Fig. 3. The monthly growth factor (GF) of dengue cases in </w:delText>
        </w:r>
        <w:commentRangeStart w:id="3269"/>
        <w:r w:rsidRPr="00186BD2" w:rsidDel="00B12A3C">
          <w:rPr>
            <w:rFonts w:ascii="Times New Roman" w:hAnsi="Times New Roman" w:cs="Times New Roman"/>
            <w:sz w:val="24"/>
            <w:szCs w:val="24"/>
          </w:rPr>
          <w:delText>Bangladesh (2008–2019).</w:delText>
        </w:r>
        <w:commentRangeEnd w:id="3269"/>
        <w:r w:rsidR="001162FB" w:rsidRPr="00186BD2" w:rsidDel="00B12A3C">
          <w:rPr>
            <w:rStyle w:val="CommentReference"/>
            <w:rFonts w:ascii="Times New Roman" w:hAnsi="Times New Roman" w:cs="Times New Roman"/>
            <w:sz w:val="24"/>
            <w:szCs w:val="24"/>
            <w:rPrChange w:id="3270" w:author="Mohammad Nayeem Hasan" w:date="2022-10-30T19:39:00Z">
              <w:rPr>
                <w:rStyle w:val="CommentReference"/>
              </w:rPr>
            </w:rPrChange>
          </w:rPr>
          <w:commentReference w:id="3269"/>
        </w:r>
      </w:del>
    </w:p>
    <w:p w14:paraId="4B8E45FE" w14:textId="7D986454" w:rsidR="00FF7189" w:rsidRPr="00186BD2" w:rsidDel="00B12A3C" w:rsidRDefault="00FF7189">
      <w:pPr>
        <w:spacing w:line="276" w:lineRule="auto"/>
        <w:rPr>
          <w:ins w:id="3271" w:author="Haider, Najmul" w:date="2022-10-16T18:18:00Z"/>
          <w:del w:id="3272" w:author="Mohammad Nayeem Hasan" w:date="2022-10-30T23:17:00Z"/>
          <w:rFonts w:ascii="Times New Roman" w:hAnsi="Times New Roman" w:cs="Times New Roman"/>
          <w:sz w:val="24"/>
          <w:szCs w:val="24"/>
        </w:rPr>
        <w:pPrChange w:id="3273" w:author="Mohammad Nayeem Hasan" w:date="2022-11-03T22:34:00Z">
          <w:pPr/>
        </w:pPrChange>
      </w:pPr>
    </w:p>
    <w:p w14:paraId="62CEAF3F" w14:textId="6D890D00" w:rsidR="00FF7189" w:rsidRPr="00186BD2" w:rsidDel="00B12A3C" w:rsidRDefault="00FF7189">
      <w:pPr>
        <w:spacing w:line="276" w:lineRule="auto"/>
        <w:rPr>
          <w:ins w:id="3274" w:author="Haider, Najmul" w:date="2022-10-16T18:18:00Z"/>
          <w:del w:id="3275" w:author="Mohammad Nayeem Hasan" w:date="2022-10-30T23:17:00Z"/>
          <w:rFonts w:ascii="Times New Roman" w:hAnsi="Times New Roman" w:cs="Times New Roman"/>
          <w:sz w:val="24"/>
          <w:szCs w:val="24"/>
        </w:rPr>
        <w:pPrChange w:id="3276" w:author="Mohammad Nayeem Hasan" w:date="2022-11-03T22:34:00Z">
          <w:pPr/>
        </w:pPrChange>
      </w:pPr>
    </w:p>
    <w:p w14:paraId="01D6EAC9" w14:textId="2A99B073" w:rsidR="00FF7189" w:rsidRPr="00186BD2" w:rsidDel="00B12A3C" w:rsidRDefault="00FF7189">
      <w:pPr>
        <w:spacing w:line="276" w:lineRule="auto"/>
        <w:rPr>
          <w:ins w:id="3277" w:author="Haider, Najmul" w:date="2022-10-16T18:18:00Z"/>
          <w:del w:id="3278" w:author="Mohammad Nayeem Hasan" w:date="2022-10-30T23:17:00Z"/>
          <w:rFonts w:ascii="Times New Roman" w:hAnsi="Times New Roman" w:cs="Times New Roman"/>
          <w:sz w:val="24"/>
          <w:szCs w:val="24"/>
        </w:rPr>
        <w:pPrChange w:id="3279" w:author="Mohammad Nayeem Hasan" w:date="2022-11-03T22:34:00Z">
          <w:pPr/>
        </w:pPrChange>
      </w:pPr>
    </w:p>
    <w:p w14:paraId="371B8811" w14:textId="4D92199A" w:rsidR="00FF7189" w:rsidRPr="00186BD2" w:rsidDel="0055384E" w:rsidRDefault="00FF7189">
      <w:pPr>
        <w:spacing w:line="276" w:lineRule="auto"/>
        <w:rPr>
          <w:ins w:id="3280" w:author="Haider, Najmul" w:date="2022-10-16T18:18:00Z"/>
          <w:del w:id="3281" w:author="Mohammad Nayeem Hasan" w:date="2022-11-03T23:45:00Z"/>
          <w:rFonts w:ascii="Times New Roman" w:hAnsi="Times New Roman" w:cs="Times New Roman"/>
          <w:sz w:val="24"/>
          <w:szCs w:val="24"/>
        </w:rPr>
        <w:pPrChange w:id="3282" w:author="Mohammad Nayeem Hasan" w:date="2022-11-03T22:34:00Z">
          <w:pPr/>
        </w:pPrChange>
      </w:pPr>
      <w:ins w:id="3283" w:author="Haider, Najmul" w:date="2022-10-16T18:18:00Z">
        <w:del w:id="3284" w:author="Mohammad Nayeem Hasan" w:date="2022-11-03T23:45:00Z">
          <w:r w:rsidRPr="00186BD2" w:rsidDel="0055384E">
            <w:rPr>
              <w:rFonts w:ascii="Times New Roman" w:hAnsi="Times New Roman" w:cs="Times New Roman"/>
              <w:sz w:val="24"/>
              <w:szCs w:val="24"/>
            </w:rPr>
            <w:delText xml:space="preserve">Time series analysis: </w:delText>
          </w:r>
        </w:del>
      </w:ins>
    </w:p>
    <w:p w14:paraId="75A6B45C" w14:textId="2071A99A" w:rsidR="00FF7189" w:rsidRPr="00186BD2" w:rsidDel="0055384E" w:rsidRDefault="00FF7189">
      <w:pPr>
        <w:spacing w:line="276" w:lineRule="auto"/>
        <w:rPr>
          <w:ins w:id="3285" w:author="Haider, Najmul" w:date="2022-10-16T18:18:00Z"/>
          <w:del w:id="3286" w:author="Mohammad Nayeem Hasan" w:date="2022-11-03T23:45:00Z"/>
          <w:rFonts w:ascii="Times New Roman" w:hAnsi="Times New Roman" w:cs="Times New Roman"/>
          <w:sz w:val="24"/>
          <w:szCs w:val="24"/>
        </w:rPr>
        <w:pPrChange w:id="3287" w:author="Mohammad Nayeem Hasan" w:date="2022-11-03T22:34:00Z">
          <w:pPr/>
        </w:pPrChange>
      </w:pPr>
      <w:ins w:id="3288" w:author="Haider, Najmul" w:date="2022-10-16T18:18:00Z">
        <w:del w:id="3289" w:author="Mohammad Nayeem Hasan" w:date="2022-11-03T23:45:00Z">
          <w:r w:rsidRPr="00186BD2" w:rsidDel="0055384E">
            <w:rPr>
              <w:rFonts w:ascii="Times New Roman" w:hAnsi="Times New Roman" w:cs="Times New Roman"/>
              <w:sz w:val="24"/>
              <w:szCs w:val="24"/>
            </w:rPr>
            <w:delText xml:space="preserve">Trend </w:delText>
          </w:r>
        </w:del>
        <w:del w:id="3290" w:author="Mohammad Nayeem Hasan" w:date="2022-10-30T23:17:00Z">
          <w:r w:rsidRPr="00186BD2" w:rsidDel="00B12A3C">
            <w:rPr>
              <w:rFonts w:ascii="Times New Roman" w:hAnsi="Times New Roman" w:cs="Times New Roman"/>
              <w:sz w:val="24"/>
              <w:szCs w:val="24"/>
            </w:rPr>
            <w:delText>analysis :</w:delText>
          </w:r>
        </w:del>
        <w:del w:id="3291" w:author="Mohammad Nayeem Hasan" w:date="2022-11-03T23:45:00Z">
          <w:r w:rsidRPr="00186BD2" w:rsidDel="0055384E">
            <w:rPr>
              <w:rFonts w:ascii="Times New Roman" w:hAnsi="Times New Roman" w:cs="Times New Roman"/>
              <w:sz w:val="24"/>
              <w:szCs w:val="24"/>
            </w:rPr>
            <w:delText xml:space="preserve"> ARIMA and SES </w:delText>
          </w:r>
        </w:del>
      </w:ins>
    </w:p>
    <w:p w14:paraId="7BFDAB8E" w14:textId="0F942A00" w:rsidR="00526B96" w:rsidRPr="00186BD2" w:rsidRDefault="00FF7189">
      <w:pPr>
        <w:spacing w:line="276" w:lineRule="auto"/>
        <w:rPr>
          <w:rFonts w:ascii="Times New Roman" w:hAnsi="Times New Roman" w:cs="Times New Roman"/>
          <w:sz w:val="24"/>
          <w:szCs w:val="24"/>
        </w:rPr>
        <w:pPrChange w:id="3292" w:author="Mohammad Nayeem Hasan" w:date="2022-11-03T22:34:00Z">
          <w:pPr/>
        </w:pPrChange>
      </w:pPr>
      <w:ins w:id="3293" w:author="Haider, Najmul" w:date="2022-10-16T18:18:00Z">
        <w:del w:id="3294" w:author="Mohammad Nayeem Hasan" w:date="2022-11-03T23:45:00Z">
          <w:r w:rsidRPr="00186BD2" w:rsidDel="0055384E">
            <w:rPr>
              <w:rFonts w:ascii="Times New Roman" w:hAnsi="Times New Roman" w:cs="Times New Roman"/>
              <w:sz w:val="24"/>
              <w:szCs w:val="24"/>
            </w:rPr>
            <w:delText xml:space="preserve">Seasonality analysis: </w:delText>
          </w:r>
          <w:commentRangeStart w:id="3295"/>
          <w:r w:rsidRPr="00186BD2" w:rsidDel="0055384E">
            <w:rPr>
              <w:rFonts w:ascii="Times New Roman" w:hAnsi="Times New Roman" w:cs="Times New Roman"/>
              <w:sz w:val="24"/>
              <w:szCs w:val="24"/>
            </w:rPr>
            <w:delText>Sen’s s</w:delText>
          </w:r>
          <w:r w:rsidR="009115D3" w:rsidRPr="00186BD2" w:rsidDel="0055384E">
            <w:rPr>
              <w:rFonts w:ascii="Times New Roman" w:hAnsi="Times New Roman" w:cs="Times New Roman"/>
              <w:sz w:val="24"/>
              <w:szCs w:val="24"/>
            </w:rPr>
            <w:delText>l</w:delText>
          </w:r>
          <w:r w:rsidRPr="00186BD2" w:rsidDel="0055384E">
            <w:rPr>
              <w:rFonts w:ascii="Times New Roman" w:hAnsi="Times New Roman" w:cs="Times New Roman"/>
              <w:sz w:val="24"/>
              <w:szCs w:val="24"/>
            </w:rPr>
            <w:delText xml:space="preserve">op </w:delText>
          </w:r>
          <w:commentRangeEnd w:id="3295"/>
          <w:r w:rsidR="009115D3" w:rsidRPr="00186BD2" w:rsidDel="0055384E">
            <w:rPr>
              <w:rStyle w:val="CommentReference"/>
              <w:rFonts w:ascii="Times New Roman" w:hAnsi="Times New Roman" w:cs="Times New Roman"/>
              <w:sz w:val="24"/>
              <w:szCs w:val="24"/>
              <w:rPrChange w:id="3296" w:author="Mohammad Nayeem Hasan" w:date="2022-10-30T19:39:00Z">
                <w:rPr>
                  <w:rStyle w:val="CommentReference"/>
                </w:rPr>
              </w:rPrChange>
            </w:rPr>
            <w:commentReference w:id="3295"/>
          </w:r>
        </w:del>
      </w:ins>
      <w:del w:id="3297" w:author="Mohammad Nayeem Hasan" w:date="2022-11-03T23:45:00Z">
        <w:r w:rsidR="00526B96" w:rsidRPr="00186BD2" w:rsidDel="0055384E">
          <w:rPr>
            <w:rFonts w:ascii="Times New Roman" w:hAnsi="Times New Roman" w:cs="Times New Roman"/>
            <w:sz w:val="24"/>
            <w:szCs w:val="24"/>
          </w:rPr>
          <w:br w:type="page"/>
        </w:r>
      </w:del>
    </w:p>
    <w:tbl>
      <w:tblPr>
        <w:tblStyle w:val="TableGrid"/>
        <w:tblW w:w="0" w:type="auto"/>
        <w:tblInd w:w="2245" w:type="dxa"/>
        <w:tblLook w:val="04A0" w:firstRow="1" w:lastRow="0" w:firstColumn="1" w:lastColumn="0" w:noHBand="0" w:noVBand="1"/>
      </w:tblPr>
      <w:tblGrid>
        <w:gridCol w:w="5760"/>
      </w:tblGrid>
      <w:tr w:rsidR="00526B96" w:rsidRPr="00186BD2" w:rsidDel="00E02615" w14:paraId="411961B1" w14:textId="1F756A8D" w:rsidTr="001029F4">
        <w:trPr>
          <w:del w:id="3298" w:author="Mohammad Nayeem Hasan" w:date="2022-11-02T22:11:00Z"/>
        </w:trPr>
        <w:tc>
          <w:tcPr>
            <w:tcW w:w="5760" w:type="dxa"/>
          </w:tcPr>
          <w:p w14:paraId="25BF908E" w14:textId="175E8087" w:rsidR="00526B96" w:rsidRPr="00186BD2" w:rsidDel="00E02615" w:rsidRDefault="008825BB">
            <w:pPr>
              <w:spacing w:line="276" w:lineRule="auto"/>
              <w:rPr>
                <w:del w:id="3299" w:author="Mohammad Nayeem Hasan" w:date="2022-11-02T22:11:00Z"/>
                <w:rFonts w:ascii="Times New Roman" w:hAnsi="Times New Roman" w:cs="Times New Roman"/>
                <w:sz w:val="24"/>
                <w:szCs w:val="24"/>
              </w:rPr>
              <w:pPrChange w:id="3300" w:author="Mohammad Nayeem Hasan" w:date="2022-11-03T22:34:00Z">
                <w:pPr>
                  <w:jc w:val="center"/>
                </w:pPr>
              </w:pPrChange>
            </w:pPr>
            <w:del w:id="3301" w:author="Mohammad Nayeem Hasan" w:date="2022-11-02T22:11:00Z">
              <w:r w:rsidRPr="00186BD2" w:rsidDel="00E02615">
                <w:rPr>
                  <w:rFonts w:ascii="Times New Roman" w:hAnsi="Times New Roman" w:cs="Times New Roman"/>
                  <w:noProof/>
                  <w:sz w:val="24"/>
                  <w:szCs w:val="24"/>
                  <w:rPrChange w:id="3302" w:author="Mohammad Nayeem Hasan" w:date="2022-10-30T19:39:00Z">
                    <w:rPr>
                      <w:noProof/>
                    </w:rPr>
                  </w:rPrChange>
                </w:rPr>
                <w:drawing>
                  <wp:inline distT="0" distB="0" distL="0" distR="0" wp14:anchorId="24422E8A" wp14:editId="1B70CDA6">
                    <wp:extent cx="3505200" cy="2327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25" cy="2332789"/>
                            </a:xfrm>
                            <a:prstGeom prst="rect">
                              <a:avLst/>
                            </a:prstGeom>
                          </pic:spPr>
                        </pic:pic>
                      </a:graphicData>
                    </a:graphic>
                  </wp:inline>
                </w:drawing>
              </w:r>
            </w:del>
          </w:p>
        </w:tc>
      </w:tr>
      <w:tr w:rsidR="00526B96" w:rsidRPr="00186BD2" w:rsidDel="00E02615" w14:paraId="071C376C" w14:textId="75479817" w:rsidTr="001029F4">
        <w:trPr>
          <w:del w:id="3303" w:author="Mohammad Nayeem Hasan" w:date="2022-11-02T22:11:00Z"/>
        </w:trPr>
        <w:tc>
          <w:tcPr>
            <w:tcW w:w="5760" w:type="dxa"/>
          </w:tcPr>
          <w:p w14:paraId="05C58F6F" w14:textId="76855CD7" w:rsidR="00526B96" w:rsidRPr="00186BD2" w:rsidDel="00E02615" w:rsidRDefault="00526B96">
            <w:pPr>
              <w:spacing w:line="276" w:lineRule="auto"/>
              <w:rPr>
                <w:del w:id="3304" w:author="Mohammad Nayeem Hasan" w:date="2022-11-02T22:11:00Z"/>
                <w:rFonts w:ascii="Times New Roman" w:hAnsi="Times New Roman" w:cs="Times New Roman"/>
                <w:sz w:val="24"/>
                <w:szCs w:val="24"/>
              </w:rPr>
              <w:pPrChange w:id="3305" w:author="Mohammad Nayeem Hasan" w:date="2022-11-03T22:34:00Z">
                <w:pPr>
                  <w:jc w:val="center"/>
                </w:pPr>
              </w:pPrChange>
            </w:pPr>
            <w:del w:id="3306" w:author="Mohammad Nayeem Hasan" w:date="2022-11-02T22:10:00Z">
              <w:r w:rsidRPr="00186BD2" w:rsidDel="00E02615">
                <w:rPr>
                  <w:rFonts w:ascii="Times New Roman" w:hAnsi="Times New Roman" w:cs="Times New Roman"/>
                  <w:noProof/>
                  <w:sz w:val="24"/>
                  <w:szCs w:val="24"/>
                </w:rPr>
                <w:drawing>
                  <wp:inline distT="0" distB="0" distL="0" distR="0" wp14:anchorId="50956402" wp14:editId="0AC789AA">
                    <wp:extent cx="3404980" cy="2260529"/>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1345" cy="2278032"/>
                            </a:xfrm>
                            <a:prstGeom prst="rect">
                              <a:avLst/>
                            </a:prstGeom>
                          </pic:spPr>
                        </pic:pic>
                      </a:graphicData>
                    </a:graphic>
                  </wp:inline>
                </w:drawing>
              </w:r>
            </w:del>
          </w:p>
        </w:tc>
      </w:tr>
      <w:tr w:rsidR="00526B96" w:rsidRPr="00186BD2" w:rsidDel="00E02615" w14:paraId="2EEC1833" w14:textId="3A7E75CC" w:rsidTr="001029F4">
        <w:trPr>
          <w:del w:id="3307" w:author="Mohammad Nayeem Hasan" w:date="2022-11-02T22:11:00Z"/>
        </w:trPr>
        <w:tc>
          <w:tcPr>
            <w:tcW w:w="5760" w:type="dxa"/>
          </w:tcPr>
          <w:p w14:paraId="6086D025" w14:textId="56A2B173" w:rsidR="00526B96" w:rsidRPr="00186BD2" w:rsidDel="00E02615" w:rsidRDefault="003A5D49">
            <w:pPr>
              <w:spacing w:line="276" w:lineRule="auto"/>
              <w:rPr>
                <w:del w:id="3308" w:author="Mohammad Nayeem Hasan" w:date="2022-11-02T22:11:00Z"/>
                <w:rFonts w:ascii="Times New Roman" w:hAnsi="Times New Roman" w:cs="Times New Roman"/>
                <w:sz w:val="24"/>
                <w:szCs w:val="24"/>
              </w:rPr>
              <w:pPrChange w:id="3309" w:author="Mohammad Nayeem Hasan" w:date="2022-11-03T22:34:00Z">
                <w:pPr>
                  <w:jc w:val="center"/>
                </w:pPr>
              </w:pPrChange>
            </w:pPr>
            <w:del w:id="3310" w:author="Mohammad Nayeem Hasan" w:date="2022-11-02T22:11:00Z">
              <w:r w:rsidRPr="00186BD2" w:rsidDel="00E02615">
                <w:rPr>
                  <w:rFonts w:ascii="Times New Roman" w:hAnsi="Times New Roman" w:cs="Times New Roman"/>
                  <w:noProof/>
                  <w:sz w:val="24"/>
                  <w:szCs w:val="24"/>
                  <w:rPrChange w:id="3311" w:author="Mohammad Nayeem Hasan" w:date="2022-10-30T19:39:00Z">
                    <w:rPr>
                      <w:noProof/>
                    </w:rPr>
                  </w:rPrChange>
                </w:rPr>
                <w:drawing>
                  <wp:inline distT="0" distB="0" distL="0" distR="0" wp14:anchorId="17DAE899" wp14:editId="101796EF">
                    <wp:extent cx="3418417" cy="22694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624" cy="2278217"/>
                            </a:xfrm>
                            <a:prstGeom prst="rect">
                              <a:avLst/>
                            </a:prstGeom>
                          </pic:spPr>
                        </pic:pic>
                      </a:graphicData>
                    </a:graphic>
                  </wp:inline>
                </w:drawing>
              </w:r>
            </w:del>
          </w:p>
        </w:tc>
      </w:tr>
    </w:tbl>
    <w:p w14:paraId="5039CD3F" w14:textId="4FB134C2" w:rsidR="00E02615" w:rsidRDefault="000277C4" w:rsidP="008D27A3">
      <w:pPr>
        <w:tabs>
          <w:tab w:val="left" w:pos="6420"/>
        </w:tabs>
        <w:spacing w:line="276" w:lineRule="auto"/>
        <w:rPr>
          <w:ins w:id="3312" w:author="Mohammad Nayeem Hasan" w:date="2022-11-02T22:11:00Z"/>
          <w:rFonts w:ascii="Times New Roman" w:hAnsi="Times New Roman" w:cs="Times New Roman"/>
          <w:sz w:val="24"/>
          <w:szCs w:val="24"/>
        </w:rPr>
      </w:pPr>
      <w:ins w:id="3313" w:author="Mohammad Nayeem Hasan" w:date="2022-11-03T21:59:00Z">
        <w:del w:id="3314" w:author="Mohammad Nayeem Hasan [2]" w:date="2023-03-02T01:35:00Z">
          <w:r w:rsidDel="00C90390">
            <w:rPr>
              <w:noProof/>
            </w:rPr>
            <w:drawing>
              <wp:inline distT="0" distB="0" distL="0" distR="0" wp14:anchorId="43C0CC07" wp14:editId="2E7009EC">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del>
      </w:ins>
      <w:ins w:id="3315" w:author="Mohammad Nayeem Hasan [2]" w:date="2023-03-02T01:35:00Z">
        <w:r w:rsidR="00C90390" w:rsidRPr="00C90390">
          <w:t xml:space="preserve"> </w:t>
        </w:r>
      </w:ins>
      <w:ins w:id="3316" w:author="Mohammad Nayeem Hasan [2]" w:date="2023-03-04T02:58:00Z">
        <w:r w:rsidR="00C43D07">
          <w:rPr>
            <w:noProof/>
          </w:rPr>
          <w:drawing>
            <wp:inline distT="0" distB="0" distL="0" distR="0" wp14:anchorId="28B4B94D" wp14:editId="4C4EAC32">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0122F4B9" w14:textId="56ECA9C5" w:rsidR="00B7597F" w:rsidRPr="00186BD2" w:rsidRDefault="00526B96">
      <w:pPr>
        <w:tabs>
          <w:tab w:val="left" w:pos="6420"/>
        </w:tabs>
        <w:spacing w:line="276" w:lineRule="auto"/>
        <w:rPr>
          <w:rFonts w:ascii="Times New Roman" w:hAnsi="Times New Roman" w:cs="Times New Roman"/>
          <w:sz w:val="24"/>
          <w:szCs w:val="24"/>
        </w:rPr>
        <w:pPrChange w:id="3317" w:author="Mohammad Nayeem Hasan" w:date="2022-11-03T22:34:00Z">
          <w:pPr>
            <w:tabs>
              <w:tab w:val="left" w:pos="6420"/>
            </w:tabs>
          </w:pPr>
        </w:pPrChange>
      </w:pPr>
      <w:r w:rsidRPr="00186BD2">
        <w:rPr>
          <w:rFonts w:ascii="Times New Roman" w:hAnsi="Times New Roman" w:cs="Times New Roman"/>
          <w:sz w:val="24"/>
          <w:szCs w:val="24"/>
        </w:rPr>
        <w:t xml:space="preserve">Fig. 4. </w:t>
      </w:r>
      <w:commentRangeStart w:id="3318"/>
      <w:commentRangeStart w:id="3319"/>
      <w:r w:rsidRPr="00186BD2">
        <w:rPr>
          <w:rFonts w:ascii="Times New Roman" w:hAnsi="Times New Roman" w:cs="Times New Roman"/>
          <w:sz w:val="24"/>
          <w:szCs w:val="24"/>
        </w:rPr>
        <w:t xml:space="preserve">Top: Observed and predicted dengue cases using a simple exponential smoothing (SES) model. Middle: Observed and predicted dengue cases using an auto-regressive integrated moving average (ARIMA) model. Bottom: Observed and predicted dengue cases using an automatic forecasting time-series model (Prophet). Black dots = observed data; the blue line = predictive CFR; the shaded area = 95%confidence interval of predicted dengue cases. </w:t>
      </w:r>
      <w:commentRangeEnd w:id="3318"/>
      <w:r w:rsidR="001445B2" w:rsidRPr="00186BD2">
        <w:rPr>
          <w:rStyle w:val="CommentReference"/>
          <w:rFonts w:ascii="Times New Roman" w:hAnsi="Times New Roman" w:cs="Times New Roman"/>
          <w:sz w:val="24"/>
          <w:szCs w:val="24"/>
          <w:rPrChange w:id="3320" w:author="Mohammad Nayeem Hasan" w:date="2022-10-30T19:39:00Z">
            <w:rPr>
              <w:rStyle w:val="CommentReference"/>
            </w:rPr>
          </w:rPrChange>
        </w:rPr>
        <w:commentReference w:id="3318"/>
      </w:r>
      <w:commentRangeEnd w:id="3319"/>
      <w:r w:rsidR="00807F58">
        <w:rPr>
          <w:rStyle w:val="CommentReference"/>
        </w:rPr>
        <w:commentReference w:id="3319"/>
      </w:r>
    </w:p>
    <w:p w14:paraId="70F71908" w14:textId="77777777" w:rsidR="00526B96" w:rsidRDefault="00526B96" w:rsidP="008D27A3">
      <w:pPr>
        <w:tabs>
          <w:tab w:val="left" w:pos="6420"/>
        </w:tabs>
        <w:spacing w:line="276" w:lineRule="auto"/>
        <w:rPr>
          <w:ins w:id="3321" w:author="Mohammad Nayeem Hasan" w:date="2022-11-03T21:52:00Z"/>
          <w:rFonts w:ascii="Times New Roman" w:hAnsi="Times New Roman" w:cs="Times New Roman"/>
          <w:sz w:val="24"/>
          <w:szCs w:val="24"/>
        </w:rPr>
      </w:pPr>
    </w:p>
    <w:p w14:paraId="2964976D" w14:textId="77777777" w:rsidR="00064DCF" w:rsidRDefault="000277C4" w:rsidP="008D27A3">
      <w:pPr>
        <w:tabs>
          <w:tab w:val="left" w:pos="6420"/>
        </w:tabs>
        <w:spacing w:line="276" w:lineRule="auto"/>
        <w:rPr>
          <w:ins w:id="3322" w:author="Mohammad Nayeem Hasan" w:date="2022-11-03T23:46:00Z"/>
          <w:rFonts w:ascii="Times New Roman" w:hAnsi="Times New Roman" w:cs="Times New Roman"/>
          <w:b/>
          <w:bCs/>
          <w:sz w:val="24"/>
          <w:szCs w:val="24"/>
        </w:rPr>
      </w:pPr>
      <w:ins w:id="3323" w:author="Mohammad Nayeem Hasan" w:date="2022-11-03T21:52:00Z">
        <w:r w:rsidRPr="000277C4">
          <w:rPr>
            <w:rFonts w:ascii="Times New Roman" w:hAnsi="Times New Roman" w:cs="Times New Roman"/>
            <w:b/>
            <w:bCs/>
            <w:sz w:val="24"/>
            <w:szCs w:val="24"/>
            <w:rPrChange w:id="3324" w:author="Mohammad Nayeem Hasan" w:date="2022-11-03T21:52:00Z">
              <w:rPr>
                <w:rFonts w:ascii="Times New Roman" w:hAnsi="Times New Roman" w:cs="Times New Roman"/>
                <w:sz w:val="24"/>
                <w:szCs w:val="24"/>
              </w:rPr>
            </w:rPrChange>
          </w:rPr>
          <w:t xml:space="preserve">The Trend of </w:t>
        </w:r>
      </w:ins>
      <w:ins w:id="3325" w:author="Mohammad Nayeem Hasan" w:date="2022-11-03T22:29:00Z">
        <w:r w:rsidR="00783F3E">
          <w:rPr>
            <w:rFonts w:ascii="Times New Roman" w:hAnsi="Times New Roman" w:cs="Times New Roman"/>
            <w:b/>
            <w:bCs/>
            <w:sz w:val="24"/>
            <w:szCs w:val="24"/>
          </w:rPr>
          <w:t>reported dengue cases</w:t>
        </w:r>
      </w:ins>
      <w:ins w:id="3326" w:author="Mohammad Nayeem Hasan" w:date="2022-11-03T21:52:00Z">
        <w:r w:rsidRPr="000277C4">
          <w:rPr>
            <w:rFonts w:ascii="Times New Roman" w:hAnsi="Times New Roman" w:cs="Times New Roman"/>
            <w:b/>
            <w:bCs/>
            <w:sz w:val="24"/>
            <w:szCs w:val="24"/>
            <w:rPrChange w:id="3327" w:author="Mohammad Nayeem Hasan" w:date="2022-11-03T21:52:00Z">
              <w:rPr>
                <w:rFonts w:ascii="Times New Roman" w:hAnsi="Times New Roman" w:cs="Times New Roman"/>
                <w:sz w:val="24"/>
                <w:szCs w:val="24"/>
              </w:rPr>
            </w:rPrChange>
          </w:rPr>
          <w:t>:</w:t>
        </w:r>
      </w:ins>
    </w:p>
    <w:p w14:paraId="5DB0248A" w14:textId="7E4BB042" w:rsidR="000277C4" w:rsidRPr="00064DCF" w:rsidRDefault="000277C4">
      <w:pPr>
        <w:tabs>
          <w:tab w:val="left" w:pos="6420"/>
        </w:tabs>
        <w:spacing w:line="276" w:lineRule="auto"/>
        <w:rPr>
          <w:rFonts w:ascii="Times New Roman" w:hAnsi="Times New Roman" w:cs="Times New Roman"/>
          <w:b/>
          <w:bCs/>
          <w:sz w:val="24"/>
          <w:szCs w:val="24"/>
          <w:rPrChange w:id="3328" w:author="Mohammad Nayeem Hasan" w:date="2022-11-03T23:46:00Z">
            <w:rPr>
              <w:rFonts w:ascii="Times New Roman" w:hAnsi="Times New Roman" w:cs="Times New Roman"/>
              <w:sz w:val="24"/>
              <w:szCs w:val="24"/>
            </w:rPr>
          </w:rPrChange>
        </w:rPr>
        <w:pPrChange w:id="3329" w:author="Mohammad Nayeem Hasan" w:date="2022-11-03T22:34:00Z">
          <w:pPr>
            <w:tabs>
              <w:tab w:val="left" w:pos="6420"/>
            </w:tabs>
          </w:pPr>
        </w:pPrChange>
      </w:pPr>
      <w:ins w:id="3330" w:author="Mohammad Nayeem Hasan" w:date="2022-11-03T21:52:00Z">
        <w:r w:rsidRPr="000277C4">
          <w:rPr>
            <w:rFonts w:ascii="Times New Roman" w:hAnsi="Times New Roman" w:cs="Times New Roman"/>
            <w:sz w:val="24"/>
            <w:szCs w:val="24"/>
          </w:rPr>
          <w:lastRenderedPageBreak/>
          <w:t>In the ARIMA</w:t>
        </w:r>
      </w:ins>
      <w:ins w:id="3331" w:author="Mohammad Nayeem Hasan" w:date="2022-11-03T22:00:00Z">
        <w:r>
          <w:rPr>
            <w:rFonts w:ascii="Times New Roman" w:hAnsi="Times New Roman" w:cs="Times New Roman"/>
            <w:sz w:val="24"/>
            <w:szCs w:val="24"/>
          </w:rPr>
          <w:t>, SARIMA</w:t>
        </w:r>
      </w:ins>
      <w:ins w:id="3332" w:author="Mohammad Nayeem Hasan" w:date="2022-11-03T21:52:00Z">
        <w:r w:rsidRPr="000277C4">
          <w:rPr>
            <w:rFonts w:ascii="Times New Roman" w:hAnsi="Times New Roman" w:cs="Times New Roman"/>
            <w:sz w:val="24"/>
            <w:szCs w:val="24"/>
          </w:rPr>
          <w:t xml:space="preserve"> and Prophet Model, we found a strong declining trend </w:t>
        </w:r>
      </w:ins>
      <w:ins w:id="3333" w:author="Mohammad Nayeem Hasan" w:date="2022-11-03T22:17:00Z">
        <w:r w:rsidR="00116C9A">
          <w:rPr>
            <w:rFonts w:ascii="Times New Roman" w:hAnsi="Times New Roman" w:cs="Times New Roman"/>
            <w:sz w:val="24"/>
            <w:szCs w:val="24"/>
          </w:rPr>
          <w:t xml:space="preserve">for five to six months then </w:t>
        </w:r>
      </w:ins>
      <w:ins w:id="3334" w:author="Mohammad Nayeem Hasan" w:date="2022-11-03T22:22:00Z">
        <w:r w:rsidR="00116C9A">
          <w:rPr>
            <w:rFonts w:ascii="Times New Roman" w:hAnsi="Times New Roman" w:cs="Times New Roman"/>
            <w:sz w:val="24"/>
            <w:szCs w:val="24"/>
          </w:rPr>
          <w:t xml:space="preserve">an increasing trend </w:t>
        </w:r>
      </w:ins>
      <w:ins w:id="3335" w:author="Mohammad Nayeem Hasan" w:date="2022-11-03T21:52:00Z">
        <w:r w:rsidRPr="000277C4">
          <w:rPr>
            <w:rFonts w:ascii="Times New Roman" w:hAnsi="Times New Roman" w:cs="Times New Roman"/>
            <w:sz w:val="24"/>
            <w:szCs w:val="24"/>
          </w:rPr>
          <w:t xml:space="preserve">of </w:t>
        </w:r>
      </w:ins>
      <w:ins w:id="3336" w:author="Mohammad Nayeem Hasan" w:date="2022-11-03T22:24:00Z">
        <w:r w:rsidR="00116C9A">
          <w:rPr>
            <w:rFonts w:ascii="Times New Roman" w:hAnsi="Times New Roman" w:cs="Times New Roman"/>
            <w:sz w:val="24"/>
            <w:szCs w:val="24"/>
          </w:rPr>
          <w:t xml:space="preserve">next months </w:t>
        </w:r>
      </w:ins>
      <w:ins w:id="3337" w:author="Mohammad Nayeem Hasan" w:date="2022-11-03T22:01:00Z">
        <w:r>
          <w:rPr>
            <w:rFonts w:ascii="Times New Roman" w:hAnsi="Times New Roman" w:cs="Times New Roman"/>
            <w:sz w:val="24"/>
            <w:szCs w:val="24"/>
          </w:rPr>
          <w:t>reported dengue cases</w:t>
        </w:r>
      </w:ins>
      <w:ins w:id="3338" w:author="Mohammad Nayeem Hasan" w:date="2022-11-03T21:52:00Z">
        <w:r w:rsidRPr="000277C4">
          <w:rPr>
            <w:rFonts w:ascii="Times New Roman" w:hAnsi="Times New Roman" w:cs="Times New Roman"/>
            <w:sz w:val="24"/>
            <w:szCs w:val="24"/>
          </w:rPr>
          <w:t xml:space="preserve"> between observed and predictive with an R2, RMSE, and MAE value of</w:t>
        </w:r>
      </w:ins>
      <w:ins w:id="3339" w:author="Mohammad Nayeem Hasan" w:date="2022-11-03T22:03:00Z">
        <w:r w:rsidR="00F1348A">
          <w:rPr>
            <w:rFonts w:ascii="Times New Roman" w:hAnsi="Times New Roman" w:cs="Times New Roman"/>
            <w:sz w:val="24"/>
            <w:szCs w:val="24"/>
          </w:rPr>
          <w:t xml:space="preserve"> 3</w:t>
        </w:r>
      </w:ins>
      <w:ins w:id="3340" w:author="Mohammad Nayeem Hasan [2]" w:date="2023-03-02T02:44:00Z">
        <w:r w:rsidR="000F6234">
          <w:rPr>
            <w:rFonts w:ascii="Times New Roman" w:hAnsi="Times New Roman" w:cs="Times New Roman"/>
            <w:sz w:val="24"/>
            <w:szCs w:val="24"/>
          </w:rPr>
          <w:t>7</w:t>
        </w:r>
      </w:ins>
      <w:ins w:id="3341" w:author="Mohammad Nayeem Hasan" w:date="2022-11-03T22:03:00Z">
        <w:del w:id="3342" w:author="Mohammad Nayeem Hasan [2]" w:date="2023-03-02T02:44:00Z">
          <w:r w:rsidR="00F1348A" w:rsidDel="000F6234">
            <w:rPr>
              <w:rFonts w:ascii="Times New Roman" w:hAnsi="Times New Roman" w:cs="Times New Roman"/>
              <w:sz w:val="24"/>
              <w:szCs w:val="24"/>
            </w:rPr>
            <w:delText>3</w:delText>
          </w:r>
        </w:del>
        <w:r w:rsidR="00F1348A">
          <w:rPr>
            <w:rFonts w:ascii="Times New Roman" w:hAnsi="Times New Roman" w:cs="Times New Roman"/>
            <w:sz w:val="24"/>
            <w:szCs w:val="24"/>
          </w:rPr>
          <w:t>.</w:t>
        </w:r>
      </w:ins>
      <w:ins w:id="3343" w:author="Mohammad Nayeem Hasan [2]" w:date="2023-03-02T02:44:00Z">
        <w:r w:rsidR="000F6234">
          <w:rPr>
            <w:rFonts w:ascii="Times New Roman" w:hAnsi="Times New Roman" w:cs="Times New Roman"/>
            <w:sz w:val="24"/>
            <w:szCs w:val="24"/>
          </w:rPr>
          <w:t>60</w:t>
        </w:r>
      </w:ins>
      <w:ins w:id="3344" w:author="Mohammad Nayeem Hasan" w:date="2022-11-03T22:03:00Z">
        <w:del w:id="3345" w:author="Mohammad Nayeem Hasan [2]" w:date="2023-03-02T02:44:00Z">
          <w:r w:rsidR="00F1348A" w:rsidDel="000F6234">
            <w:rPr>
              <w:rFonts w:ascii="Times New Roman" w:hAnsi="Times New Roman" w:cs="Times New Roman"/>
              <w:sz w:val="24"/>
              <w:szCs w:val="24"/>
            </w:rPr>
            <w:delText>74</w:delText>
          </w:r>
        </w:del>
      </w:ins>
      <w:ins w:id="3346" w:author="Mohammad Nayeem Hasan" w:date="2022-11-03T21:52:00Z">
        <w:r w:rsidRPr="000277C4">
          <w:rPr>
            <w:rFonts w:ascii="Times New Roman" w:hAnsi="Times New Roman" w:cs="Times New Roman"/>
            <w:sz w:val="24"/>
            <w:szCs w:val="24"/>
          </w:rPr>
          <w:t xml:space="preserve">% </w:t>
        </w:r>
      </w:ins>
      <w:ins w:id="3347" w:author="Mohammad Nayeem Hasan [2]" w:date="2023-03-02T02:45:00Z">
        <w:r w:rsidR="000F6234">
          <w:rPr>
            <w:rFonts w:ascii="Times New Roman" w:hAnsi="Times New Roman" w:cs="Times New Roman"/>
            <w:sz w:val="24"/>
            <w:szCs w:val="24"/>
          </w:rPr>
          <w:t>34.75</w:t>
        </w:r>
      </w:ins>
      <w:ins w:id="3348" w:author="Mohammad Nayeem Hasan" w:date="2022-11-03T22:04:00Z">
        <w:del w:id="3349" w:author="Mohammad Nayeem Hasan [2]" w:date="2023-03-02T02:45:00Z">
          <w:r w:rsidR="00F1348A" w:rsidDel="000F6234">
            <w:rPr>
              <w:rFonts w:ascii="Times New Roman" w:hAnsi="Times New Roman" w:cs="Times New Roman"/>
              <w:sz w:val="24"/>
              <w:szCs w:val="24"/>
            </w:rPr>
            <w:delText>18.59</w:delText>
          </w:r>
        </w:del>
      </w:ins>
      <w:ins w:id="3350" w:author="Mohammad Nayeem Hasan" w:date="2022-11-03T21:52:00Z">
        <w:r w:rsidRPr="000277C4">
          <w:rPr>
            <w:rFonts w:ascii="Times New Roman" w:hAnsi="Times New Roman" w:cs="Times New Roman"/>
            <w:sz w:val="24"/>
            <w:szCs w:val="24"/>
          </w:rPr>
          <w:t>%,</w:t>
        </w:r>
      </w:ins>
      <w:ins w:id="3351" w:author="Mohammad Nayeem Hasan" w:date="2022-11-03T22:04:00Z">
        <w:r w:rsidR="00F1348A">
          <w:rPr>
            <w:rFonts w:ascii="Times New Roman" w:hAnsi="Times New Roman" w:cs="Times New Roman"/>
            <w:sz w:val="24"/>
            <w:szCs w:val="24"/>
          </w:rPr>
          <w:t xml:space="preserve"> and 9</w:t>
        </w:r>
      </w:ins>
      <w:ins w:id="3352" w:author="Mohammad Nayeem Hasan [2]" w:date="2023-03-02T02:45:00Z">
        <w:r w:rsidR="000F6234">
          <w:rPr>
            <w:rFonts w:ascii="Times New Roman" w:hAnsi="Times New Roman" w:cs="Times New Roman"/>
            <w:sz w:val="24"/>
            <w:szCs w:val="24"/>
          </w:rPr>
          <w:t>.12</w:t>
        </w:r>
      </w:ins>
      <w:ins w:id="3353" w:author="Mohammad Nayeem Hasan" w:date="2022-11-03T22:04:00Z">
        <w:del w:id="3354" w:author="Mohammad Nayeem Hasan [2]" w:date="2023-03-02T02:45:00Z">
          <w:r w:rsidR="00F1348A" w:rsidDel="000F6234">
            <w:rPr>
              <w:rFonts w:ascii="Times New Roman" w:hAnsi="Times New Roman" w:cs="Times New Roman"/>
              <w:sz w:val="24"/>
              <w:szCs w:val="24"/>
            </w:rPr>
            <w:delText>.31%</w:delText>
          </w:r>
        </w:del>
        <w:r w:rsidR="00F1348A">
          <w:rPr>
            <w:rFonts w:ascii="Times New Roman" w:hAnsi="Times New Roman" w:cs="Times New Roman"/>
            <w:sz w:val="24"/>
            <w:szCs w:val="24"/>
          </w:rPr>
          <w:t>,</w:t>
        </w:r>
      </w:ins>
      <w:ins w:id="3355" w:author="Mohammad Nayeem Hasan" w:date="2022-11-03T21:52:00Z">
        <w:r w:rsidRPr="000277C4">
          <w:rPr>
            <w:rFonts w:ascii="Times New Roman" w:hAnsi="Times New Roman" w:cs="Times New Roman"/>
            <w:sz w:val="24"/>
            <w:szCs w:val="24"/>
          </w:rPr>
          <w:t xml:space="preserve"> </w:t>
        </w:r>
      </w:ins>
      <w:ins w:id="3356" w:author="Mohammad Nayeem Hasan" w:date="2022-11-03T22:05:00Z">
        <w:del w:id="3357" w:author="Mohammad Nayeem Hasan [2]" w:date="2023-03-02T02:45:00Z">
          <w:r w:rsidR="00F1348A" w:rsidDel="000F6234">
            <w:rPr>
              <w:rFonts w:ascii="Times New Roman" w:hAnsi="Times New Roman" w:cs="Times New Roman"/>
              <w:sz w:val="24"/>
              <w:szCs w:val="24"/>
            </w:rPr>
            <w:delText>2959.59</w:delText>
          </w:r>
        </w:del>
      </w:ins>
      <w:ins w:id="3358" w:author="Mohammad Nayeem Hasan [2]" w:date="2023-03-02T02:45:00Z">
        <w:r w:rsidR="000F6234">
          <w:rPr>
            <w:rFonts w:ascii="Times New Roman" w:hAnsi="Times New Roman" w:cs="Times New Roman"/>
            <w:sz w:val="24"/>
            <w:szCs w:val="24"/>
          </w:rPr>
          <w:t>3377.91</w:t>
        </w:r>
      </w:ins>
      <w:ins w:id="3359" w:author="Mohammad Nayeem Hasan" w:date="2022-11-03T22:05:00Z">
        <w:r w:rsidR="00F1348A">
          <w:rPr>
            <w:rFonts w:ascii="Times New Roman" w:hAnsi="Times New Roman" w:cs="Times New Roman"/>
            <w:sz w:val="24"/>
            <w:szCs w:val="24"/>
          </w:rPr>
          <w:t>,</w:t>
        </w:r>
      </w:ins>
      <w:ins w:id="3360" w:author="Mohammad Nayeem Hasan [2]" w:date="2023-03-02T02:45:00Z">
        <w:r w:rsidR="000F6234">
          <w:rPr>
            <w:rFonts w:ascii="Times New Roman" w:hAnsi="Times New Roman" w:cs="Times New Roman"/>
            <w:sz w:val="24"/>
            <w:szCs w:val="24"/>
          </w:rPr>
          <w:t xml:space="preserve"> 3454.41</w:t>
        </w:r>
      </w:ins>
      <w:ins w:id="3361" w:author="Mohammad Nayeem Hasan" w:date="2022-11-03T22:05:00Z">
        <w:del w:id="3362" w:author="Mohammad Nayeem Hasan [2]" w:date="2023-03-02T02:45:00Z">
          <w:r w:rsidR="00F1348A" w:rsidDel="000F6234">
            <w:rPr>
              <w:rFonts w:ascii="Times New Roman" w:hAnsi="Times New Roman" w:cs="Times New Roman"/>
              <w:sz w:val="24"/>
              <w:szCs w:val="24"/>
            </w:rPr>
            <w:delText xml:space="preserve"> 3280.49</w:delText>
          </w:r>
        </w:del>
      </w:ins>
      <w:ins w:id="3363" w:author="Mohammad Nayeem Hasan" w:date="2022-11-03T21:52:00Z">
        <w:r w:rsidRPr="000277C4">
          <w:rPr>
            <w:rFonts w:ascii="Times New Roman" w:hAnsi="Times New Roman" w:cs="Times New Roman"/>
            <w:sz w:val="24"/>
            <w:szCs w:val="24"/>
          </w:rPr>
          <w:t xml:space="preserve"> and </w:t>
        </w:r>
      </w:ins>
      <w:ins w:id="3364" w:author="Mohammad Nayeem Hasan" w:date="2022-11-03T22:05:00Z">
        <w:del w:id="3365" w:author="Mohammad Nayeem Hasan [2]" w:date="2023-03-02T02:45:00Z">
          <w:r w:rsidR="00F1348A" w:rsidDel="005C6AEB">
            <w:rPr>
              <w:rFonts w:ascii="Times New Roman" w:hAnsi="Times New Roman" w:cs="Times New Roman"/>
              <w:sz w:val="24"/>
              <w:szCs w:val="24"/>
            </w:rPr>
            <w:delText>3462.52</w:delText>
          </w:r>
        </w:del>
      </w:ins>
      <w:ins w:id="3366" w:author="Mohammad Nayeem Hasan [2]" w:date="2023-03-02T02:45:00Z">
        <w:r w:rsidR="005C6AEB">
          <w:rPr>
            <w:rFonts w:ascii="Times New Roman" w:hAnsi="Times New Roman" w:cs="Times New Roman"/>
            <w:sz w:val="24"/>
            <w:szCs w:val="24"/>
          </w:rPr>
          <w:t>4076</w:t>
        </w:r>
      </w:ins>
      <w:ins w:id="3367" w:author="Mohammad Nayeem Hasan [2]" w:date="2023-03-02T02:46:00Z">
        <w:r w:rsidR="005C6AEB">
          <w:rPr>
            <w:rFonts w:ascii="Times New Roman" w:hAnsi="Times New Roman" w:cs="Times New Roman"/>
            <w:sz w:val="24"/>
            <w:szCs w:val="24"/>
          </w:rPr>
          <w:t>.64</w:t>
        </w:r>
      </w:ins>
      <w:ins w:id="3368" w:author="Mohammad Nayeem Hasan" w:date="2022-11-03T21:52:00Z">
        <w:r w:rsidRPr="000277C4">
          <w:rPr>
            <w:rFonts w:ascii="Times New Roman" w:hAnsi="Times New Roman" w:cs="Times New Roman"/>
            <w:sz w:val="24"/>
            <w:szCs w:val="24"/>
          </w:rPr>
          <w:t xml:space="preserve">, and </w:t>
        </w:r>
      </w:ins>
      <w:ins w:id="3369" w:author="Mohammad Nayeem Hasan" w:date="2022-11-03T22:05:00Z">
        <w:del w:id="3370" w:author="Mohammad Nayeem Hasan [2]" w:date="2023-03-02T02:46:00Z">
          <w:r w:rsidR="00F1348A" w:rsidDel="005C6AEB">
            <w:rPr>
              <w:rFonts w:ascii="Times New Roman" w:hAnsi="Times New Roman" w:cs="Times New Roman"/>
              <w:sz w:val="24"/>
              <w:szCs w:val="24"/>
            </w:rPr>
            <w:delText>579.30</w:delText>
          </w:r>
        </w:del>
      </w:ins>
      <w:ins w:id="3371" w:author="Mohammad Nayeem Hasan [2]" w:date="2023-03-02T02:46:00Z">
        <w:r w:rsidR="005C6AEB">
          <w:rPr>
            <w:rFonts w:ascii="Times New Roman" w:hAnsi="Times New Roman" w:cs="Times New Roman"/>
            <w:sz w:val="24"/>
            <w:szCs w:val="24"/>
          </w:rPr>
          <w:t>718.58</w:t>
        </w:r>
      </w:ins>
      <w:ins w:id="3372" w:author="Mohammad Nayeem Hasan" w:date="2022-11-03T22:05:00Z">
        <w:r w:rsidR="00F1348A">
          <w:rPr>
            <w:rFonts w:ascii="Times New Roman" w:hAnsi="Times New Roman" w:cs="Times New Roman"/>
            <w:sz w:val="24"/>
            <w:szCs w:val="24"/>
          </w:rPr>
          <w:t xml:space="preserve">, </w:t>
        </w:r>
        <w:del w:id="3373" w:author="Mohammad Nayeem Hasan [2]" w:date="2023-03-02T02:46:00Z">
          <w:r w:rsidR="00F1348A" w:rsidDel="005C6AEB">
            <w:rPr>
              <w:rFonts w:ascii="Times New Roman" w:hAnsi="Times New Roman" w:cs="Times New Roman"/>
              <w:sz w:val="24"/>
              <w:szCs w:val="24"/>
            </w:rPr>
            <w:delText>656</w:delText>
          </w:r>
        </w:del>
      </w:ins>
      <w:ins w:id="3374" w:author="Mohammad Nayeem Hasan" w:date="2022-11-03T22:06:00Z">
        <w:del w:id="3375" w:author="Mohammad Nayeem Hasan [2]" w:date="2023-03-02T02:46:00Z">
          <w:r w:rsidR="00F1348A" w:rsidDel="005C6AEB">
            <w:rPr>
              <w:rFonts w:ascii="Times New Roman" w:hAnsi="Times New Roman" w:cs="Times New Roman"/>
              <w:sz w:val="24"/>
              <w:szCs w:val="24"/>
            </w:rPr>
            <w:delText>.37</w:delText>
          </w:r>
        </w:del>
      </w:ins>
      <w:ins w:id="3376" w:author="Mohammad Nayeem Hasan [2]" w:date="2023-03-02T02:46:00Z">
        <w:r w:rsidR="005C6AEB">
          <w:rPr>
            <w:rFonts w:ascii="Times New Roman" w:hAnsi="Times New Roman" w:cs="Times New Roman"/>
            <w:sz w:val="24"/>
            <w:szCs w:val="24"/>
          </w:rPr>
          <w:t>729.36</w:t>
        </w:r>
      </w:ins>
      <w:ins w:id="3377" w:author="Mohammad Nayeem Hasan" w:date="2022-11-03T21:52:00Z">
        <w:r w:rsidRPr="000277C4">
          <w:rPr>
            <w:rFonts w:ascii="Times New Roman" w:hAnsi="Times New Roman" w:cs="Times New Roman"/>
            <w:sz w:val="24"/>
            <w:szCs w:val="24"/>
          </w:rPr>
          <w:t xml:space="preserve"> and </w:t>
        </w:r>
      </w:ins>
      <w:ins w:id="3378" w:author="Mohammad Nayeem Hasan" w:date="2022-11-03T22:06:00Z">
        <w:del w:id="3379" w:author="Mohammad Nayeem Hasan [2]" w:date="2023-03-02T02:46:00Z">
          <w:r w:rsidR="00F1348A" w:rsidDel="005C6AEB">
            <w:rPr>
              <w:rFonts w:ascii="Times New Roman" w:hAnsi="Times New Roman" w:cs="Times New Roman"/>
              <w:sz w:val="24"/>
              <w:szCs w:val="24"/>
            </w:rPr>
            <w:delText>1439.25</w:delText>
          </w:r>
        </w:del>
      </w:ins>
      <w:ins w:id="3380" w:author="Mohammad Nayeem Hasan [2]" w:date="2023-03-02T02:46:00Z">
        <w:r w:rsidR="005C6AEB">
          <w:rPr>
            <w:rFonts w:ascii="Times New Roman" w:hAnsi="Times New Roman" w:cs="Times New Roman"/>
            <w:sz w:val="24"/>
            <w:szCs w:val="24"/>
          </w:rPr>
          <w:t>2080.13</w:t>
        </w:r>
      </w:ins>
      <w:ins w:id="3381" w:author="Mohammad Nayeem Hasan" w:date="2022-11-03T21:52:00Z">
        <w:r w:rsidRPr="000277C4">
          <w:rPr>
            <w:rFonts w:ascii="Times New Roman" w:hAnsi="Times New Roman" w:cs="Times New Roman"/>
            <w:sz w:val="24"/>
            <w:szCs w:val="24"/>
          </w:rPr>
          <w:t>, respectively (</w:t>
        </w:r>
      </w:ins>
      <w:ins w:id="3382" w:author="Mohammad Nayeem Hasan" w:date="2022-11-03T22:23:00Z">
        <w:r w:rsidR="00116C9A">
          <w:rPr>
            <w:rFonts w:ascii="Times New Roman" w:hAnsi="Times New Roman" w:cs="Times New Roman"/>
            <w:sz w:val="24"/>
            <w:szCs w:val="24"/>
          </w:rPr>
          <w:t xml:space="preserve">Figure 4 and </w:t>
        </w:r>
      </w:ins>
      <w:ins w:id="3383" w:author="Mohammad Nayeem Hasan" w:date="2022-11-03T21:52:00Z">
        <w:r w:rsidRPr="000277C4">
          <w:rPr>
            <w:rFonts w:ascii="Times New Roman" w:hAnsi="Times New Roman" w:cs="Times New Roman"/>
            <w:sz w:val="24"/>
            <w:szCs w:val="24"/>
          </w:rPr>
          <w:t xml:space="preserve">Table </w:t>
        </w:r>
      </w:ins>
      <w:ins w:id="3384" w:author="Mohammad Nayeem Hasan" w:date="2022-11-03T22:03:00Z">
        <w:r w:rsidR="00F1348A">
          <w:rPr>
            <w:rFonts w:ascii="Times New Roman" w:hAnsi="Times New Roman" w:cs="Times New Roman"/>
            <w:sz w:val="24"/>
            <w:szCs w:val="24"/>
          </w:rPr>
          <w:t>4</w:t>
        </w:r>
      </w:ins>
      <w:ins w:id="3385" w:author="Mohammad Nayeem Hasan" w:date="2022-11-03T21:52:00Z">
        <w:r w:rsidRPr="000277C4">
          <w:rPr>
            <w:rFonts w:ascii="Times New Roman" w:hAnsi="Times New Roman" w:cs="Times New Roman"/>
            <w:sz w:val="24"/>
            <w:szCs w:val="24"/>
          </w:rPr>
          <w:t xml:space="preserve">). In terms of accuracy, the ARIMA model performed better over </w:t>
        </w:r>
      </w:ins>
      <w:ins w:id="3386" w:author="Mohammad Nayeem Hasan" w:date="2022-11-03T22:06:00Z">
        <w:r w:rsidR="00F1348A">
          <w:rPr>
            <w:rFonts w:ascii="Times New Roman" w:hAnsi="Times New Roman" w:cs="Times New Roman"/>
            <w:sz w:val="24"/>
            <w:szCs w:val="24"/>
          </w:rPr>
          <w:t xml:space="preserve">SARIMA, </w:t>
        </w:r>
      </w:ins>
      <w:ins w:id="3387" w:author="Mohammad Nayeem Hasan" w:date="2022-11-03T22:23:00Z">
        <w:r w:rsidR="00116C9A" w:rsidRPr="000277C4">
          <w:rPr>
            <w:rFonts w:ascii="Times New Roman" w:hAnsi="Times New Roman" w:cs="Times New Roman"/>
            <w:sz w:val="24"/>
            <w:szCs w:val="24"/>
          </w:rPr>
          <w:t>Prophet,</w:t>
        </w:r>
      </w:ins>
      <w:ins w:id="3388" w:author="Mohammad Nayeem Hasan" w:date="2022-11-03T21:52:00Z">
        <w:r w:rsidRPr="000277C4">
          <w:rPr>
            <w:rFonts w:ascii="Times New Roman" w:hAnsi="Times New Roman" w:cs="Times New Roman"/>
            <w:sz w:val="24"/>
            <w:szCs w:val="24"/>
          </w:rPr>
          <w:t xml:space="preserve"> and SES model (with better R2, RMSE, and MAE value). The coefficient of determination of the ARIMA model was larger and errors are lower than </w:t>
        </w:r>
      </w:ins>
      <w:ins w:id="3389" w:author="Mohammad Nayeem Hasan" w:date="2022-11-03T22:07:00Z">
        <w:r w:rsidR="00F1348A">
          <w:rPr>
            <w:rFonts w:ascii="Times New Roman" w:hAnsi="Times New Roman" w:cs="Times New Roman"/>
            <w:sz w:val="24"/>
            <w:szCs w:val="24"/>
          </w:rPr>
          <w:t xml:space="preserve">SARIMA, </w:t>
        </w:r>
      </w:ins>
      <w:ins w:id="3390" w:author="Mohammad Nayeem Hasan" w:date="2022-11-03T22:14:00Z">
        <w:r w:rsidR="00116C9A" w:rsidRPr="000277C4">
          <w:rPr>
            <w:rFonts w:ascii="Times New Roman" w:hAnsi="Times New Roman" w:cs="Times New Roman"/>
            <w:sz w:val="24"/>
            <w:szCs w:val="24"/>
          </w:rPr>
          <w:t>Prophet,</w:t>
        </w:r>
      </w:ins>
      <w:ins w:id="3391" w:author="Mohammad Nayeem Hasan" w:date="2022-11-03T21:52:00Z">
        <w:r w:rsidRPr="000277C4">
          <w:rPr>
            <w:rFonts w:ascii="Times New Roman" w:hAnsi="Times New Roman" w:cs="Times New Roman"/>
            <w:sz w:val="24"/>
            <w:szCs w:val="24"/>
          </w:rPr>
          <w:t xml:space="preserve"> and SES model. According to the forecast in </w:t>
        </w:r>
      </w:ins>
      <w:ins w:id="3392" w:author="Mohammad Nayeem Hasan" w:date="2022-11-03T22:23:00Z">
        <w:r w:rsidR="00116C9A">
          <w:rPr>
            <w:rFonts w:ascii="Times New Roman" w:hAnsi="Times New Roman" w:cs="Times New Roman"/>
            <w:sz w:val="24"/>
            <w:szCs w:val="24"/>
          </w:rPr>
          <w:t>SES</w:t>
        </w:r>
      </w:ins>
      <w:ins w:id="3393" w:author="Mohammad Nayeem Hasan" w:date="2022-11-03T21:52:00Z">
        <w:r w:rsidRPr="000277C4">
          <w:rPr>
            <w:rFonts w:ascii="Times New Roman" w:hAnsi="Times New Roman" w:cs="Times New Roman"/>
            <w:sz w:val="24"/>
            <w:szCs w:val="24"/>
          </w:rPr>
          <w:t xml:space="preserve"> models, the </w:t>
        </w:r>
      </w:ins>
      <w:ins w:id="3394" w:author="Mohammad Nayeem Hasan" w:date="2022-11-03T22:08:00Z">
        <w:r w:rsidR="00F1348A">
          <w:rPr>
            <w:rFonts w:ascii="Times New Roman" w:hAnsi="Times New Roman" w:cs="Times New Roman"/>
            <w:sz w:val="24"/>
            <w:szCs w:val="24"/>
          </w:rPr>
          <w:t xml:space="preserve">reported dengue cases </w:t>
        </w:r>
      </w:ins>
      <w:ins w:id="3395" w:author="Mohammad Nayeem Hasan" w:date="2022-11-03T21:52:00Z">
        <w:r w:rsidRPr="000277C4">
          <w:rPr>
            <w:rFonts w:ascii="Times New Roman" w:hAnsi="Times New Roman" w:cs="Times New Roman"/>
            <w:sz w:val="24"/>
            <w:szCs w:val="24"/>
          </w:rPr>
          <w:t xml:space="preserve">is expected to </w:t>
        </w:r>
      </w:ins>
      <w:ins w:id="3396" w:author="Mohammad Nayeem Hasan" w:date="2022-11-03T22:24:00Z">
        <w:r w:rsidR="00116C9A">
          <w:rPr>
            <w:rFonts w:ascii="Times New Roman" w:hAnsi="Times New Roman" w:cs="Times New Roman"/>
            <w:sz w:val="24"/>
            <w:szCs w:val="24"/>
          </w:rPr>
          <w:t>constant trend</w:t>
        </w:r>
      </w:ins>
      <w:ins w:id="3397" w:author="Mohammad Nayeem Hasan" w:date="2022-11-03T21:52:00Z">
        <w:r w:rsidRPr="000277C4">
          <w:rPr>
            <w:rFonts w:ascii="Times New Roman" w:hAnsi="Times New Roman" w:cs="Times New Roman"/>
            <w:sz w:val="24"/>
            <w:szCs w:val="24"/>
          </w:rPr>
          <w:t xml:space="preserve"> considerably in the coming </w:t>
        </w:r>
      </w:ins>
      <w:ins w:id="3398" w:author="Mohammad Nayeem Hasan" w:date="2022-11-03T22:08:00Z">
        <w:r w:rsidR="00F1348A">
          <w:rPr>
            <w:rFonts w:ascii="Times New Roman" w:hAnsi="Times New Roman" w:cs="Times New Roman"/>
            <w:sz w:val="24"/>
            <w:szCs w:val="24"/>
          </w:rPr>
          <w:t>1 year</w:t>
        </w:r>
      </w:ins>
      <w:ins w:id="3399" w:author="Mohammad Nayeem Hasan" w:date="2022-11-03T21:52:00Z">
        <w:r w:rsidRPr="000277C4">
          <w:rPr>
            <w:rFonts w:ascii="Times New Roman" w:hAnsi="Times New Roman" w:cs="Times New Roman"/>
            <w:sz w:val="24"/>
            <w:szCs w:val="24"/>
          </w:rPr>
          <w:t xml:space="preserve"> (Fig </w:t>
        </w:r>
      </w:ins>
      <w:ins w:id="3400" w:author="Mohammad Nayeem Hasan" w:date="2022-11-03T22:25:00Z">
        <w:r w:rsidR="00D52586">
          <w:rPr>
            <w:rFonts w:ascii="Times New Roman" w:hAnsi="Times New Roman" w:cs="Times New Roman"/>
            <w:sz w:val="24"/>
            <w:szCs w:val="24"/>
          </w:rPr>
          <w:t>4</w:t>
        </w:r>
      </w:ins>
      <w:ins w:id="3401" w:author="Mohammad Nayeem Hasan" w:date="2022-11-03T21:52:00Z">
        <w:r w:rsidRPr="000277C4">
          <w:rPr>
            <w:rFonts w:ascii="Times New Roman" w:hAnsi="Times New Roman" w:cs="Times New Roman"/>
            <w:sz w:val="24"/>
            <w:szCs w:val="24"/>
          </w:rPr>
          <w:t xml:space="preserve">). In M-K trend analysis, we found a </w:t>
        </w:r>
      </w:ins>
      <w:ins w:id="3402" w:author="Mohammad Nayeem Hasan" w:date="2022-11-03T22:27:00Z">
        <w:r w:rsidR="00D52586">
          <w:rPr>
            <w:rFonts w:ascii="Times New Roman" w:hAnsi="Times New Roman" w:cs="Times New Roman"/>
            <w:sz w:val="24"/>
            <w:szCs w:val="24"/>
          </w:rPr>
          <w:t>positive</w:t>
        </w:r>
      </w:ins>
      <w:ins w:id="3403" w:author="Mohammad Nayeem Hasan" w:date="2022-11-03T21:52:00Z">
        <w:r w:rsidRPr="000277C4">
          <w:rPr>
            <w:rFonts w:ascii="Times New Roman" w:hAnsi="Times New Roman" w:cs="Times New Roman"/>
            <w:sz w:val="24"/>
            <w:szCs w:val="24"/>
          </w:rPr>
          <w:t xml:space="preserve"> trend of</w:t>
        </w:r>
      </w:ins>
      <w:ins w:id="3404" w:author="Mohammad Nayeem Hasan" w:date="2022-11-03T22:27:00Z">
        <w:r w:rsidR="00D52586">
          <w:rPr>
            <w:rFonts w:ascii="Times New Roman" w:hAnsi="Times New Roman" w:cs="Times New Roman"/>
            <w:sz w:val="24"/>
            <w:szCs w:val="24"/>
          </w:rPr>
          <w:t xml:space="preserve"> reported dengue </w:t>
        </w:r>
      </w:ins>
      <w:ins w:id="3405" w:author="Mohammad Nayeem Hasan" w:date="2022-11-03T22:28:00Z">
        <w:r w:rsidR="00D52586">
          <w:rPr>
            <w:rFonts w:ascii="Times New Roman" w:hAnsi="Times New Roman" w:cs="Times New Roman"/>
            <w:sz w:val="24"/>
            <w:szCs w:val="24"/>
          </w:rPr>
          <w:t>cases</w:t>
        </w:r>
      </w:ins>
      <w:ins w:id="3406" w:author="Mohammad Nayeem Hasan" w:date="2022-11-03T21:52:00Z">
        <w:r w:rsidRPr="000277C4">
          <w:rPr>
            <w:rFonts w:ascii="Times New Roman" w:hAnsi="Times New Roman" w:cs="Times New Roman"/>
            <w:sz w:val="24"/>
            <w:szCs w:val="24"/>
          </w:rPr>
          <w:t xml:space="preserve"> (p &lt;0.001 and tau = </w:t>
        </w:r>
      </w:ins>
      <w:ins w:id="3407" w:author="Mohammad Nayeem Hasan" w:date="2022-11-03T22:28:00Z">
        <w:r w:rsidR="00D52586">
          <w:rPr>
            <w:rFonts w:ascii="Times New Roman" w:hAnsi="Times New Roman" w:cs="Times New Roman"/>
            <w:sz w:val="24"/>
            <w:szCs w:val="24"/>
          </w:rPr>
          <w:t>0.</w:t>
        </w:r>
      </w:ins>
      <w:ins w:id="3408" w:author="Mohammad Nayeem Hasan [2]" w:date="2023-03-02T02:46:00Z">
        <w:r w:rsidR="005C6AEB">
          <w:rPr>
            <w:rFonts w:ascii="Times New Roman" w:hAnsi="Times New Roman" w:cs="Times New Roman"/>
            <w:sz w:val="24"/>
            <w:szCs w:val="24"/>
          </w:rPr>
          <w:t>34</w:t>
        </w:r>
      </w:ins>
      <w:ins w:id="3409" w:author="Mohammad Nayeem Hasan" w:date="2022-11-03T22:28:00Z">
        <w:del w:id="3410" w:author="Mohammad Nayeem Hasan [2]" w:date="2023-03-02T02:46:00Z">
          <w:r w:rsidR="00D52586" w:rsidDel="005C6AEB">
            <w:rPr>
              <w:rFonts w:ascii="Times New Roman" w:hAnsi="Times New Roman" w:cs="Times New Roman"/>
              <w:sz w:val="24"/>
              <w:szCs w:val="24"/>
            </w:rPr>
            <w:delText>26</w:delText>
          </w:r>
        </w:del>
      </w:ins>
      <w:ins w:id="3411" w:author="Mohammad Nayeem Hasan" w:date="2022-11-03T21:52:00Z">
        <w:r w:rsidRPr="000277C4">
          <w:rPr>
            <w:rFonts w:ascii="Times New Roman" w:hAnsi="Times New Roman" w:cs="Times New Roman"/>
            <w:sz w:val="24"/>
            <w:szCs w:val="24"/>
          </w:rPr>
          <w:t xml:space="preserve">). In Sen’s slop test, the slope was </w:t>
        </w:r>
      </w:ins>
      <w:ins w:id="3412" w:author="Mohammad Nayeem Hasan" w:date="2022-11-03T22:28:00Z">
        <w:r w:rsidR="00D52586">
          <w:rPr>
            <w:rFonts w:ascii="Times New Roman" w:hAnsi="Times New Roman" w:cs="Times New Roman"/>
            <w:sz w:val="24"/>
            <w:szCs w:val="24"/>
          </w:rPr>
          <w:t>0</w:t>
        </w:r>
      </w:ins>
      <w:ins w:id="3413" w:author="Mohammad Nayeem Hasan [2]" w:date="2023-03-02T02:47:00Z">
        <w:r w:rsidR="005C6AEB">
          <w:rPr>
            <w:rFonts w:ascii="Times New Roman" w:hAnsi="Times New Roman" w:cs="Times New Roman"/>
            <w:sz w:val="24"/>
            <w:szCs w:val="24"/>
          </w:rPr>
          <w:t>.36</w:t>
        </w:r>
      </w:ins>
      <w:ins w:id="3414" w:author="Mohammad Nayeem Hasan" w:date="2022-11-03T22:28:00Z">
        <w:del w:id="3415" w:author="Mohammad Nayeem Hasan [2]" w:date="2023-03-02T02:47:00Z">
          <w:r w:rsidR="00D52586" w:rsidDel="005C6AEB">
            <w:rPr>
              <w:rFonts w:ascii="Times New Roman" w:hAnsi="Times New Roman" w:cs="Times New Roman"/>
              <w:sz w:val="24"/>
              <w:szCs w:val="24"/>
            </w:rPr>
            <w:delText>.15</w:delText>
          </w:r>
        </w:del>
      </w:ins>
      <w:ins w:id="3416" w:author="Mohammad Nayeem Hasan" w:date="2022-11-03T21:52:00Z">
        <w:r w:rsidRPr="000277C4">
          <w:rPr>
            <w:rFonts w:ascii="Times New Roman" w:hAnsi="Times New Roman" w:cs="Times New Roman"/>
            <w:sz w:val="24"/>
            <w:szCs w:val="24"/>
          </w:rPr>
          <w:t xml:space="preserve"> (95% CI: </w:t>
        </w:r>
      </w:ins>
      <w:ins w:id="3417" w:author="Mohammad Nayeem Hasan" w:date="2022-11-03T22:28:00Z">
        <w:r w:rsidR="00D52586">
          <w:rPr>
            <w:rFonts w:ascii="Times New Roman" w:hAnsi="Times New Roman" w:cs="Times New Roman"/>
            <w:sz w:val="24"/>
            <w:szCs w:val="24"/>
          </w:rPr>
          <w:t>0.</w:t>
        </w:r>
      </w:ins>
      <w:ins w:id="3418" w:author="Mohammad Nayeem Hasan [2]" w:date="2023-03-02T02:47:00Z">
        <w:r w:rsidR="005C6AEB">
          <w:rPr>
            <w:rFonts w:ascii="Times New Roman" w:hAnsi="Times New Roman" w:cs="Times New Roman"/>
            <w:sz w:val="24"/>
            <w:szCs w:val="24"/>
          </w:rPr>
          <w:t>19</w:t>
        </w:r>
      </w:ins>
      <w:ins w:id="3419" w:author="Mohammad Nayeem Hasan" w:date="2022-11-03T22:28:00Z">
        <w:del w:id="3420" w:author="Mohammad Nayeem Hasan [2]" w:date="2023-03-02T02:47:00Z">
          <w:r w:rsidR="00D52586" w:rsidDel="005C6AEB">
            <w:rPr>
              <w:rFonts w:ascii="Times New Roman" w:hAnsi="Times New Roman" w:cs="Times New Roman"/>
              <w:sz w:val="24"/>
              <w:szCs w:val="24"/>
            </w:rPr>
            <w:delText>08</w:delText>
          </w:r>
        </w:del>
      </w:ins>
      <w:ins w:id="3421" w:author="Mohammad Nayeem Hasan" w:date="2022-11-03T21:52:00Z">
        <w:r w:rsidRPr="000277C4">
          <w:rPr>
            <w:rFonts w:ascii="Times New Roman" w:hAnsi="Times New Roman" w:cs="Times New Roman"/>
            <w:sz w:val="24"/>
            <w:szCs w:val="24"/>
          </w:rPr>
          <w:t xml:space="preserve"> to </w:t>
        </w:r>
      </w:ins>
      <w:ins w:id="3422" w:author="Mohammad Nayeem Hasan" w:date="2022-11-03T22:28:00Z">
        <w:r w:rsidR="00D52586">
          <w:rPr>
            <w:rFonts w:ascii="Times New Roman" w:hAnsi="Times New Roman" w:cs="Times New Roman"/>
            <w:sz w:val="24"/>
            <w:szCs w:val="24"/>
          </w:rPr>
          <w:t>0.</w:t>
        </w:r>
      </w:ins>
      <w:ins w:id="3423" w:author="Mohammad Nayeem Hasan [2]" w:date="2023-03-02T02:47:00Z">
        <w:r w:rsidR="005C6AEB">
          <w:rPr>
            <w:rFonts w:ascii="Times New Roman" w:hAnsi="Times New Roman" w:cs="Times New Roman"/>
            <w:sz w:val="24"/>
            <w:szCs w:val="24"/>
          </w:rPr>
          <w:t>70</w:t>
        </w:r>
      </w:ins>
      <w:ins w:id="3424" w:author="Mohammad Nayeem Hasan" w:date="2022-11-03T22:28:00Z">
        <w:del w:id="3425" w:author="Mohammad Nayeem Hasan [2]" w:date="2023-03-02T02:47:00Z">
          <w:r w:rsidR="00D52586" w:rsidDel="005C6AEB">
            <w:rPr>
              <w:rFonts w:ascii="Times New Roman" w:hAnsi="Times New Roman" w:cs="Times New Roman"/>
              <w:sz w:val="24"/>
              <w:szCs w:val="24"/>
            </w:rPr>
            <w:delText>29</w:delText>
          </w:r>
        </w:del>
      </w:ins>
      <w:ins w:id="3426" w:author="Mohammad Nayeem Hasan" w:date="2022-11-03T21:52:00Z">
        <w:r w:rsidRPr="000277C4">
          <w:rPr>
            <w:rFonts w:ascii="Times New Roman" w:hAnsi="Times New Roman" w:cs="Times New Roman"/>
            <w:sz w:val="24"/>
            <w:szCs w:val="24"/>
          </w:rPr>
          <w:t>).</w:t>
        </w:r>
      </w:ins>
    </w:p>
    <w:p w14:paraId="4D80372B" w14:textId="4AD1457C" w:rsidR="00526B96" w:rsidRPr="00186BD2" w:rsidRDefault="00526B96">
      <w:pPr>
        <w:tabs>
          <w:tab w:val="left" w:pos="6420"/>
        </w:tabs>
        <w:spacing w:line="276" w:lineRule="auto"/>
        <w:rPr>
          <w:rFonts w:ascii="Times New Roman" w:hAnsi="Times New Roman" w:cs="Times New Roman"/>
          <w:sz w:val="24"/>
          <w:szCs w:val="24"/>
        </w:rPr>
        <w:pPrChange w:id="3427" w:author="Mohammad Nayeem Hasan" w:date="2022-11-03T22:34:00Z">
          <w:pPr>
            <w:tabs>
              <w:tab w:val="left" w:pos="6420"/>
            </w:tabs>
          </w:pPr>
        </w:pPrChange>
      </w:pPr>
    </w:p>
    <w:p w14:paraId="61E1B1A5" w14:textId="59DBEB67" w:rsidR="00526B96" w:rsidRPr="00186BD2" w:rsidRDefault="00526B96">
      <w:pPr>
        <w:spacing w:after="0" w:line="276" w:lineRule="auto"/>
        <w:rPr>
          <w:rFonts w:ascii="Times New Roman" w:hAnsi="Times New Roman" w:cs="Times New Roman"/>
          <w:color w:val="000000"/>
          <w:sz w:val="24"/>
          <w:szCs w:val="24"/>
          <w:shd w:val="clear" w:color="auto" w:fill="FFFFFF"/>
        </w:rPr>
        <w:pPrChange w:id="3428" w:author="Mohammad Nayeem Hasan" w:date="2022-11-03T22:34:00Z">
          <w:pPr>
            <w:spacing w:after="0" w:line="240" w:lineRule="auto"/>
          </w:pPr>
        </w:pPrChange>
      </w:pPr>
      <w:bookmarkStart w:id="3429" w:name="_Hlk60788798"/>
      <w:r w:rsidRPr="00186BD2">
        <w:rPr>
          <w:rFonts w:ascii="Times New Roman" w:hAnsi="Times New Roman" w:cs="Times New Roman"/>
          <w:b/>
          <w:iCs/>
          <w:color w:val="000000"/>
          <w:sz w:val="24"/>
          <w:szCs w:val="24"/>
        </w:rPr>
        <w:t xml:space="preserve">Table </w:t>
      </w:r>
      <w:ins w:id="3430" w:author="Mohammad Nayeem Hasan" w:date="2022-11-03T22:03:00Z">
        <w:r w:rsidR="00F1348A">
          <w:rPr>
            <w:rFonts w:ascii="Times New Roman" w:hAnsi="Times New Roman" w:cs="Times New Roman"/>
            <w:b/>
            <w:iCs/>
            <w:color w:val="000000"/>
            <w:sz w:val="24"/>
            <w:szCs w:val="24"/>
          </w:rPr>
          <w:t>4</w:t>
        </w:r>
      </w:ins>
      <w:del w:id="3431" w:author="Mohammad Nayeem Hasan" w:date="2022-11-03T22:03:00Z">
        <w:r w:rsidRPr="00186BD2" w:rsidDel="00F1348A">
          <w:rPr>
            <w:rFonts w:ascii="Times New Roman" w:hAnsi="Times New Roman" w:cs="Times New Roman"/>
            <w:b/>
            <w:iCs/>
            <w:color w:val="000000"/>
            <w:sz w:val="24"/>
            <w:szCs w:val="24"/>
          </w:rPr>
          <w:delText>1</w:delText>
        </w:r>
      </w:del>
      <w:r w:rsidRPr="00186BD2">
        <w:rPr>
          <w:rFonts w:ascii="Times New Roman" w:hAnsi="Times New Roman" w:cs="Times New Roman"/>
          <w:b/>
          <w:iCs/>
          <w:color w:val="000000"/>
          <w:sz w:val="24"/>
          <w:szCs w:val="24"/>
        </w:rPr>
        <w:t>.</w:t>
      </w:r>
      <w:r w:rsidRPr="00186BD2">
        <w:rPr>
          <w:rFonts w:ascii="Times New Roman" w:hAnsi="Times New Roman" w:cs="Times New Roman"/>
          <w:bCs/>
          <w:iCs/>
          <w:color w:val="000000"/>
          <w:sz w:val="24"/>
          <w:szCs w:val="24"/>
        </w:rPr>
        <w:t xml:space="preserve"> The summary of Simple Exponential Smoothing (SES), Auto-Regressive Integrated Moving Average (ARIMA), </w:t>
      </w:r>
      <w:ins w:id="3432" w:author="Mohammad Nayeem Hasan" w:date="2022-11-03T22:29:00Z">
        <w:r w:rsidR="00942B0A">
          <w:rPr>
            <w:rFonts w:ascii="Times New Roman" w:hAnsi="Times New Roman" w:cs="Times New Roman"/>
            <w:bCs/>
            <w:iCs/>
            <w:color w:val="000000"/>
            <w:sz w:val="24"/>
            <w:szCs w:val="24"/>
          </w:rPr>
          <w:t xml:space="preserve">Seasonal </w:t>
        </w:r>
        <w:r w:rsidR="00942B0A" w:rsidRPr="00186BD2">
          <w:rPr>
            <w:rFonts w:ascii="Times New Roman" w:hAnsi="Times New Roman" w:cs="Times New Roman"/>
            <w:bCs/>
            <w:iCs/>
            <w:color w:val="000000"/>
            <w:sz w:val="24"/>
            <w:szCs w:val="24"/>
          </w:rPr>
          <w:t>Auto-Regressive Integrated Moving Average (</w:t>
        </w:r>
        <w:r w:rsidR="00942B0A">
          <w:rPr>
            <w:rFonts w:ascii="Times New Roman" w:hAnsi="Times New Roman" w:cs="Times New Roman"/>
            <w:bCs/>
            <w:iCs/>
            <w:color w:val="000000"/>
            <w:sz w:val="24"/>
            <w:szCs w:val="24"/>
          </w:rPr>
          <w:t>S</w:t>
        </w:r>
        <w:r w:rsidR="00942B0A" w:rsidRPr="00186BD2">
          <w:rPr>
            <w:rFonts w:ascii="Times New Roman" w:hAnsi="Times New Roman" w:cs="Times New Roman"/>
            <w:bCs/>
            <w:iCs/>
            <w:color w:val="000000"/>
            <w:sz w:val="24"/>
            <w:szCs w:val="24"/>
          </w:rPr>
          <w:t xml:space="preserve">ARIMA), </w:t>
        </w:r>
      </w:ins>
      <w:r w:rsidRPr="00186BD2">
        <w:rPr>
          <w:rFonts w:ascii="Times New Roman" w:hAnsi="Times New Roman" w:cs="Times New Roman"/>
          <w:bCs/>
          <w:iCs/>
          <w:color w:val="000000"/>
          <w:sz w:val="24"/>
          <w:szCs w:val="24"/>
        </w:rPr>
        <w:t xml:space="preserve">Automatic forecasting time-series model (Prophet), Mann-Kendall (M-K) trend and Sen’s slope analysis. The SES, ARIMA and Prophet models used dengue cases data. </w:t>
      </w:r>
      <w:r w:rsidRPr="00186BD2">
        <w:rPr>
          <w:rFonts w:ascii="Times New Roman" w:hAnsi="Times New Roman" w:cs="Times New Roman"/>
          <w:color w:val="000000"/>
          <w:sz w:val="24"/>
          <w:szCs w:val="24"/>
          <w:shd w:val="clear" w:color="auto" w:fill="FFFFFF"/>
        </w:rPr>
        <w:t xml:space="preserve">The Kendall’s Tau value permits a comparison of the strength of correlation between two data series </w:t>
      </w:r>
      <w:r w:rsidRPr="00186BD2">
        <w:rPr>
          <w:rFonts w:ascii="Times New Roman" w:hAnsi="Times New Roman" w:cs="Times New Roman"/>
          <w:sz w:val="24"/>
          <w:szCs w:val="24"/>
          <w:rPrChange w:id="3433" w:author="Mohammad Nayeem Hasan" w:date="2022-10-30T19:39:00Z">
            <w:rPr/>
          </w:rPrChange>
        </w:rPr>
        <w:fldChar w:fldCharType="begin" w:fldLock="1"/>
      </w:r>
      <w:r w:rsidRPr="00186BD2">
        <w:rPr>
          <w:rFonts w:ascii="Times New Roman" w:hAnsi="Times New Roman" w:cs="Times New Roman"/>
          <w:color w:val="000000"/>
          <w:sz w:val="24"/>
          <w:szCs w:val="24"/>
          <w:shd w:val="clear" w:color="auto" w:fill="FFFFFF"/>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mendeley":{"formattedCitation":"&lt;sup&gt;28&lt;/sup&gt;","plainTextFormattedCitation":"28","previouslyFormattedCitation":"&lt;sup&gt;26&lt;/sup&gt;"},"properties":{"noteIndex":0},"schema":"https://github.com/citation-style-language/schema/raw/master/csl-citation.json"}</w:instrText>
      </w:r>
      <w:r w:rsidRPr="00186BD2">
        <w:rPr>
          <w:rFonts w:ascii="Times New Roman" w:hAnsi="Times New Roman" w:cs="Times New Roman"/>
          <w:sz w:val="24"/>
          <w:szCs w:val="24"/>
          <w:rPrChange w:id="3434" w:author="Mohammad Nayeem Hasan" w:date="2022-10-30T19:39:00Z">
            <w:rPr/>
          </w:rPrChange>
        </w:rPr>
        <w:fldChar w:fldCharType="separate"/>
      </w:r>
      <w:r w:rsidRPr="00186BD2">
        <w:rPr>
          <w:rFonts w:ascii="Times New Roman" w:hAnsi="Times New Roman" w:cs="Times New Roman"/>
          <w:noProof/>
          <w:color w:val="000000"/>
          <w:sz w:val="24"/>
          <w:szCs w:val="24"/>
          <w:shd w:val="clear" w:color="auto" w:fill="FFFFFF"/>
          <w:vertAlign w:val="superscript"/>
        </w:rPr>
        <w:t>28</w:t>
      </w:r>
      <w:r w:rsidRPr="00186BD2">
        <w:rPr>
          <w:rFonts w:ascii="Times New Roman" w:hAnsi="Times New Roman" w:cs="Times New Roman"/>
          <w:sz w:val="24"/>
          <w:szCs w:val="24"/>
          <w:rPrChange w:id="3435" w:author="Mohammad Nayeem Hasan" w:date="2022-10-30T19:39:00Z">
            <w:rPr/>
          </w:rPrChange>
        </w:rPr>
        <w:fldChar w:fldCharType="end"/>
      </w:r>
      <w:r w:rsidRPr="00186BD2">
        <w:rPr>
          <w:rFonts w:ascii="Times New Roman" w:hAnsi="Times New Roman" w:cs="Times New Roman"/>
          <w:color w:val="000000"/>
          <w:sz w:val="24"/>
          <w:szCs w:val="24"/>
          <w:shd w:val="clear" w:color="auto" w:fill="FFFFFF"/>
        </w:rPr>
        <w:t>.</w:t>
      </w:r>
    </w:p>
    <w:p w14:paraId="2A6904AC" w14:textId="77777777" w:rsidR="00526B96" w:rsidRPr="00186BD2" w:rsidRDefault="00526B96">
      <w:pPr>
        <w:spacing w:after="0" w:line="276" w:lineRule="auto"/>
        <w:rPr>
          <w:rFonts w:ascii="Times New Roman" w:hAnsi="Times New Roman" w:cs="Times New Roman"/>
          <w:bCs/>
          <w:iCs/>
          <w:color w:val="000000"/>
          <w:sz w:val="24"/>
          <w:szCs w:val="24"/>
        </w:rPr>
        <w:pPrChange w:id="3436" w:author="Mohammad Nayeem Hasan" w:date="2022-11-03T22:34:00Z">
          <w:pPr>
            <w:spacing w:after="0" w:line="240" w:lineRule="auto"/>
          </w:pPr>
        </w:pPrChange>
      </w:pPr>
    </w:p>
    <w:tbl>
      <w:tblPr>
        <w:tblW w:w="5000" w:type="pct"/>
        <w:tblBorders>
          <w:top w:val="single" w:sz="4" w:space="0" w:color="auto"/>
        </w:tblBorders>
        <w:tblLayout w:type="fixed"/>
        <w:tblLook w:val="04A0" w:firstRow="1" w:lastRow="0" w:firstColumn="1" w:lastColumn="0" w:noHBand="0" w:noVBand="1"/>
        <w:tblPrChange w:id="3437" w:author="Mohammad Nayeem Hasan [2]" w:date="2023-03-01T23:41:00Z">
          <w:tblPr>
            <w:tblW w:w="5000" w:type="pct"/>
            <w:tblBorders>
              <w:top w:val="single" w:sz="4" w:space="0" w:color="auto"/>
            </w:tblBorders>
            <w:tblLayout w:type="fixed"/>
            <w:tblLook w:val="04A0" w:firstRow="1" w:lastRow="0" w:firstColumn="1" w:lastColumn="0" w:noHBand="0" w:noVBand="1"/>
          </w:tblPr>
        </w:tblPrChange>
      </w:tblPr>
      <w:tblGrid>
        <w:gridCol w:w="3960"/>
        <w:gridCol w:w="1080"/>
        <w:gridCol w:w="1866"/>
        <w:gridCol w:w="1320"/>
        <w:gridCol w:w="1134"/>
        <w:tblGridChange w:id="3438">
          <w:tblGrid>
            <w:gridCol w:w="2700"/>
            <w:gridCol w:w="451"/>
            <w:gridCol w:w="809"/>
            <w:gridCol w:w="288"/>
            <w:gridCol w:w="343"/>
            <w:gridCol w:w="449"/>
            <w:gridCol w:w="1866"/>
            <w:gridCol w:w="18"/>
            <w:gridCol w:w="276"/>
            <w:gridCol w:w="897"/>
            <w:gridCol w:w="129"/>
            <w:gridCol w:w="1134"/>
          </w:tblGrid>
        </w:tblGridChange>
      </w:tblGrid>
      <w:tr w:rsidR="001E09DD" w:rsidRPr="00186BD2" w14:paraId="2CCE355A" w14:textId="77777777" w:rsidTr="001E09DD">
        <w:tc>
          <w:tcPr>
            <w:tcW w:w="2115" w:type="pct"/>
            <w:tcBorders>
              <w:top w:val="single" w:sz="4" w:space="0" w:color="auto"/>
              <w:left w:val="nil"/>
              <w:bottom w:val="single" w:sz="4" w:space="0" w:color="auto"/>
              <w:right w:val="nil"/>
            </w:tcBorders>
            <w:hideMark/>
            <w:tcPrChange w:id="3439" w:author="Mohammad Nayeem Hasan [2]" w:date="2023-03-01T23:41:00Z">
              <w:tcPr>
                <w:tcW w:w="1683" w:type="pct"/>
                <w:gridSpan w:val="2"/>
                <w:tcBorders>
                  <w:top w:val="single" w:sz="4" w:space="0" w:color="auto"/>
                  <w:left w:val="nil"/>
                  <w:bottom w:val="single" w:sz="4" w:space="0" w:color="auto"/>
                  <w:right w:val="nil"/>
                </w:tcBorders>
                <w:hideMark/>
              </w:tcPr>
            </w:tcPrChange>
          </w:tcPr>
          <w:p w14:paraId="19E50C62" w14:textId="77777777" w:rsidR="00526B96" w:rsidRPr="00186BD2" w:rsidRDefault="00526B96">
            <w:pPr>
              <w:spacing w:after="0" w:line="276" w:lineRule="auto"/>
              <w:rPr>
                <w:rFonts w:ascii="Times New Roman" w:hAnsi="Times New Roman" w:cs="Times New Roman"/>
                <w:b/>
                <w:bCs/>
                <w:sz w:val="24"/>
                <w:szCs w:val="24"/>
              </w:rPr>
              <w:pPrChange w:id="3440" w:author="Mohammad Nayeem Hasan" w:date="2022-11-03T22:34:00Z">
                <w:pPr>
                  <w:spacing w:after="0" w:line="240" w:lineRule="auto"/>
                </w:pPr>
              </w:pPrChange>
            </w:pPr>
            <w:r w:rsidRPr="00186BD2">
              <w:rPr>
                <w:rFonts w:ascii="Times New Roman" w:hAnsi="Times New Roman" w:cs="Times New Roman"/>
                <w:b/>
                <w:bCs/>
                <w:sz w:val="24"/>
                <w:szCs w:val="24"/>
              </w:rPr>
              <w:br w:type="page"/>
              <w:t xml:space="preserve">Method &amp; Period </w:t>
            </w:r>
          </w:p>
        </w:tc>
        <w:tc>
          <w:tcPr>
            <w:tcW w:w="577" w:type="pct"/>
            <w:tcBorders>
              <w:top w:val="single" w:sz="4" w:space="0" w:color="auto"/>
              <w:left w:val="nil"/>
              <w:bottom w:val="single" w:sz="4" w:space="0" w:color="auto"/>
              <w:right w:val="nil"/>
            </w:tcBorders>
            <w:hideMark/>
            <w:tcPrChange w:id="3441" w:author="Mohammad Nayeem Hasan [2]" w:date="2023-03-01T23:41:00Z">
              <w:tcPr>
                <w:tcW w:w="1009" w:type="pct"/>
                <w:gridSpan w:val="4"/>
                <w:tcBorders>
                  <w:top w:val="single" w:sz="4" w:space="0" w:color="auto"/>
                  <w:left w:val="nil"/>
                  <w:bottom w:val="single" w:sz="4" w:space="0" w:color="auto"/>
                  <w:right w:val="nil"/>
                </w:tcBorders>
                <w:hideMark/>
              </w:tcPr>
            </w:tcPrChange>
          </w:tcPr>
          <w:p w14:paraId="0318D389" w14:textId="77777777" w:rsidR="00526B96" w:rsidRPr="00186BD2" w:rsidRDefault="00526B96">
            <w:pPr>
              <w:spacing w:after="0" w:line="276" w:lineRule="auto"/>
              <w:rPr>
                <w:rFonts w:ascii="Times New Roman" w:hAnsi="Times New Roman" w:cs="Times New Roman"/>
                <w:b/>
                <w:bCs/>
                <w:sz w:val="24"/>
                <w:szCs w:val="24"/>
              </w:rPr>
              <w:pPrChange w:id="3442" w:author="Mohammad Nayeem Hasan" w:date="2022-11-03T22:34:00Z">
                <w:pPr>
                  <w:spacing w:after="0" w:line="240" w:lineRule="auto"/>
                  <w:jc w:val="center"/>
                </w:pPr>
              </w:pPrChange>
            </w:pPr>
            <w:r w:rsidRPr="00186BD2">
              <w:rPr>
                <w:rFonts w:ascii="Times New Roman" w:hAnsi="Times New Roman" w:cs="Times New Roman"/>
                <w:b/>
                <w:bCs/>
                <w:sz w:val="24"/>
                <w:szCs w:val="24"/>
              </w:rPr>
              <w:t>R</w:t>
            </w:r>
            <w:r w:rsidRPr="00186BD2">
              <w:rPr>
                <w:rFonts w:ascii="Times New Roman" w:hAnsi="Times New Roman" w:cs="Times New Roman"/>
                <w:b/>
                <w:bCs/>
                <w:sz w:val="24"/>
                <w:szCs w:val="24"/>
                <w:vertAlign w:val="superscript"/>
              </w:rPr>
              <w:t>2</w:t>
            </w:r>
          </w:p>
        </w:tc>
        <w:tc>
          <w:tcPr>
            <w:tcW w:w="997" w:type="pct"/>
            <w:tcBorders>
              <w:top w:val="single" w:sz="4" w:space="0" w:color="auto"/>
              <w:left w:val="nil"/>
              <w:bottom w:val="single" w:sz="4" w:space="0" w:color="auto"/>
              <w:right w:val="nil"/>
            </w:tcBorders>
            <w:hideMark/>
            <w:tcPrChange w:id="3443" w:author="Mohammad Nayeem Hasan [2]" w:date="2023-03-01T23:41:00Z">
              <w:tcPr>
                <w:tcW w:w="997" w:type="pct"/>
                <w:tcBorders>
                  <w:top w:val="single" w:sz="4" w:space="0" w:color="auto"/>
                  <w:left w:val="nil"/>
                  <w:bottom w:val="single" w:sz="4" w:space="0" w:color="auto"/>
                  <w:right w:val="nil"/>
                </w:tcBorders>
                <w:hideMark/>
              </w:tcPr>
            </w:tcPrChange>
          </w:tcPr>
          <w:p w14:paraId="6A77F0A1" w14:textId="77777777" w:rsidR="00526B96" w:rsidRPr="00186BD2" w:rsidRDefault="00526B96">
            <w:pPr>
              <w:spacing w:after="0" w:line="276" w:lineRule="auto"/>
              <w:rPr>
                <w:rFonts w:ascii="Times New Roman" w:hAnsi="Times New Roman" w:cs="Times New Roman"/>
                <w:b/>
                <w:bCs/>
                <w:sz w:val="24"/>
                <w:szCs w:val="24"/>
              </w:rPr>
              <w:pPrChange w:id="3444" w:author="Mohammad Nayeem Hasan" w:date="2022-11-03T22:34:00Z">
                <w:pPr>
                  <w:spacing w:after="0" w:line="240" w:lineRule="auto"/>
                  <w:jc w:val="center"/>
                </w:pPr>
              </w:pPrChange>
            </w:pPr>
            <w:r w:rsidRPr="00186BD2">
              <w:rPr>
                <w:rFonts w:ascii="Times New Roman" w:hAnsi="Times New Roman" w:cs="Times New Roman"/>
                <w:b/>
                <w:bCs/>
                <w:sz w:val="24"/>
                <w:szCs w:val="24"/>
              </w:rPr>
              <w:t>RMSE</w:t>
            </w:r>
          </w:p>
        </w:tc>
        <w:tc>
          <w:tcPr>
            <w:tcW w:w="1311" w:type="pct"/>
            <w:gridSpan w:val="2"/>
            <w:tcBorders>
              <w:top w:val="single" w:sz="4" w:space="0" w:color="auto"/>
              <w:left w:val="nil"/>
              <w:bottom w:val="single" w:sz="4" w:space="0" w:color="auto"/>
              <w:right w:val="nil"/>
            </w:tcBorders>
            <w:hideMark/>
            <w:tcPrChange w:id="3445" w:author="Mohammad Nayeem Hasan [2]" w:date="2023-03-01T23:41:00Z">
              <w:tcPr>
                <w:tcW w:w="1311" w:type="pct"/>
                <w:gridSpan w:val="5"/>
                <w:tcBorders>
                  <w:top w:val="single" w:sz="4" w:space="0" w:color="auto"/>
                  <w:left w:val="nil"/>
                  <w:bottom w:val="single" w:sz="4" w:space="0" w:color="auto"/>
                  <w:right w:val="nil"/>
                </w:tcBorders>
                <w:hideMark/>
              </w:tcPr>
            </w:tcPrChange>
          </w:tcPr>
          <w:p w14:paraId="165743BC" w14:textId="77777777" w:rsidR="00526B96" w:rsidRPr="00186BD2" w:rsidRDefault="00526B96">
            <w:pPr>
              <w:spacing w:after="0" w:line="276" w:lineRule="auto"/>
              <w:rPr>
                <w:rFonts w:ascii="Times New Roman" w:hAnsi="Times New Roman" w:cs="Times New Roman"/>
                <w:b/>
                <w:bCs/>
                <w:sz w:val="24"/>
                <w:szCs w:val="24"/>
              </w:rPr>
              <w:pPrChange w:id="3446" w:author="Mohammad Nayeem Hasan" w:date="2022-11-03T22:34:00Z">
                <w:pPr>
                  <w:spacing w:after="0" w:line="240" w:lineRule="auto"/>
                  <w:jc w:val="center"/>
                </w:pPr>
              </w:pPrChange>
            </w:pPr>
            <w:r w:rsidRPr="00186BD2">
              <w:rPr>
                <w:rFonts w:ascii="Times New Roman" w:hAnsi="Times New Roman" w:cs="Times New Roman"/>
                <w:b/>
                <w:bCs/>
                <w:sz w:val="24"/>
                <w:szCs w:val="24"/>
              </w:rPr>
              <w:t>MAE</w:t>
            </w:r>
          </w:p>
        </w:tc>
      </w:tr>
      <w:tr w:rsidR="00526B96" w:rsidRPr="00186BD2" w14:paraId="7A8E7413" w14:textId="77777777" w:rsidTr="001E09DD">
        <w:tc>
          <w:tcPr>
            <w:tcW w:w="5000" w:type="pct"/>
            <w:gridSpan w:val="5"/>
            <w:tcBorders>
              <w:top w:val="single" w:sz="4" w:space="0" w:color="auto"/>
              <w:left w:val="nil"/>
              <w:bottom w:val="nil"/>
              <w:right w:val="nil"/>
            </w:tcBorders>
            <w:tcPrChange w:id="3447" w:author="Mohammad Nayeem Hasan [2]" w:date="2023-03-01T23:41:00Z">
              <w:tcPr>
                <w:tcW w:w="5000" w:type="pct"/>
                <w:gridSpan w:val="12"/>
                <w:tcBorders>
                  <w:top w:val="single" w:sz="4" w:space="0" w:color="auto"/>
                  <w:left w:val="nil"/>
                  <w:bottom w:val="nil"/>
                  <w:right w:val="nil"/>
                </w:tcBorders>
              </w:tcPr>
            </w:tcPrChange>
          </w:tcPr>
          <w:p w14:paraId="7DE17E0E" w14:textId="77777777" w:rsidR="00526B96" w:rsidRPr="00186BD2" w:rsidRDefault="00526B96">
            <w:pPr>
              <w:spacing w:after="0" w:line="276" w:lineRule="auto"/>
              <w:rPr>
                <w:rFonts w:ascii="Times New Roman" w:hAnsi="Times New Roman" w:cs="Times New Roman"/>
                <w:b/>
                <w:bCs/>
                <w:i/>
                <w:iCs/>
                <w:sz w:val="24"/>
                <w:szCs w:val="24"/>
              </w:rPr>
              <w:pPrChange w:id="3448" w:author="Mohammad Nayeem Hasan" w:date="2022-11-03T22:34:00Z">
                <w:pPr>
                  <w:spacing w:after="0" w:line="240" w:lineRule="auto"/>
                </w:pPr>
              </w:pPrChange>
            </w:pPr>
          </w:p>
          <w:p w14:paraId="4EADE069" w14:textId="77777777" w:rsidR="00526B96" w:rsidRPr="00186BD2" w:rsidRDefault="00526B96">
            <w:pPr>
              <w:spacing w:after="0" w:line="276" w:lineRule="auto"/>
              <w:rPr>
                <w:rFonts w:ascii="Times New Roman" w:hAnsi="Times New Roman" w:cs="Times New Roman"/>
                <w:b/>
                <w:bCs/>
                <w:i/>
                <w:iCs/>
                <w:sz w:val="24"/>
                <w:szCs w:val="24"/>
              </w:rPr>
              <w:pPrChange w:id="3449" w:author="Mohammad Nayeem Hasan" w:date="2022-11-03T22:34:00Z">
                <w:pPr>
                  <w:spacing w:after="0" w:line="240" w:lineRule="auto"/>
                </w:pPr>
              </w:pPrChange>
            </w:pPr>
            <w:r w:rsidRPr="00186BD2">
              <w:rPr>
                <w:rFonts w:ascii="Times New Roman" w:hAnsi="Times New Roman" w:cs="Times New Roman"/>
                <w:b/>
                <w:bCs/>
                <w:i/>
                <w:iCs/>
                <w:sz w:val="24"/>
                <w:szCs w:val="24"/>
              </w:rPr>
              <w:t>Simple Exponential Smoothing</w:t>
            </w:r>
          </w:p>
          <w:p w14:paraId="7F8709C3" w14:textId="77777777" w:rsidR="00526B96" w:rsidRPr="00186BD2" w:rsidRDefault="00526B96">
            <w:pPr>
              <w:spacing w:after="0" w:line="276" w:lineRule="auto"/>
              <w:rPr>
                <w:rFonts w:ascii="Times New Roman" w:hAnsi="Times New Roman" w:cs="Times New Roman"/>
                <w:b/>
                <w:bCs/>
                <w:sz w:val="24"/>
                <w:szCs w:val="24"/>
              </w:rPr>
              <w:pPrChange w:id="3450" w:author="Mohammad Nayeem Hasan" w:date="2022-11-03T22:34:00Z">
                <w:pPr>
                  <w:spacing w:after="0" w:line="240" w:lineRule="auto"/>
                </w:pPr>
              </w:pPrChange>
            </w:pPr>
          </w:p>
        </w:tc>
      </w:tr>
      <w:tr w:rsidR="001E09DD" w:rsidRPr="00186BD2" w14:paraId="61BDF592" w14:textId="77777777" w:rsidTr="001E09DD">
        <w:tc>
          <w:tcPr>
            <w:tcW w:w="2115" w:type="pct"/>
            <w:tcBorders>
              <w:top w:val="nil"/>
              <w:left w:val="nil"/>
              <w:bottom w:val="nil"/>
              <w:right w:val="nil"/>
            </w:tcBorders>
            <w:hideMark/>
          </w:tcPr>
          <w:p w14:paraId="4607EF05" w14:textId="77777777" w:rsidR="00526B96" w:rsidRPr="00186BD2" w:rsidRDefault="00526B96">
            <w:pPr>
              <w:spacing w:after="0" w:line="276" w:lineRule="auto"/>
              <w:rPr>
                <w:rFonts w:ascii="Times New Roman" w:hAnsi="Times New Roman" w:cs="Times New Roman"/>
                <w:sz w:val="24"/>
                <w:szCs w:val="24"/>
              </w:rPr>
              <w:pPrChange w:id="3451" w:author="Mohammad Nayeem Hasan" w:date="2022-11-03T22:34:00Z">
                <w:pPr>
                  <w:spacing w:after="0" w:line="240" w:lineRule="auto"/>
                </w:pPr>
              </w:pPrChange>
            </w:pPr>
            <w:r w:rsidRPr="00186BD2">
              <w:rPr>
                <w:rFonts w:ascii="Times New Roman" w:hAnsi="Times New Roman" w:cs="Times New Roman"/>
                <w:sz w:val="24"/>
                <w:szCs w:val="24"/>
              </w:rPr>
              <w:t>Overall</w:t>
            </w:r>
          </w:p>
        </w:tc>
        <w:tc>
          <w:tcPr>
            <w:tcW w:w="577" w:type="pct"/>
            <w:tcBorders>
              <w:top w:val="nil"/>
              <w:left w:val="nil"/>
              <w:bottom w:val="nil"/>
              <w:right w:val="nil"/>
            </w:tcBorders>
            <w:hideMark/>
          </w:tcPr>
          <w:p w14:paraId="39695EDF" w14:textId="3BD15AE7" w:rsidR="00526B96" w:rsidRPr="00186BD2" w:rsidRDefault="00611E12">
            <w:pPr>
              <w:spacing w:after="0" w:line="276" w:lineRule="auto"/>
              <w:rPr>
                <w:rFonts w:ascii="Times New Roman" w:hAnsi="Times New Roman" w:cs="Times New Roman"/>
                <w:sz w:val="24"/>
                <w:szCs w:val="24"/>
              </w:rPr>
              <w:pPrChange w:id="3452" w:author="Mohammad Nayeem Hasan" w:date="2022-11-03T22:34:00Z">
                <w:pPr>
                  <w:spacing w:after="0" w:line="240" w:lineRule="auto"/>
                  <w:jc w:val="center"/>
                </w:pPr>
              </w:pPrChange>
            </w:pPr>
            <w:ins w:id="3453" w:author="Mohammad Nayeem Hasan [2]" w:date="2023-03-02T01:32:00Z">
              <w:r>
                <w:rPr>
                  <w:rFonts w:ascii="Times New Roman" w:hAnsi="Times New Roman" w:cs="Times New Roman"/>
                  <w:sz w:val="24"/>
                  <w:szCs w:val="24"/>
                </w:rPr>
                <w:t>24.1</w:t>
              </w:r>
            </w:ins>
            <w:ins w:id="3454" w:author="Mohammad Nayeem Hasan [2]" w:date="2023-03-04T02:53:00Z">
              <w:r w:rsidR="00240C7A">
                <w:rPr>
                  <w:rFonts w:ascii="Times New Roman" w:hAnsi="Times New Roman" w:cs="Times New Roman"/>
                  <w:sz w:val="24"/>
                  <w:szCs w:val="24"/>
                </w:rPr>
                <w:t>8</w:t>
              </w:r>
            </w:ins>
            <w:del w:id="3455" w:author="Mohammad Nayeem Hasan [2]" w:date="2023-03-02T01:32:00Z">
              <w:r w:rsidR="00526B96" w:rsidRPr="00186BD2" w:rsidDel="00611E12">
                <w:rPr>
                  <w:rFonts w:ascii="Times New Roman" w:hAnsi="Times New Roman" w:cs="Times New Roman"/>
                  <w:sz w:val="24"/>
                  <w:szCs w:val="24"/>
                </w:rPr>
                <w:delText>17</w:delText>
              </w:r>
              <w:r w:rsidR="008825BB" w:rsidRPr="00186BD2" w:rsidDel="00611E12">
                <w:rPr>
                  <w:rFonts w:ascii="Times New Roman" w:hAnsi="Times New Roman" w:cs="Times New Roman"/>
                  <w:sz w:val="24"/>
                  <w:szCs w:val="24"/>
                </w:rPr>
                <w:delText>.88</w:delText>
              </w:r>
            </w:del>
            <w:r w:rsidR="00526B96" w:rsidRPr="00186BD2">
              <w:rPr>
                <w:rFonts w:ascii="Times New Roman" w:hAnsi="Times New Roman" w:cs="Times New Roman"/>
                <w:sz w:val="24"/>
                <w:szCs w:val="24"/>
              </w:rPr>
              <w:t>%</w:t>
            </w:r>
          </w:p>
        </w:tc>
        <w:tc>
          <w:tcPr>
            <w:tcW w:w="997" w:type="pct"/>
            <w:tcBorders>
              <w:top w:val="nil"/>
              <w:left w:val="nil"/>
              <w:bottom w:val="nil"/>
              <w:right w:val="nil"/>
            </w:tcBorders>
            <w:hideMark/>
          </w:tcPr>
          <w:p w14:paraId="1A695280" w14:textId="788B46F5" w:rsidR="00526B96" w:rsidRPr="00186BD2" w:rsidRDefault="00240C7A">
            <w:pPr>
              <w:spacing w:after="0" w:line="276" w:lineRule="auto"/>
              <w:rPr>
                <w:rFonts w:ascii="Times New Roman" w:hAnsi="Times New Roman" w:cs="Times New Roman"/>
                <w:sz w:val="24"/>
                <w:szCs w:val="24"/>
              </w:rPr>
              <w:pPrChange w:id="3456" w:author="Mohammad Nayeem Hasan" w:date="2022-11-03T22:34:00Z">
                <w:pPr>
                  <w:spacing w:after="0" w:line="240" w:lineRule="auto"/>
                  <w:jc w:val="center"/>
                </w:pPr>
              </w:pPrChange>
            </w:pPr>
            <w:ins w:id="3457" w:author="Mohammad Nayeem Hasan [2]" w:date="2023-03-04T02:53:00Z">
              <w:r w:rsidRPr="00240C7A">
                <w:rPr>
                  <w:rFonts w:ascii="Times New Roman" w:hAnsi="Times New Roman" w:cs="Times New Roman"/>
                  <w:sz w:val="24"/>
                  <w:szCs w:val="24"/>
                </w:rPr>
                <w:t>3483.0</w:t>
              </w:r>
              <w:r>
                <w:rPr>
                  <w:rFonts w:ascii="Times New Roman" w:hAnsi="Times New Roman" w:cs="Times New Roman"/>
                  <w:sz w:val="24"/>
                  <w:szCs w:val="24"/>
                </w:rPr>
                <w:t>6</w:t>
              </w:r>
            </w:ins>
            <w:del w:id="3458" w:author="Mohammad Nayeem Hasan [2]" w:date="2023-03-02T01:30:00Z">
              <w:r w:rsidR="008825BB" w:rsidRPr="00186BD2" w:rsidDel="00321FFB">
                <w:rPr>
                  <w:rFonts w:ascii="Times New Roman" w:hAnsi="Times New Roman" w:cs="Times New Roman"/>
                  <w:sz w:val="24"/>
                  <w:szCs w:val="24"/>
                </w:rPr>
                <w:delText>3294.91</w:delText>
              </w:r>
            </w:del>
          </w:p>
        </w:tc>
        <w:tc>
          <w:tcPr>
            <w:tcW w:w="1311" w:type="pct"/>
            <w:gridSpan w:val="2"/>
            <w:tcBorders>
              <w:top w:val="nil"/>
              <w:left w:val="nil"/>
              <w:bottom w:val="nil"/>
              <w:right w:val="nil"/>
            </w:tcBorders>
            <w:hideMark/>
          </w:tcPr>
          <w:p w14:paraId="558EC8E6" w14:textId="4DA2BB7D" w:rsidR="00526B96" w:rsidRPr="00186BD2" w:rsidRDefault="00240C7A">
            <w:pPr>
              <w:spacing w:after="0" w:line="276" w:lineRule="auto"/>
              <w:rPr>
                <w:rFonts w:ascii="Times New Roman" w:hAnsi="Times New Roman" w:cs="Times New Roman"/>
                <w:sz w:val="24"/>
                <w:szCs w:val="24"/>
              </w:rPr>
              <w:pPrChange w:id="3459" w:author="Mohammad Nayeem Hasan" w:date="2022-11-03T22:34:00Z">
                <w:pPr>
                  <w:spacing w:after="0" w:line="240" w:lineRule="auto"/>
                  <w:jc w:val="center"/>
                </w:pPr>
              </w:pPrChange>
            </w:pPr>
            <w:ins w:id="3460" w:author="Mohammad Nayeem Hasan [2]" w:date="2023-03-04T02:53:00Z">
              <w:r w:rsidRPr="00240C7A">
                <w:rPr>
                  <w:rFonts w:ascii="Times New Roman" w:hAnsi="Times New Roman" w:cs="Times New Roman"/>
                  <w:sz w:val="24"/>
                  <w:szCs w:val="24"/>
                </w:rPr>
                <w:t>756.36</w:t>
              </w:r>
            </w:ins>
            <w:del w:id="3461" w:author="Mohammad Nayeem Hasan [2]" w:date="2023-03-02T01:30:00Z">
              <w:r w:rsidR="008A7D53" w:rsidRPr="00186BD2" w:rsidDel="00321FFB">
                <w:rPr>
                  <w:rFonts w:ascii="Times New Roman" w:hAnsi="Times New Roman" w:cs="Times New Roman"/>
                  <w:sz w:val="24"/>
                  <w:szCs w:val="24"/>
                </w:rPr>
                <w:delText>674.91</w:delText>
              </w:r>
            </w:del>
          </w:p>
        </w:tc>
      </w:tr>
      <w:tr w:rsidR="001E09DD" w:rsidRPr="00186BD2" w14:paraId="18A8AF48" w14:textId="77777777" w:rsidTr="001E09DD">
        <w:tc>
          <w:tcPr>
            <w:tcW w:w="2115" w:type="pct"/>
            <w:tcBorders>
              <w:top w:val="nil"/>
              <w:left w:val="nil"/>
              <w:bottom w:val="nil"/>
              <w:right w:val="nil"/>
            </w:tcBorders>
          </w:tcPr>
          <w:p w14:paraId="4F82CFF5" w14:textId="77777777" w:rsidR="00526B96" w:rsidRPr="00186BD2" w:rsidRDefault="00526B96">
            <w:pPr>
              <w:spacing w:after="0" w:line="276" w:lineRule="auto"/>
              <w:rPr>
                <w:rFonts w:ascii="Times New Roman" w:hAnsi="Times New Roman" w:cs="Times New Roman"/>
                <w:sz w:val="24"/>
                <w:szCs w:val="24"/>
              </w:rPr>
              <w:pPrChange w:id="3462" w:author="Mohammad Nayeem Hasan" w:date="2022-11-03T22:34:00Z">
                <w:pPr>
                  <w:spacing w:after="0" w:line="240" w:lineRule="auto"/>
                </w:pPr>
              </w:pPrChange>
            </w:pPr>
          </w:p>
        </w:tc>
        <w:tc>
          <w:tcPr>
            <w:tcW w:w="577" w:type="pct"/>
            <w:tcBorders>
              <w:top w:val="nil"/>
              <w:left w:val="nil"/>
              <w:bottom w:val="nil"/>
              <w:right w:val="nil"/>
            </w:tcBorders>
          </w:tcPr>
          <w:p w14:paraId="6870D5C0" w14:textId="77777777" w:rsidR="00526B96" w:rsidRPr="00186BD2" w:rsidRDefault="00526B96">
            <w:pPr>
              <w:spacing w:after="0" w:line="276" w:lineRule="auto"/>
              <w:rPr>
                <w:rFonts w:ascii="Times New Roman" w:hAnsi="Times New Roman" w:cs="Times New Roman"/>
                <w:sz w:val="24"/>
                <w:szCs w:val="24"/>
              </w:rPr>
              <w:pPrChange w:id="3463" w:author="Mohammad Nayeem Hasan" w:date="2022-11-03T22:34:00Z">
                <w:pPr>
                  <w:spacing w:after="0" w:line="240" w:lineRule="auto"/>
                  <w:jc w:val="center"/>
                </w:pPr>
              </w:pPrChange>
            </w:pPr>
          </w:p>
        </w:tc>
        <w:tc>
          <w:tcPr>
            <w:tcW w:w="997" w:type="pct"/>
            <w:tcBorders>
              <w:top w:val="nil"/>
              <w:left w:val="nil"/>
              <w:bottom w:val="nil"/>
              <w:right w:val="nil"/>
            </w:tcBorders>
          </w:tcPr>
          <w:p w14:paraId="4BC5083B" w14:textId="77777777" w:rsidR="00526B96" w:rsidRPr="00186BD2" w:rsidRDefault="00526B96">
            <w:pPr>
              <w:spacing w:after="0" w:line="276" w:lineRule="auto"/>
              <w:rPr>
                <w:rFonts w:ascii="Times New Roman" w:hAnsi="Times New Roman" w:cs="Times New Roman"/>
                <w:sz w:val="24"/>
                <w:szCs w:val="24"/>
              </w:rPr>
              <w:pPrChange w:id="3464" w:author="Mohammad Nayeem Hasan" w:date="2022-11-03T22:34:00Z">
                <w:pPr>
                  <w:spacing w:after="0" w:line="240" w:lineRule="auto"/>
                  <w:jc w:val="center"/>
                </w:pPr>
              </w:pPrChange>
            </w:pPr>
          </w:p>
        </w:tc>
        <w:tc>
          <w:tcPr>
            <w:tcW w:w="1311" w:type="pct"/>
            <w:gridSpan w:val="2"/>
            <w:tcBorders>
              <w:top w:val="nil"/>
              <w:left w:val="nil"/>
              <w:bottom w:val="nil"/>
              <w:right w:val="nil"/>
            </w:tcBorders>
          </w:tcPr>
          <w:p w14:paraId="60D9A556" w14:textId="77777777" w:rsidR="00526B96" w:rsidRPr="00186BD2" w:rsidRDefault="00526B96">
            <w:pPr>
              <w:spacing w:after="0" w:line="276" w:lineRule="auto"/>
              <w:rPr>
                <w:rFonts w:ascii="Times New Roman" w:hAnsi="Times New Roman" w:cs="Times New Roman"/>
                <w:sz w:val="24"/>
                <w:szCs w:val="24"/>
              </w:rPr>
              <w:pPrChange w:id="3465" w:author="Mohammad Nayeem Hasan" w:date="2022-11-03T22:34:00Z">
                <w:pPr>
                  <w:spacing w:after="0" w:line="240" w:lineRule="auto"/>
                  <w:jc w:val="center"/>
                </w:pPr>
              </w:pPrChange>
            </w:pPr>
          </w:p>
        </w:tc>
      </w:tr>
      <w:tr w:rsidR="00526B96" w:rsidRPr="00186BD2" w14:paraId="458D0D41" w14:textId="77777777" w:rsidTr="001E09DD">
        <w:tc>
          <w:tcPr>
            <w:tcW w:w="5000" w:type="pct"/>
            <w:gridSpan w:val="5"/>
            <w:tcBorders>
              <w:top w:val="nil"/>
              <w:left w:val="nil"/>
              <w:bottom w:val="nil"/>
              <w:right w:val="nil"/>
            </w:tcBorders>
            <w:tcPrChange w:id="3466" w:author="Mohammad Nayeem Hasan [2]" w:date="2023-03-01T23:41:00Z">
              <w:tcPr>
                <w:tcW w:w="5000" w:type="pct"/>
                <w:gridSpan w:val="12"/>
                <w:tcBorders>
                  <w:top w:val="nil"/>
                  <w:left w:val="nil"/>
                  <w:bottom w:val="nil"/>
                  <w:right w:val="nil"/>
                </w:tcBorders>
              </w:tcPr>
            </w:tcPrChange>
          </w:tcPr>
          <w:p w14:paraId="1A592B3C" w14:textId="77777777" w:rsidR="00526B96" w:rsidRPr="00186BD2" w:rsidRDefault="00526B96">
            <w:pPr>
              <w:spacing w:after="0" w:line="276" w:lineRule="auto"/>
              <w:rPr>
                <w:rFonts w:ascii="Times New Roman" w:hAnsi="Times New Roman" w:cs="Times New Roman"/>
                <w:b/>
                <w:bCs/>
                <w:i/>
                <w:color w:val="000000"/>
                <w:sz w:val="24"/>
                <w:szCs w:val="24"/>
              </w:rPr>
              <w:pPrChange w:id="3467" w:author="Mohammad Nayeem Hasan" w:date="2022-11-03T22:34:00Z">
                <w:pPr>
                  <w:spacing w:after="0" w:line="240" w:lineRule="auto"/>
                </w:pPr>
              </w:pPrChange>
            </w:pPr>
            <w:r w:rsidRPr="00186BD2">
              <w:rPr>
                <w:rFonts w:ascii="Times New Roman" w:hAnsi="Times New Roman" w:cs="Times New Roman"/>
                <w:b/>
                <w:bCs/>
                <w:i/>
                <w:color w:val="000000"/>
                <w:sz w:val="24"/>
                <w:szCs w:val="24"/>
              </w:rPr>
              <w:t>Auto-Regressive Integrated Moving Average</w:t>
            </w:r>
          </w:p>
          <w:p w14:paraId="69DC5A9C" w14:textId="77777777" w:rsidR="00526B96" w:rsidRPr="00186BD2" w:rsidRDefault="00526B96">
            <w:pPr>
              <w:spacing w:after="0" w:line="276" w:lineRule="auto"/>
              <w:rPr>
                <w:rFonts w:ascii="Times New Roman" w:hAnsi="Times New Roman" w:cs="Times New Roman"/>
                <w:b/>
                <w:sz w:val="24"/>
                <w:szCs w:val="24"/>
              </w:rPr>
              <w:pPrChange w:id="3468" w:author="Mohammad Nayeem Hasan" w:date="2022-11-03T22:34:00Z">
                <w:pPr>
                  <w:spacing w:after="0" w:line="240" w:lineRule="auto"/>
                </w:pPr>
              </w:pPrChange>
            </w:pPr>
          </w:p>
        </w:tc>
      </w:tr>
      <w:tr w:rsidR="001E09DD" w:rsidRPr="00186BD2" w14:paraId="591D5465" w14:textId="77777777" w:rsidTr="001E09DD">
        <w:tc>
          <w:tcPr>
            <w:tcW w:w="2115" w:type="pct"/>
            <w:tcBorders>
              <w:top w:val="nil"/>
              <w:left w:val="nil"/>
              <w:bottom w:val="nil"/>
              <w:right w:val="nil"/>
            </w:tcBorders>
            <w:hideMark/>
          </w:tcPr>
          <w:p w14:paraId="60552456" w14:textId="5D225D56" w:rsidR="00526B96" w:rsidRDefault="00526B96" w:rsidP="008D27A3">
            <w:pPr>
              <w:spacing w:after="0" w:line="276" w:lineRule="auto"/>
              <w:rPr>
                <w:ins w:id="3469" w:author="Mohammad Nayeem Hasan" w:date="2022-11-02T22:17:00Z"/>
                <w:rFonts w:ascii="Times New Roman" w:eastAsia="Times New Roman" w:hAnsi="Times New Roman" w:cs="Times New Roman"/>
                <w:color w:val="000000"/>
                <w:sz w:val="24"/>
                <w:szCs w:val="24"/>
                <w:bdr w:val="none" w:sz="0" w:space="0" w:color="auto" w:frame="1"/>
                <w:lang w:eastAsia="en-GB"/>
              </w:rPr>
            </w:pPr>
            <w:r w:rsidRPr="00186BD2">
              <w:rPr>
                <w:rFonts w:ascii="Times New Roman" w:hAnsi="Times New Roman" w:cs="Times New Roman"/>
                <w:sz w:val="24"/>
                <w:szCs w:val="24"/>
              </w:rPr>
              <w:t xml:space="preserve">Overall </w:t>
            </w:r>
            <w:r w:rsidRPr="00186BD2">
              <w:rPr>
                <w:rFonts w:ascii="Times New Roman" w:eastAsia="Times New Roman" w:hAnsi="Times New Roman" w:cs="Times New Roman"/>
                <w:color w:val="000000"/>
                <w:sz w:val="24"/>
                <w:szCs w:val="24"/>
                <w:bdr w:val="none" w:sz="0" w:space="0" w:color="auto" w:frame="1"/>
                <w:lang w:eastAsia="en-GB"/>
              </w:rPr>
              <w:t>ARIMA (</w:t>
            </w:r>
            <w:ins w:id="3470" w:author="Mohammad Nayeem Hasan [2]" w:date="2023-03-01T23:40:00Z">
              <w:r w:rsidR="00B81CB1">
                <w:rPr>
                  <w:rFonts w:ascii="Times New Roman" w:eastAsia="Times New Roman" w:hAnsi="Times New Roman" w:cs="Times New Roman"/>
                  <w:color w:val="000000"/>
                  <w:sz w:val="24"/>
                  <w:szCs w:val="24"/>
                  <w:bdr w:val="none" w:sz="0" w:space="0" w:color="auto" w:frame="1"/>
                  <w:lang w:eastAsia="en-GB"/>
                </w:rPr>
                <w:t>1</w:t>
              </w:r>
            </w:ins>
            <w:ins w:id="3471" w:author="Mohammad Nayeem Hasan" w:date="2022-11-25T15:34:00Z">
              <w:del w:id="3472" w:author="Mohammad Nayeem Hasan [2]" w:date="2023-03-01T23:40:00Z">
                <w:r w:rsidR="00E81F07" w:rsidDel="00B81CB1">
                  <w:rPr>
                    <w:rFonts w:ascii="Times New Roman" w:eastAsia="Times New Roman" w:hAnsi="Times New Roman" w:cs="Times New Roman"/>
                    <w:color w:val="000000"/>
                    <w:sz w:val="24"/>
                    <w:szCs w:val="24"/>
                    <w:bdr w:val="none" w:sz="0" w:space="0" w:color="auto" w:frame="1"/>
                    <w:lang w:eastAsia="en-GB"/>
                  </w:rPr>
                  <w:delText>2</w:delText>
                </w:r>
              </w:del>
            </w:ins>
            <w:del w:id="3473" w:author="Mohammad Nayeem Hasan" w:date="2022-11-25T15:34:00Z">
              <w:r w:rsidR="00307104" w:rsidRPr="00186BD2" w:rsidDel="00E81F07">
                <w:rPr>
                  <w:rFonts w:ascii="Times New Roman" w:eastAsia="Times New Roman" w:hAnsi="Times New Roman" w:cs="Times New Roman"/>
                  <w:color w:val="000000"/>
                  <w:sz w:val="24"/>
                  <w:szCs w:val="24"/>
                  <w:bdr w:val="none" w:sz="0" w:space="0" w:color="auto" w:frame="1"/>
                  <w:lang w:eastAsia="en-GB"/>
                </w:rPr>
                <w:delText>1</w:delText>
              </w:r>
            </w:del>
            <w:r w:rsidRPr="00186BD2">
              <w:rPr>
                <w:rFonts w:ascii="Times New Roman" w:eastAsia="Times New Roman" w:hAnsi="Times New Roman" w:cs="Times New Roman"/>
                <w:color w:val="000000"/>
                <w:sz w:val="24"/>
                <w:szCs w:val="24"/>
                <w:bdr w:val="none" w:sz="0" w:space="0" w:color="auto" w:frame="1"/>
                <w:lang w:eastAsia="en-GB"/>
              </w:rPr>
              <w:t>,</w:t>
            </w:r>
            <w:r w:rsidR="00307104" w:rsidRPr="00186BD2">
              <w:rPr>
                <w:rFonts w:ascii="Times New Roman" w:eastAsia="Times New Roman" w:hAnsi="Times New Roman" w:cs="Times New Roman"/>
                <w:color w:val="000000"/>
                <w:sz w:val="24"/>
                <w:szCs w:val="24"/>
                <w:bdr w:val="none" w:sz="0" w:space="0" w:color="auto" w:frame="1"/>
                <w:lang w:eastAsia="en-GB"/>
              </w:rPr>
              <w:t>1</w:t>
            </w:r>
            <w:r w:rsidRPr="00186BD2">
              <w:rPr>
                <w:rFonts w:ascii="Times New Roman" w:eastAsia="Times New Roman" w:hAnsi="Times New Roman" w:cs="Times New Roman"/>
                <w:color w:val="000000"/>
                <w:sz w:val="24"/>
                <w:szCs w:val="24"/>
                <w:bdr w:val="none" w:sz="0" w:space="0" w:color="auto" w:frame="1"/>
                <w:lang w:eastAsia="en-GB"/>
              </w:rPr>
              <w:t>,</w:t>
            </w:r>
            <w:ins w:id="3474" w:author="Mohammad Nayeem Hasan" w:date="2022-11-25T15:34:00Z">
              <w:r w:rsidR="00E81F07">
                <w:rPr>
                  <w:rFonts w:ascii="Times New Roman" w:eastAsia="Times New Roman" w:hAnsi="Times New Roman" w:cs="Times New Roman"/>
                  <w:color w:val="000000"/>
                  <w:sz w:val="24"/>
                  <w:szCs w:val="24"/>
                  <w:bdr w:val="none" w:sz="0" w:space="0" w:color="auto" w:frame="1"/>
                  <w:lang w:eastAsia="en-GB"/>
                </w:rPr>
                <w:t>1</w:t>
              </w:r>
            </w:ins>
            <w:del w:id="3475" w:author="Mohammad Nayeem Hasan" w:date="2022-11-25T15:34:00Z">
              <w:r w:rsidR="00307104" w:rsidRPr="00186BD2" w:rsidDel="00E81F07">
                <w:rPr>
                  <w:rFonts w:ascii="Times New Roman" w:eastAsia="Times New Roman" w:hAnsi="Times New Roman" w:cs="Times New Roman"/>
                  <w:color w:val="000000"/>
                  <w:sz w:val="24"/>
                  <w:szCs w:val="24"/>
                  <w:bdr w:val="none" w:sz="0" w:space="0" w:color="auto" w:frame="1"/>
                  <w:lang w:eastAsia="en-GB"/>
                </w:rPr>
                <w:delText>2</w:delText>
              </w:r>
            </w:del>
            <w:r w:rsidRPr="00186BD2">
              <w:rPr>
                <w:rFonts w:ascii="Times New Roman" w:eastAsia="Times New Roman" w:hAnsi="Times New Roman" w:cs="Times New Roman"/>
                <w:color w:val="000000"/>
                <w:sz w:val="24"/>
                <w:szCs w:val="24"/>
                <w:bdr w:val="none" w:sz="0" w:space="0" w:color="auto" w:frame="1"/>
                <w:lang w:eastAsia="en-GB"/>
              </w:rPr>
              <w:t>)</w:t>
            </w:r>
          </w:p>
          <w:p w14:paraId="4F4256BF" w14:textId="10BA90E4" w:rsidR="00E02615" w:rsidRPr="00186BD2" w:rsidRDefault="00E02615">
            <w:pPr>
              <w:spacing w:after="0" w:line="276" w:lineRule="auto"/>
              <w:rPr>
                <w:rFonts w:ascii="Times New Roman" w:hAnsi="Times New Roman" w:cs="Times New Roman"/>
                <w:sz w:val="24"/>
                <w:szCs w:val="24"/>
              </w:rPr>
              <w:pPrChange w:id="3476" w:author="Mohammad Nayeem Hasan" w:date="2022-11-03T22:34:00Z">
                <w:pPr>
                  <w:spacing w:after="0" w:line="240" w:lineRule="auto"/>
                </w:pPr>
              </w:pPrChange>
            </w:pPr>
          </w:p>
        </w:tc>
        <w:tc>
          <w:tcPr>
            <w:tcW w:w="577" w:type="pct"/>
            <w:tcBorders>
              <w:top w:val="nil"/>
              <w:left w:val="nil"/>
              <w:bottom w:val="nil"/>
              <w:right w:val="nil"/>
            </w:tcBorders>
            <w:hideMark/>
          </w:tcPr>
          <w:p w14:paraId="3F06B8F3" w14:textId="1DB956F7" w:rsidR="00526B96" w:rsidRPr="00186BD2" w:rsidRDefault="00307104">
            <w:pPr>
              <w:spacing w:after="0" w:line="276" w:lineRule="auto"/>
              <w:rPr>
                <w:rFonts w:ascii="Times New Roman" w:hAnsi="Times New Roman" w:cs="Times New Roman"/>
                <w:sz w:val="24"/>
                <w:szCs w:val="24"/>
              </w:rPr>
              <w:pPrChange w:id="3477" w:author="Mohammad Nayeem Hasan" w:date="2022-11-03T22:34:00Z">
                <w:pPr>
                  <w:spacing w:after="0" w:line="240" w:lineRule="auto"/>
                  <w:jc w:val="center"/>
                </w:pPr>
              </w:pPrChange>
            </w:pPr>
            <w:r w:rsidRPr="00186BD2">
              <w:rPr>
                <w:rStyle w:val="ggboefpdpvb"/>
                <w:rFonts w:ascii="Times New Roman" w:hAnsi="Times New Roman" w:cs="Times New Roman"/>
                <w:color w:val="000000"/>
                <w:sz w:val="24"/>
                <w:szCs w:val="24"/>
                <w:bdr w:val="none" w:sz="0" w:space="0" w:color="auto" w:frame="1"/>
              </w:rPr>
              <w:t>3</w:t>
            </w:r>
            <w:ins w:id="3478" w:author="Mohammad Nayeem Hasan [2]" w:date="2023-03-01T23:40:00Z">
              <w:r w:rsidR="00B81CB1">
                <w:rPr>
                  <w:rStyle w:val="ggboefpdpvb"/>
                  <w:rFonts w:ascii="Times New Roman" w:hAnsi="Times New Roman" w:cs="Times New Roman"/>
                  <w:color w:val="000000"/>
                  <w:sz w:val="24"/>
                  <w:szCs w:val="24"/>
                  <w:bdr w:val="none" w:sz="0" w:space="0" w:color="auto" w:frame="1"/>
                </w:rPr>
                <w:t>7</w:t>
              </w:r>
            </w:ins>
            <w:del w:id="3479" w:author="Mohammad Nayeem Hasan [2]" w:date="2023-03-01T23:40:00Z">
              <w:r w:rsidRPr="00186BD2" w:rsidDel="00B81CB1">
                <w:rPr>
                  <w:rStyle w:val="ggboefpdpvb"/>
                  <w:rFonts w:ascii="Times New Roman" w:hAnsi="Times New Roman" w:cs="Times New Roman"/>
                  <w:color w:val="000000"/>
                  <w:sz w:val="24"/>
                  <w:szCs w:val="24"/>
                  <w:bdr w:val="none" w:sz="0" w:space="0" w:color="auto" w:frame="1"/>
                </w:rPr>
                <w:delText>3</w:delText>
              </w:r>
            </w:del>
            <w:r w:rsidRPr="00186BD2">
              <w:rPr>
                <w:rStyle w:val="ggboefpdpvb"/>
                <w:rFonts w:ascii="Times New Roman" w:hAnsi="Times New Roman" w:cs="Times New Roman"/>
                <w:color w:val="000000"/>
                <w:sz w:val="24"/>
                <w:szCs w:val="24"/>
                <w:bdr w:val="none" w:sz="0" w:space="0" w:color="auto" w:frame="1"/>
              </w:rPr>
              <w:t>.</w:t>
            </w:r>
            <w:ins w:id="3480" w:author="Mohammad Nayeem Hasan [2]" w:date="2023-03-04T00:31:00Z">
              <w:r w:rsidR="0020565B">
                <w:rPr>
                  <w:rStyle w:val="ggboefpdpvb"/>
                  <w:rFonts w:ascii="Times New Roman" w:hAnsi="Times New Roman" w:cs="Times New Roman"/>
                  <w:color w:val="000000"/>
                  <w:sz w:val="24"/>
                  <w:szCs w:val="24"/>
                  <w:bdr w:val="none" w:sz="0" w:space="0" w:color="auto" w:frame="1"/>
                </w:rPr>
                <w:t>69</w:t>
              </w:r>
            </w:ins>
            <w:ins w:id="3481" w:author="Mohammad Nayeem Hasan" w:date="2022-11-25T00:45:00Z">
              <w:del w:id="3482" w:author="Mohammad Nayeem Hasan [2]" w:date="2023-03-01T23:40:00Z">
                <w:r w:rsidR="001251CA" w:rsidDel="00B81CB1">
                  <w:rPr>
                    <w:rStyle w:val="ggboefpdpvb"/>
                    <w:rFonts w:ascii="Times New Roman" w:hAnsi="Times New Roman" w:cs="Times New Roman"/>
                    <w:color w:val="000000"/>
                    <w:sz w:val="24"/>
                    <w:szCs w:val="24"/>
                    <w:bdr w:val="none" w:sz="0" w:space="0" w:color="auto" w:frame="1"/>
                  </w:rPr>
                  <w:delText>5</w:delText>
                </w:r>
              </w:del>
            </w:ins>
            <w:ins w:id="3483" w:author="Mohammad Nayeem Hasan" w:date="2022-11-25T15:34:00Z">
              <w:del w:id="3484" w:author="Mohammad Nayeem Hasan [2]" w:date="2023-03-01T23:40:00Z">
                <w:r w:rsidR="00E81F07" w:rsidDel="00B81CB1">
                  <w:rPr>
                    <w:rStyle w:val="ggboefpdpvb"/>
                    <w:rFonts w:ascii="Times New Roman" w:hAnsi="Times New Roman" w:cs="Times New Roman"/>
                    <w:color w:val="000000"/>
                    <w:sz w:val="24"/>
                    <w:szCs w:val="24"/>
                    <w:bdr w:val="none" w:sz="0" w:space="0" w:color="auto" w:frame="1"/>
                  </w:rPr>
                  <w:delText>4</w:delText>
                </w:r>
              </w:del>
            </w:ins>
            <w:del w:id="3485" w:author="Mohammad Nayeem Hasan" w:date="2022-11-25T00:45:00Z">
              <w:r w:rsidRPr="00186BD2" w:rsidDel="001251CA">
                <w:rPr>
                  <w:rStyle w:val="ggboefpdpvb"/>
                  <w:rFonts w:ascii="Times New Roman" w:hAnsi="Times New Roman" w:cs="Times New Roman"/>
                  <w:color w:val="000000"/>
                  <w:sz w:val="24"/>
                  <w:szCs w:val="24"/>
                  <w:bdr w:val="none" w:sz="0" w:space="0" w:color="auto" w:frame="1"/>
                </w:rPr>
                <w:delText>74</w:delText>
              </w:r>
            </w:del>
            <w:r w:rsidR="00526B96" w:rsidRPr="00186BD2">
              <w:rPr>
                <w:rStyle w:val="ggboefpdpvb"/>
                <w:rFonts w:ascii="Times New Roman" w:hAnsi="Times New Roman" w:cs="Times New Roman"/>
                <w:color w:val="000000"/>
                <w:sz w:val="24"/>
                <w:szCs w:val="24"/>
                <w:bdr w:val="none" w:sz="0" w:space="0" w:color="auto" w:frame="1"/>
              </w:rPr>
              <w:t>%</w:t>
            </w:r>
          </w:p>
        </w:tc>
        <w:tc>
          <w:tcPr>
            <w:tcW w:w="997" w:type="pct"/>
            <w:tcBorders>
              <w:top w:val="nil"/>
              <w:left w:val="nil"/>
              <w:bottom w:val="nil"/>
              <w:right w:val="nil"/>
            </w:tcBorders>
            <w:hideMark/>
          </w:tcPr>
          <w:p w14:paraId="7FF21AC4" w14:textId="72EB093B" w:rsidR="00526B96" w:rsidRPr="00186BD2" w:rsidRDefault="0020565B">
            <w:pPr>
              <w:spacing w:after="0" w:line="276" w:lineRule="auto"/>
              <w:rPr>
                <w:rFonts w:ascii="Times New Roman" w:hAnsi="Times New Roman" w:cs="Times New Roman"/>
                <w:sz w:val="24"/>
                <w:szCs w:val="24"/>
              </w:rPr>
              <w:pPrChange w:id="3486" w:author="Mohammad Nayeem Hasan" w:date="2022-11-03T22:34:00Z">
                <w:pPr>
                  <w:spacing w:after="0" w:line="240" w:lineRule="auto"/>
                  <w:jc w:val="center"/>
                </w:pPr>
              </w:pPrChange>
            </w:pPr>
            <w:ins w:id="3487" w:author="Mohammad Nayeem Hasan [2]" w:date="2023-03-04T00:31:00Z">
              <w:r w:rsidRPr="0020565B">
                <w:rPr>
                  <w:rFonts w:ascii="Times New Roman" w:hAnsi="Times New Roman" w:cs="Times New Roman"/>
                  <w:sz w:val="24"/>
                  <w:szCs w:val="24"/>
                </w:rPr>
                <w:t>3157.5</w:t>
              </w:r>
              <w:r>
                <w:rPr>
                  <w:rFonts w:ascii="Times New Roman" w:hAnsi="Times New Roman" w:cs="Times New Roman"/>
                  <w:sz w:val="24"/>
                  <w:szCs w:val="24"/>
                </w:rPr>
                <w:t>4</w:t>
              </w:r>
            </w:ins>
            <w:ins w:id="3488" w:author="Mohammad Nayeem Hasan" w:date="2022-11-25T15:34:00Z">
              <w:del w:id="3489" w:author="Mohammad Nayeem Hasan [2]" w:date="2023-03-01T23:40:00Z">
                <w:r w:rsidR="00E81F07" w:rsidRPr="00E81F07" w:rsidDel="00B81CB1">
                  <w:rPr>
                    <w:rFonts w:ascii="Times New Roman" w:hAnsi="Times New Roman" w:cs="Times New Roman"/>
                    <w:sz w:val="24"/>
                    <w:szCs w:val="24"/>
                  </w:rPr>
                  <w:delText>3143.96</w:delText>
                </w:r>
              </w:del>
            </w:ins>
            <w:del w:id="3490" w:author="Mohammad Nayeem Hasan" w:date="2022-11-25T00:43:00Z">
              <w:r w:rsidR="00307104" w:rsidRPr="00186BD2" w:rsidDel="00DD6489">
                <w:rPr>
                  <w:rFonts w:ascii="Times New Roman" w:hAnsi="Times New Roman" w:cs="Times New Roman"/>
                  <w:sz w:val="24"/>
                  <w:szCs w:val="24"/>
                </w:rPr>
                <w:delText>2</w:delText>
              </w:r>
              <w:r w:rsidR="00307104" w:rsidRPr="00186BD2" w:rsidDel="00DD6489">
                <w:rPr>
                  <w:rFonts w:ascii="Times New Roman" w:hAnsi="Times New Roman" w:cs="Times New Roman"/>
                  <w:sz w:val="24"/>
                  <w:szCs w:val="24"/>
                  <w:rPrChange w:id="3491" w:author="Mohammad Nayeem Hasan" w:date="2022-10-30T19:39:00Z">
                    <w:rPr/>
                  </w:rPrChange>
                </w:rPr>
                <w:delText>959.59</w:delText>
              </w:r>
            </w:del>
          </w:p>
        </w:tc>
        <w:tc>
          <w:tcPr>
            <w:tcW w:w="1311" w:type="pct"/>
            <w:gridSpan w:val="2"/>
            <w:tcBorders>
              <w:top w:val="nil"/>
              <w:left w:val="nil"/>
              <w:bottom w:val="nil"/>
              <w:right w:val="nil"/>
            </w:tcBorders>
            <w:hideMark/>
          </w:tcPr>
          <w:p w14:paraId="05F9BEE7" w14:textId="3597E7FF" w:rsidR="00526B96" w:rsidRPr="00186BD2" w:rsidRDefault="0020565B">
            <w:pPr>
              <w:spacing w:after="0" w:line="276" w:lineRule="auto"/>
              <w:rPr>
                <w:rFonts w:ascii="Times New Roman" w:hAnsi="Times New Roman" w:cs="Times New Roman"/>
                <w:sz w:val="24"/>
                <w:szCs w:val="24"/>
              </w:rPr>
              <w:pPrChange w:id="3492" w:author="Mohammad Nayeem Hasan" w:date="2022-11-03T22:34:00Z">
                <w:pPr>
                  <w:spacing w:after="0" w:line="240" w:lineRule="auto"/>
                  <w:jc w:val="center"/>
                </w:pPr>
              </w:pPrChange>
            </w:pPr>
            <w:ins w:id="3493" w:author="Mohammad Nayeem Hasan [2]" w:date="2023-03-04T00:31:00Z">
              <w:r w:rsidRPr="0020565B">
                <w:rPr>
                  <w:rFonts w:ascii="Times New Roman" w:hAnsi="Times New Roman" w:cs="Times New Roman"/>
                  <w:sz w:val="24"/>
                  <w:szCs w:val="24"/>
                </w:rPr>
                <w:t>674.40</w:t>
              </w:r>
            </w:ins>
            <w:ins w:id="3494" w:author="Mohammad Nayeem Hasan" w:date="2022-11-25T15:34:00Z">
              <w:del w:id="3495" w:author="Mohammad Nayeem Hasan [2]" w:date="2023-03-01T23:40:00Z">
                <w:r w:rsidR="00E81F07" w:rsidRPr="00E81F07" w:rsidDel="00B81CB1">
                  <w:rPr>
                    <w:rFonts w:ascii="Times New Roman" w:hAnsi="Times New Roman" w:cs="Times New Roman"/>
                    <w:sz w:val="24"/>
                    <w:szCs w:val="24"/>
                  </w:rPr>
                  <w:delText>561.</w:delText>
                </w:r>
                <w:r w:rsidR="00E81F07" w:rsidDel="00B81CB1">
                  <w:rPr>
                    <w:rFonts w:ascii="Times New Roman" w:hAnsi="Times New Roman" w:cs="Times New Roman"/>
                    <w:sz w:val="24"/>
                    <w:szCs w:val="24"/>
                  </w:rPr>
                  <w:delText>60</w:delText>
                </w:r>
              </w:del>
            </w:ins>
            <w:del w:id="3496" w:author="Mohammad Nayeem Hasan" w:date="2022-11-25T00:43:00Z">
              <w:r w:rsidR="00307104" w:rsidRPr="00186BD2" w:rsidDel="00DD6489">
                <w:rPr>
                  <w:rFonts w:ascii="Times New Roman" w:hAnsi="Times New Roman" w:cs="Times New Roman"/>
                  <w:sz w:val="24"/>
                  <w:szCs w:val="24"/>
                </w:rPr>
                <w:delText>5</w:delText>
              </w:r>
              <w:r w:rsidR="00307104" w:rsidRPr="00186BD2" w:rsidDel="00DD6489">
                <w:rPr>
                  <w:rFonts w:ascii="Times New Roman" w:hAnsi="Times New Roman" w:cs="Times New Roman"/>
                  <w:sz w:val="24"/>
                  <w:szCs w:val="24"/>
                  <w:rPrChange w:id="3497" w:author="Mohammad Nayeem Hasan" w:date="2022-10-30T19:39:00Z">
                    <w:rPr/>
                  </w:rPrChange>
                </w:rPr>
                <w:delText>79.30</w:delText>
              </w:r>
            </w:del>
          </w:p>
        </w:tc>
      </w:tr>
      <w:tr w:rsidR="001E09DD" w:rsidRPr="00186BD2" w14:paraId="2D898494" w14:textId="77777777" w:rsidTr="001E09DD">
        <w:trPr>
          <w:ins w:id="3498" w:author="Mohammad Nayeem Hasan" w:date="2022-11-02T22:00:00Z"/>
        </w:trPr>
        <w:tc>
          <w:tcPr>
            <w:tcW w:w="2115" w:type="pct"/>
            <w:tcBorders>
              <w:top w:val="nil"/>
              <w:left w:val="nil"/>
              <w:bottom w:val="nil"/>
              <w:right w:val="nil"/>
            </w:tcBorders>
            <w:tcPrChange w:id="3499" w:author="Mohammad Nayeem Hasan [2]" w:date="2023-03-01T23:41:00Z">
              <w:tcPr>
                <w:tcW w:w="1683" w:type="pct"/>
                <w:gridSpan w:val="2"/>
                <w:tcBorders>
                  <w:top w:val="nil"/>
                  <w:left w:val="nil"/>
                  <w:bottom w:val="nil"/>
                  <w:right w:val="nil"/>
                </w:tcBorders>
              </w:tcPr>
            </w:tcPrChange>
          </w:tcPr>
          <w:p w14:paraId="43C52AC8" w14:textId="3DEEF4BF" w:rsidR="00192C68" w:rsidRPr="00186BD2" w:rsidRDefault="00192C68" w:rsidP="008D27A3">
            <w:pPr>
              <w:spacing w:after="0" w:line="276" w:lineRule="auto"/>
              <w:rPr>
                <w:ins w:id="3500" w:author="Mohammad Nayeem Hasan" w:date="2022-11-02T22:00:00Z"/>
                <w:rFonts w:ascii="Times New Roman" w:hAnsi="Times New Roman" w:cs="Times New Roman"/>
                <w:b/>
                <w:bCs/>
                <w:i/>
                <w:color w:val="000000"/>
                <w:sz w:val="24"/>
                <w:szCs w:val="24"/>
              </w:rPr>
            </w:pPr>
            <w:ins w:id="3501" w:author="Mohammad Nayeem Hasan" w:date="2022-11-02T22:00:00Z">
              <w:r>
                <w:rPr>
                  <w:rFonts w:ascii="Times New Roman" w:hAnsi="Times New Roman" w:cs="Times New Roman"/>
                  <w:b/>
                  <w:bCs/>
                  <w:i/>
                  <w:color w:val="000000"/>
                  <w:sz w:val="24"/>
                  <w:szCs w:val="24"/>
                </w:rPr>
                <w:t xml:space="preserve">Seasonal </w:t>
              </w:r>
              <w:r w:rsidRPr="00186BD2">
                <w:rPr>
                  <w:rFonts w:ascii="Times New Roman" w:hAnsi="Times New Roman" w:cs="Times New Roman"/>
                  <w:b/>
                  <w:bCs/>
                  <w:i/>
                  <w:color w:val="000000"/>
                  <w:sz w:val="24"/>
                  <w:szCs w:val="24"/>
                </w:rPr>
                <w:t>Auto-Regressive Integrated Moving Average</w:t>
              </w:r>
            </w:ins>
          </w:p>
          <w:p w14:paraId="2A82A3A9" w14:textId="77777777" w:rsidR="00192C68" w:rsidRPr="00186BD2" w:rsidRDefault="00192C68" w:rsidP="008D27A3">
            <w:pPr>
              <w:spacing w:after="0" w:line="276" w:lineRule="auto"/>
              <w:rPr>
                <w:ins w:id="3502" w:author="Mohammad Nayeem Hasan" w:date="2022-11-02T22:00:00Z"/>
                <w:rFonts w:ascii="Times New Roman" w:hAnsi="Times New Roman" w:cs="Times New Roman"/>
                <w:sz w:val="24"/>
                <w:szCs w:val="24"/>
              </w:rPr>
            </w:pPr>
          </w:p>
        </w:tc>
        <w:tc>
          <w:tcPr>
            <w:tcW w:w="577" w:type="pct"/>
            <w:tcBorders>
              <w:top w:val="nil"/>
              <w:left w:val="nil"/>
              <w:bottom w:val="nil"/>
              <w:right w:val="nil"/>
            </w:tcBorders>
            <w:tcPrChange w:id="3503" w:author="Mohammad Nayeem Hasan [2]" w:date="2023-03-01T23:41:00Z">
              <w:tcPr>
                <w:tcW w:w="1009" w:type="pct"/>
                <w:gridSpan w:val="4"/>
                <w:tcBorders>
                  <w:top w:val="nil"/>
                  <w:left w:val="nil"/>
                  <w:bottom w:val="nil"/>
                  <w:right w:val="nil"/>
                </w:tcBorders>
              </w:tcPr>
            </w:tcPrChange>
          </w:tcPr>
          <w:p w14:paraId="70CD607C" w14:textId="77777777" w:rsidR="00192C68" w:rsidRPr="00186BD2" w:rsidRDefault="00192C68">
            <w:pPr>
              <w:spacing w:after="0" w:line="276" w:lineRule="auto"/>
              <w:rPr>
                <w:ins w:id="3504" w:author="Mohammad Nayeem Hasan" w:date="2022-11-02T22:00:00Z"/>
                <w:rStyle w:val="ggboefpdpvb"/>
                <w:rFonts w:ascii="Times New Roman" w:hAnsi="Times New Roman" w:cs="Times New Roman"/>
                <w:color w:val="000000"/>
                <w:sz w:val="24"/>
                <w:szCs w:val="24"/>
                <w:bdr w:val="none" w:sz="0" w:space="0" w:color="auto" w:frame="1"/>
              </w:rPr>
              <w:pPrChange w:id="3505" w:author="Mohammad Nayeem Hasan" w:date="2022-11-03T22:34:00Z">
                <w:pPr>
                  <w:spacing w:after="0" w:line="276" w:lineRule="auto"/>
                  <w:jc w:val="center"/>
                </w:pPr>
              </w:pPrChange>
            </w:pPr>
          </w:p>
        </w:tc>
        <w:tc>
          <w:tcPr>
            <w:tcW w:w="997" w:type="pct"/>
            <w:tcBorders>
              <w:top w:val="nil"/>
              <w:left w:val="nil"/>
              <w:bottom w:val="nil"/>
              <w:right w:val="nil"/>
            </w:tcBorders>
            <w:tcPrChange w:id="3506" w:author="Mohammad Nayeem Hasan [2]" w:date="2023-03-01T23:41:00Z">
              <w:tcPr>
                <w:tcW w:w="997" w:type="pct"/>
                <w:tcBorders>
                  <w:top w:val="nil"/>
                  <w:left w:val="nil"/>
                  <w:bottom w:val="nil"/>
                  <w:right w:val="nil"/>
                </w:tcBorders>
              </w:tcPr>
            </w:tcPrChange>
          </w:tcPr>
          <w:p w14:paraId="11FB69F0" w14:textId="77777777" w:rsidR="00192C68" w:rsidRPr="00186BD2" w:rsidRDefault="00192C68">
            <w:pPr>
              <w:spacing w:after="0" w:line="276" w:lineRule="auto"/>
              <w:rPr>
                <w:ins w:id="3507" w:author="Mohammad Nayeem Hasan" w:date="2022-11-02T22:00:00Z"/>
                <w:rFonts w:ascii="Times New Roman" w:hAnsi="Times New Roman" w:cs="Times New Roman"/>
                <w:sz w:val="24"/>
                <w:szCs w:val="24"/>
              </w:rPr>
              <w:pPrChange w:id="3508" w:author="Mohammad Nayeem Hasan" w:date="2022-11-03T22:34:00Z">
                <w:pPr>
                  <w:spacing w:after="0" w:line="276" w:lineRule="auto"/>
                  <w:jc w:val="center"/>
                </w:pPr>
              </w:pPrChange>
            </w:pPr>
          </w:p>
        </w:tc>
        <w:tc>
          <w:tcPr>
            <w:tcW w:w="1311" w:type="pct"/>
            <w:gridSpan w:val="2"/>
            <w:tcBorders>
              <w:top w:val="nil"/>
              <w:left w:val="nil"/>
              <w:bottom w:val="nil"/>
              <w:right w:val="nil"/>
            </w:tcBorders>
            <w:tcPrChange w:id="3509" w:author="Mohammad Nayeem Hasan [2]" w:date="2023-03-01T23:41:00Z">
              <w:tcPr>
                <w:tcW w:w="1311" w:type="pct"/>
                <w:gridSpan w:val="5"/>
                <w:tcBorders>
                  <w:top w:val="nil"/>
                  <w:left w:val="nil"/>
                  <w:bottom w:val="nil"/>
                  <w:right w:val="nil"/>
                </w:tcBorders>
              </w:tcPr>
            </w:tcPrChange>
          </w:tcPr>
          <w:p w14:paraId="751BDD72" w14:textId="77777777" w:rsidR="00192C68" w:rsidRPr="00186BD2" w:rsidRDefault="00192C68">
            <w:pPr>
              <w:spacing w:after="0" w:line="276" w:lineRule="auto"/>
              <w:rPr>
                <w:ins w:id="3510" w:author="Mohammad Nayeem Hasan" w:date="2022-11-02T22:00:00Z"/>
                <w:rFonts w:ascii="Times New Roman" w:hAnsi="Times New Roman" w:cs="Times New Roman"/>
                <w:sz w:val="24"/>
                <w:szCs w:val="24"/>
              </w:rPr>
              <w:pPrChange w:id="3511" w:author="Mohammad Nayeem Hasan" w:date="2022-11-03T22:34:00Z">
                <w:pPr>
                  <w:spacing w:after="0" w:line="276" w:lineRule="auto"/>
                  <w:jc w:val="center"/>
                </w:pPr>
              </w:pPrChange>
            </w:pPr>
          </w:p>
        </w:tc>
      </w:tr>
      <w:tr w:rsidR="001E09DD" w:rsidRPr="00186BD2" w14:paraId="3B25B010" w14:textId="77777777" w:rsidTr="001E09DD">
        <w:trPr>
          <w:ins w:id="3512" w:author="Mohammad Nayeem Hasan" w:date="2022-11-02T22:00:00Z"/>
        </w:trPr>
        <w:tc>
          <w:tcPr>
            <w:tcW w:w="2115" w:type="pct"/>
            <w:tcBorders>
              <w:top w:val="nil"/>
              <w:left w:val="nil"/>
              <w:bottom w:val="nil"/>
              <w:right w:val="nil"/>
            </w:tcBorders>
            <w:tcPrChange w:id="3513" w:author="Mohammad Nayeem Hasan [2]" w:date="2023-03-01T23:41:00Z">
              <w:tcPr>
                <w:tcW w:w="1683" w:type="pct"/>
                <w:gridSpan w:val="2"/>
                <w:tcBorders>
                  <w:top w:val="nil"/>
                  <w:left w:val="nil"/>
                  <w:bottom w:val="nil"/>
                  <w:right w:val="nil"/>
                </w:tcBorders>
              </w:tcPr>
            </w:tcPrChange>
          </w:tcPr>
          <w:p w14:paraId="556D3762" w14:textId="33946A1F" w:rsidR="00192C68" w:rsidRPr="00186BD2" w:rsidRDefault="00192C68" w:rsidP="008D27A3">
            <w:pPr>
              <w:spacing w:after="0" w:line="276" w:lineRule="auto"/>
              <w:rPr>
                <w:ins w:id="3514" w:author="Mohammad Nayeem Hasan" w:date="2022-11-02T22:00:00Z"/>
                <w:rFonts w:ascii="Times New Roman" w:hAnsi="Times New Roman" w:cs="Times New Roman"/>
                <w:sz w:val="24"/>
                <w:szCs w:val="24"/>
              </w:rPr>
            </w:pPr>
            <w:ins w:id="3515" w:author="Mohammad Nayeem Hasan" w:date="2022-11-02T22:00:00Z">
              <w:r w:rsidRPr="00186BD2">
                <w:rPr>
                  <w:rFonts w:ascii="Times New Roman" w:hAnsi="Times New Roman" w:cs="Times New Roman"/>
                  <w:sz w:val="24"/>
                  <w:szCs w:val="24"/>
                </w:rPr>
                <w:t xml:space="preserve">Overall </w:t>
              </w:r>
              <w:r>
                <w:rPr>
                  <w:rFonts w:ascii="Times New Roman" w:hAnsi="Times New Roman" w:cs="Times New Roman"/>
                  <w:sz w:val="24"/>
                  <w:szCs w:val="24"/>
                </w:rPr>
                <w:t>S</w:t>
              </w:r>
              <w:r w:rsidRPr="00186BD2">
                <w:rPr>
                  <w:rFonts w:ascii="Times New Roman" w:eastAsia="Times New Roman" w:hAnsi="Times New Roman" w:cs="Times New Roman"/>
                  <w:color w:val="000000"/>
                  <w:sz w:val="24"/>
                  <w:szCs w:val="24"/>
                  <w:bdr w:val="none" w:sz="0" w:space="0" w:color="auto" w:frame="1"/>
                  <w:lang w:eastAsia="en-GB"/>
                </w:rPr>
                <w:t>ARIMA (</w:t>
              </w:r>
            </w:ins>
            <w:ins w:id="3516" w:author="Mohammad Nayeem Hasan [2]" w:date="2023-03-02T01:29:00Z">
              <w:r w:rsidR="00371DB4">
                <w:rPr>
                  <w:rFonts w:ascii="Times New Roman" w:eastAsia="Times New Roman" w:hAnsi="Times New Roman" w:cs="Times New Roman"/>
                  <w:color w:val="000000"/>
                  <w:sz w:val="24"/>
                  <w:szCs w:val="24"/>
                  <w:bdr w:val="none" w:sz="0" w:space="0" w:color="auto" w:frame="1"/>
                  <w:lang w:eastAsia="en-GB"/>
                </w:rPr>
                <w:t>0</w:t>
              </w:r>
            </w:ins>
            <w:ins w:id="3517" w:author="Mohammad Nayeem Hasan" w:date="2022-11-02T22:00:00Z">
              <w:del w:id="3518" w:author="Mohammad Nayeem Hasan [2]" w:date="2023-03-02T01:29:00Z">
                <w:r w:rsidRPr="00186BD2" w:rsidDel="00371DB4">
                  <w:rPr>
                    <w:rFonts w:ascii="Times New Roman" w:eastAsia="Times New Roman" w:hAnsi="Times New Roman" w:cs="Times New Roman"/>
                    <w:color w:val="000000"/>
                    <w:sz w:val="24"/>
                    <w:szCs w:val="24"/>
                    <w:bdr w:val="none" w:sz="0" w:space="0" w:color="auto" w:frame="1"/>
                    <w:lang w:eastAsia="en-GB"/>
                  </w:rPr>
                  <w:delText>1</w:delText>
                </w:r>
              </w:del>
              <w:r w:rsidRPr="00186BD2">
                <w:rPr>
                  <w:rFonts w:ascii="Times New Roman" w:eastAsia="Times New Roman" w:hAnsi="Times New Roman" w:cs="Times New Roman"/>
                  <w:color w:val="000000"/>
                  <w:sz w:val="24"/>
                  <w:szCs w:val="24"/>
                  <w:bdr w:val="none" w:sz="0" w:space="0" w:color="auto" w:frame="1"/>
                  <w:lang w:eastAsia="en-GB"/>
                </w:rPr>
                <w:t>,</w:t>
              </w:r>
              <w:r>
                <w:rPr>
                  <w:rFonts w:ascii="Times New Roman" w:eastAsia="Times New Roman" w:hAnsi="Times New Roman" w:cs="Times New Roman"/>
                  <w:color w:val="000000"/>
                  <w:sz w:val="24"/>
                  <w:szCs w:val="24"/>
                  <w:bdr w:val="none" w:sz="0" w:space="0" w:color="auto" w:frame="1"/>
                  <w:lang w:eastAsia="en-GB"/>
                </w:rPr>
                <w:t>0</w:t>
              </w:r>
              <w:r w:rsidRPr="00186BD2">
                <w:rPr>
                  <w:rFonts w:ascii="Times New Roman" w:eastAsia="Times New Roman" w:hAnsi="Times New Roman" w:cs="Times New Roman"/>
                  <w:color w:val="000000"/>
                  <w:sz w:val="24"/>
                  <w:szCs w:val="24"/>
                  <w:bdr w:val="none" w:sz="0" w:space="0" w:color="auto" w:frame="1"/>
                  <w:lang w:eastAsia="en-GB"/>
                </w:rPr>
                <w:t>,</w:t>
              </w:r>
            </w:ins>
            <w:ins w:id="3519" w:author="Mohammad Nayeem Hasan" w:date="2022-11-03T22:30:00Z">
              <w:r w:rsidR="00942B0A">
                <w:rPr>
                  <w:rFonts w:ascii="Times New Roman" w:eastAsia="Times New Roman" w:hAnsi="Times New Roman" w:cs="Times New Roman"/>
                  <w:color w:val="000000"/>
                  <w:sz w:val="24"/>
                  <w:szCs w:val="24"/>
                  <w:bdr w:val="none" w:sz="0" w:space="0" w:color="auto" w:frame="1"/>
                  <w:lang w:eastAsia="en-GB"/>
                </w:rPr>
                <w:t>1</w:t>
              </w:r>
              <w:r w:rsidR="00942B0A" w:rsidRPr="00186BD2">
                <w:rPr>
                  <w:rFonts w:ascii="Times New Roman" w:eastAsia="Times New Roman" w:hAnsi="Times New Roman" w:cs="Times New Roman"/>
                  <w:color w:val="000000"/>
                  <w:sz w:val="24"/>
                  <w:szCs w:val="24"/>
                  <w:bdr w:val="none" w:sz="0" w:space="0" w:color="auto" w:frame="1"/>
                  <w:lang w:eastAsia="en-GB"/>
                </w:rPr>
                <w:t>)</w:t>
              </w:r>
              <w:r w:rsidR="00942B0A">
                <w:rPr>
                  <w:rFonts w:ascii="Times New Roman" w:eastAsia="Times New Roman" w:hAnsi="Times New Roman" w:cs="Times New Roman"/>
                  <w:color w:val="000000"/>
                  <w:sz w:val="24"/>
                  <w:szCs w:val="24"/>
                  <w:bdr w:val="none" w:sz="0" w:space="0" w:color="auto" w:frame="1"/>
                  <w:lang w:eastAsia="en-GB"/>
                </w:rPr>
                <w:t xml:space="preserve"> (</w:t>
              </w:r>
            </w:ins>
            <w:ins w:id="3520" w:author="Mohammad Nayeem Hasan [2]" w:date="2023-03-02T01:30:00Z">
              <w:r w:rsidR="00371DB4">
                <w:rPr>
                  <w:rFonts w:ascii="Times New Roman" w:eastAsia="Times New Roman" w:hAnsi="Times New Roman" w:cs="Times New Roman"/>
                  <w:color w:val="000000"/>
                  <w:sz w:val="24"/>
                  <w:szCs w:val="24"/>
                  <w:bdr w:val="none" w:sz="0" w:space="0" w:color="auto" w:frame="1"/>
                  <w:lang w:eastAsia="en-GB"/>
                </w:rPr>
                <w:t>1</w:t>
              </w:r>
            </w:ins>
            <w:ins w:id="3521" w:author="Mohammad Nayeem Hasan" w:date="2022-11-02T22:00:00Z">
              <w:del w:id="3522" w:author="Mohammad Nayeem Hasan [2]" w:date="2023-03-02T01:30:00Z">
                <w:r w:rsidDel="00371DB4">
                  <w:rPr>
                    <w:rFonts w:ascii="Times New Roman" w:eastAsia="Times New Roman" w:hAnsi="Times New Roman" w:cs="Times New Roman"/>
                    <w:color w:val="000000"/>
                    <w:sz w:val="24"/>
                    <w:szCs w:val="24"/>
                    <w:bdr w:val="none" w:sz="0" w:space="0" w:color="auto" w:frame="1"/>
                    <w:lang w:eastAsia="en-GB"/>
                  </w:rPr>
                  <w:delText>2</w:delText>
                </w:r>
              </w:del>
            </w:ins>
            <w:ins w:id="3523" w:author="Mohammad Nayeem Hasan" w:date="2022-11-02T22:01:00Z">
              <w:r>
                <w:rPr>
                  <w:rFonts w:ascii="Times New Roman" w:eastAsia="Times New Roman" w:hAnsi="Times New Roman" w:cs="Times New Roman"/>
                  <w:color w:val="000000"/>
                  <w:sz w:val="24"/>
                  <w:szCs w:val="24"/>
                  <w:bdr w:val="none" w:sz="0" w:space="0" w:color="auto" w:frame="1"/>
                  <w:lang w:eastAsia="en-GB"/>
                </w:rPr>
                <w:t>,1,</w:t>
              </w:r>
            </w:ins>
            <w:ins w:id="3524" w:author="Mohammad Nayeem Hasan [2]" w:date="2023-03-02T01:30:00Z">
              <w:r w:rsidR="00371DB4">
                <w:rPr>
                  <w:rFonts w:ascii="Times New Roman" w:eastAsia="Times New Roman" w:hAnsi="Times New Roman" w:cs="Times New Roman"/>
                  <w:color w:val="000000"/>
                  <w:sz w:val="24"/>
                  <w:szCs w:val="24"/>
                  <w:bdr w:val="none" w:sz="0" w:space="0" w:color="auto" w:frame="1"/>
                  <w:lang w:eastAsia="en-GB"/>
                </w:rPr>
                <w:t>1</w:t>
              </w:r>
            </w:ins>
            <w:ins w:id="3525" w:author="Mohammad Nayeem Hasan" w:date="2022-11-03T22:30:00Z">
              <w:del w:id="3526" w:author="Mohammad Nayeem Hasan [2]" w:date="2023-03-02T01:30:00Z">
                <w:r w:rsidR="0049514C" w:rsidDel="00371DB4">
                  <w:rPr>
                    <w:rFonts w:ascii="Times New Roman" w:eastAsia="Times New Roman" w:hAnsi="Times New Roman" w:cs="Times New Roman"/>
                    <w:color w:val="000000"/>
                    <w:sz w:val="24"/>
                    <w:szCs w:val="24"/>
                    <w:bdr w:val="none" w:sz="0" w:space="0" w:color="auto" w:frame="1"/>
                    <w:lang w:eastAsia="en-GB"/>
                  </w:rPr>
                  <w:delText>0</w:delText>
                </w:r>
              </w:del>
              <w:r w:rsidR="0049514C">
                <w:rPr>
                  <w:rFonts w:ascii="Times New Roman" w:eastAsia="Times New Roman" w:hAnsi="Times New Roman" w:cs="Times New Roman"/>
                  <w:color w:val="000000"/>
                  <w:sz w:val="24"/>
                  <w:szCs w:val="24"/>
                  <w:bdr w:val="none" w:sz="0" w:space="0" w:color="auto" w:frame="1"/>
                  <w:lang w:eastAsia="en-GB"/>
                </w:rPr>
                <w:t>) [</w:t>
              </w:r>
            </w:ins>
            <w:ins w:id="3527" w:author="Mohammad Nayeem Hasan" w:date="2022-11-02T22:01:00Z">
              <w:r>
                <w:rPr>
                  <w:rFonts w:ascii="Times New Roman" w:eastAsia="Times New Roman" w:hAnsi="Times New Roman" w:cs="Times New Roman"/>
                  <w:color w:val="000000"/>
                  <w:sz w:val="24"/>
                  <w:szCs w:val="24"/>
                  <w:bdr w:val="none" w:sz="0" w:space="0" w:color="auto" w:frame="1"/>
                  <w:lang w:eastAsia="en-GB"/>
                </w:rPr>
                <w:t>12]</w:t>
              </w:r>
            </w:ins>
          </w:p>
        </w:tc>
        <w:tc>
          <w:tcPr>
            <w:tcW w:w="577" w:type="pct"/>
            <w:tcBorders>
              <w:top w:val="nil"/>
              <w:left w:val="nil"/>
              <w:bottom w:val="nil"/>
              <w:right w:val="nil"/>
            </w:tcBorders>
            <w:tcPrChange w:id="3528" w:author="Mohammad Nayeem Hasan [2]" w:date="2023-03-01T23:41:00Z">
              <w:tcPr>
                <w:tcW w:w="1009" w:type="pct"/>
                <w:gridSpan w:val="4"/>
                <w:tcBorders>
                  <w:top w:val="nil"/>
                  <w:left w:val="nil"/>
                  <w:bottom w:val="nil"/>
                  <w:right w:val="nil"/>
                </w:tcBorders>
              </w:tcPr>
            </w:tcPrChange>
          </w:tcPr>
          <w:p w14:paraId="59F27EF8" w14:textId="48CF2BE8" w:rsidR="00192C68" w:rsidRPr="00186BD2" w:rsidRDefault="001251CA">
            <w:pPr>
              <w:spacing w:after="0" w:line="276" w:lineRule="auto"/>
              <w:rPr>
                <w:ins w:id="3529" w:author="Mohammad Nayeem Hasan" w:date="2022-11-02T22:00:00Z"/>
                <w:rStyle w:val="ggboefpdpvb"/>
                <w:rFonts w:ascii="Times New Roman" w:hAnsi="Times New Roman" w:cs="Times New Roman"/>
                <w:color w:val="000000"/>
                <w:sz w:val="24"/>
                <w:szCs w:val="24"/>
                <w:bdr w:val="none" w:sz="0" w:space="0" w:color="auto" w:frame="1"/>
              </w:rPr>
              <w:pPrChange w:id="3530" w:author="Mohammad Nayeem Hasan" w:date="2022-11-03T22:34:00Z">
                <w:pPr>
                  <w:spacing w:after="0" w:line="276" w:lineRule="auto"/>
                  <w:jc w:val="center"/>
                </w:pPr>
              </w:pPrChange>
            </w:pPr>
            <w:ins w:id="3531" w:author="Mohammad Nayeem Hasan" w:date="2022-11-25T00:50:00Z">
              <w:r>
                <w:rPr>
                  <w:rStyle w:val="ggboefpdpvb"/>
                  <w:rFonts w:ascii="Times New Roman" w:hAnsi="Times New Roman" w:cs="Times New Roman"/>
                  <w:color w:val="000000"/>
                  <w:sz w:val="24"/>
                  <w:szCs w:val="24"/>
                  <w:bdr w:val="none" w:sz="0" w:space="0" w:color="auto" w:frame="1"/>
                </w:rPr>
                <w:t>3</w:t>
              </w:r>
            </w:ins>
            <w:ins w:id="3532" w:author="Mohammad Nayeem Hasan [2]" w:date="2023-03-04T02:52:00Z">
              <w:r w:rsidR="00240C7A">
                <w:rPr>
                  <w:rStyle w:val="ggboefpdpvb"/>
                  <w:rFonts w:ascii="Times New Roman" w:hAnsi="Times New Roman" w:cs="Times New Roman"/>
                  <w:color w:val="000000"/>
                  <w:sz w:val="24"/>
                  <w:szCs w:val="24"/>
                  <w:bdr w:val="none" w:sz="0" w:space="0" w:color="auto" w:frame="1"/>
                </w:rPr>
                <w:t>5</w:t>
              </w:r>
            </w:ins>
            <w:ins w:id="3533" w:author="Mohammad Nayeem Hasan" w:date="2022-11-25T00:50:00Z">
              <w:del w:id="3534" w:author="Mohammad Nayeem Hasan [2]" w:date="2023-03-04T02:52:00Z">
                <w:r w:rsidDel="00240C7A">
                  <w:rPr>
                    <w:rStyle w:val="ggboefpdpvb"/>
                    <w:rFonts w:ascii="Times New Roman" w:hAnsi="Times New Roman" w:cs="Times New Roman"/>
                    <w:color w:val="000000"/>
                    <w:sz w:val="24"/>
                    <w:szCs w:val="24"/>
                    <w:bdr w:val="none" w:sz="0" w:space="0" w:color="auto" w:frame="1"/>
                  </w:rPr>
                  <w:delText>4</w:delText>
                </w:r>
              </w:del>
              <w:r>
                <w:rPr>
                  <w:rStyle w:val="ggboefpdpvb"/>
                  <w:rFonts w:ascii="Times New Roman" w:hAnsi="Times New Roman" w:cs="Times New Roman"/>
                  <w:color w:val="000000"/>
                  <w:sz w:val="24"/>
                  <w:szCs w:val="24"/>
                  <w:bdr w:val="none" w:sz="0" w:space="0" w:color="auto" w:frame="1"/>
                </w:rPr>
                <w:t>.</w:t>
              </w:r>
            </w:ins>
            <w:ins w:id="3535" w:author="Mohammad Nayeem Hasan [2]" w:date="2023-03-04T02:52:00Z">
              <w:r w:rsidR="00240C7A">
                <w:rPr>
                  <w:rStyle w:val="ggboefpdpvb"/>
                  <w:rFonts w:ascii="Times New Roman" w:hAnsi="Times New Roman" w:cs="Times New Roman"/>
                  <w:color w:val="000000"/>
                  <w:sz w:val="24"/>
                  <w:szCs w:val="24"/>
                  <w:bdr w:val="none" w:sz="0" w:space="0" w:color="auto" w:frame="1"/>
                </w:rPr>
                <w:t>1</w:t>
              </w:r>
            </w:ins>
            <w:ins w:id="3536" w:author="Mohammad Nayeem Hasan [2]" w:date="2023-03-02T01:30:00Z">
              <w:r w:rsidR="00966AAD">
                <w:rPr>
                  <w:rStyle w:val="ggboefpdpvb"/>
                  <w:rFonts w:ascii="Times New Roman" w:hAnsi="Times New Roman" w:cs="Times New Roman"/>
                  <w:color w:val="000000"/>
                  <w:sz w:val="24"/>
                  <w:szCs w:val="24"/>
                  <w:bdr w:val="none" w:sz="0" w:space="0" w:color="auto" w:frame="1"/>
                </w:rPr>
                <w:t>5</w:t>
              </w:r>
            </w:ins>
            <w:ins w:id="3537" w:author="Mohammad Nayeem Hasan" w:date="2022-11-25T00:50:00Z">
              <w:del w:id="3538" w:author="Mohammad Nayeem Hasan [2]" w:date="2023-03-02T01:30:00Z">
                <w:r w:rsidDel="00371DB4">
                  <w:rPr>
                    <w:rStyle w:val="ggboefpdpvb"/>
                    <w:rFonts w:ascii="Times New Roman" w:hAnsi="Times New Roman" w:cs="Times New Roman"/>
                    <w:color w:val="000000"/>
                    <w:sz w:val="24"/>
                    <w:szCs w:val="24"/>
                    <w:bdr w:val="none" w:sz="0" w:space="0" w:color="auto" w:frame="1"/>
                  </w:rPr>
                  <w:delText>80</w:delText>
                </w:r>
              </w:del>
            </w:ins>
            <w:ins w:id="3539" w:author="Mohammad Nayeem Hasan" w:date="2022-11-02T22:00:00Z">
              <w:r w:rsidR="00192C68" w:rsidRPr="00186BD2">
                <w:rPr>
                  <w:rStyle w:val="ggboefpdpvb"/>
                  <w:rFonts w:ascii="Times New Roman" w:hAnsi="Times New Roman" w:cs="Times New Roman"/>
                  <w:color w:val="000000"/>
                  <w:sz w:val="24"/>
                  <w:szCs w:val="24"/>
                  <w:bdr w:val="none" w:sz="0" w:space="0" w:color="auto" w:frame="1"/>
                </w:rPr>
                <w:t>%</w:t>
              </w:r>
            </w:ins>
          </w:p>
        </w:tc>
        <w:tc>
          <w:tcPr>
            <w:tcW w:w="997" w:type="pct"/>
            <w:tcBorders>
              <w:top w:val="nil"/>
              <w:left w:val="nil"/>
              <w:bottom w:val="nil"/>
              <w:right w:val="nil"/>
            </w:tcBorders>
            <w:tcPrChange w:id="3540" w:author="Mohammad Nayeem Hasan [2]" w:date="2023-03-01T23:41:00Z">
              <w:tcPr>
                <w:tcW w:w="997" w:type="pct"/>
                <w:tcBorders>
                  <w:top w:val="nil"/>
                  <w:left w:val="nil"/>
                  <w:bottom w:val="nil"/>
                  <w:right w:val="nil"/>
                </w:tcBorders>
              </w:tcPr>
            </w:tcPrChange>
          </w:tcPr>
          <w:p w14:paraId="46FDDE2A" w14:textId="5AEA19A0" w:rsidR="00192C68" w:rsidRPr="00186BD2" w:rsidRDefault="00240C7A">
            <w:pPr>
              <w:spacing w:after="0" w:line="276" w:lineRule="auto"/>
              <w:rPr>
                <w:ins w:id="3541" w:author="Mohammad Nayeem Hasan" w:date="2022-11-02T22:00:00Z"/>
                <w:rFonts w:ascii="Times New Roman" w:hAnsi="Times New Roman" w:cs="Times New Roman"/>
                <w:sz w:val="24"/>
                <w:szCs w:val="24"/>
              </w:rPr>
              <w:pPrChange w:id="3542" w:author="Mohammad Nayeem Hasan" w:date="2022-11-03T22:34:00Z">
                <w:pPr>
                  <w:spacing w:after="0" w:line="276" w:lineRule="auto"/>
                  <w:jc w:val="center"/>
                </w:pPr>
              </w:pPrChange>
            </w:pPr>
            <w:ins w:id="3543" w:author="Mohammad Nayeem Hasan [2]" w:date="2023-03-04T02:52:00Z">
              <w:r w:rsidRPr="00240C7A">
                <w:rPr>
                  <w:rFonts w:ascii="Times New Roman" w:hAnsi="Times New Roman" w:cs="Times New Roman"/>
                  <w:sz w:val="24"/>
                  <w:szCs w:val="24"/>
                </w:rPr>
                <w:t>3221.2</w:t>
              </w:r>
              <w:r>
                <w:rPr>
                  <w:rFonts w:ascii="Times New Roman" w:hAnsi="Times New Roman" w:cs="Times New Roman"/>
                  <w:sz w:val="24"/>
                  <w:szCs w:val="24"/>
                </w:rPr>
                <w:t>4</w:t>
              </w:r>
            </w:ins>
            <w:ins w:id="3544" w:author="Mohammad Nayeem Hasan" w:date="2022-11-25T00:49:00Z">
              <w:del w:id="3545" w:author="Mohammad Nayeem Hasan [2]" w:date="2023-03-02T01:30:00Z">
                <w:r w:rsidR="001251CA" w:rsidRPr="001251CA" w:rsidDel="00371DB4">
                  <w:rPr>
                    <w:rFonts w:ascii="Times New Roman" w:hAnsi="Times New Roman" w:cs="Times New Roman"/>
                    <w:sz w:val="24"/>
                    <w:szCs w:val="24"/>
                  </w:rPr>
                  <w:delText>3113.957</w:delText>
                </w:r>
              </w:del>
            </w:ins>
          </w:p>
        </w:tc>
        <w:tc>
          <w:tcPr>
            <w:tcW w:w="1311" w:type="pct"/>
            <w:gridSpan w:val="2"/>
            <w:tcBorders>
              <w:top w:val="nil"/>
              <w:left w:val="nil"/>
              <w:bottom w:val="nil"/>
              <w:right w:val="nil"/>
            </w:tcBorders>
            <w:tcPrChange w:id="3546" w:author="Mohammad Nayeem Hasan [2]" w:date="2023-03-01T23:41:00Z">
              <w:tcPr>
                <w:tcW w:w="1311" w:type="pct"/>
                <w:gridSpan w:val="5"/>
                <w:tcBorders>
                  <w:top w:val="nil"/>
                  <w:left w:val="nil"/>
                  <w:bottom w:val="nil"/>
                  <w:right w:val="nil"/>
                </w:tcBorders>
              </w:tcPr>
            </w:tcPrChange>
          </w:tcPr>
          <w:p w14:paraId="1440C495" w14:textId="177EC01F" w:rsidR="00192C68" w:rsidRPr="00186BD2" w:rsidRDefault="00240C7A">
            <w:pPr>
              <w:spacing w:after="0" w:line="276" w:lineRule="auto"/>
              <w:rPr>
                <w:ins w:id="3547" w:author="Mohammad Nayeem Hasan" w:date="2022-11-02T22:00:00Z"/>
                <w:rFonts w:ascii="Times New Roman" w:hAnsi="Times New Roman" w:cs="Times New Roman"/>
                <w:sz w:val="24"/>
                <w:szCs w:val="24"/>
              </w:rPr>
              <w:pPrChange w:id="3548" w:author="Mohammad Nayeem Hasan" w:date="2022-11-03T22:34:00Z">
                <w:pPr>
                  <w:spacing w:after="0" w:line="276" w:lineRule="auto"/>
                  <w:jc w:val="center"/>
                </w:pPr>
              </w:pPrChange>
            </w:pPr>
            <w:ins w:id="3549" w:author="Mohammad Nayeem Hasan [2]" w:date="2023-03-04T02:52:00Z">
              <w:r w:rsidRPr="00240C7A">
                <w:rPr>
                  <w:rFonts w:ascii="Times New Roman" w:hAnsi="Times New Roman" w:cs="Times New Roman"/>
                  <w:sz w:val="24"/>
                  <w:szCs w:val="24"/>
                </w:rPr>
                <w:t>670.6</w:t>
              </w:r>
              <w:r>
                <w:rPr>
                  <w:rFonts w:ascii="Times New Roman" w:hAnsi="Times New Roman" w:cs="Times New Roman"/>
                  <w:sz w:val="24"/>
                  <w:szCs w:val="24"/>
                </w:rPr>
                <w:t>3</w:t>
              </w:r>
            </w:ins>
            <w:ins w:id="3550" w:author="Mohammad Nayeem Hasan" w:date="2022-11-25T00:49:00Z">
              <w:del w:id="3551" w:author="Mohammad Nayeem Hasan [2]" w:date="2023-03-02T01:30:00Z">
                <w:r w:rsidR="001251CA" w:rsidRPr="001251CA" w:rsidDel="00371DB4">
                  <w:rPr>
                    <w:rFonts w:ascii="Times New Roman" w:hAnsi="Times New Roman" w:cs="Times New Roman"/>
                    <w:sz w:val="24"/>
                    <w:szCs w:val="24"/>
                  </w:rPr>
                  <w:delText>480.7462</w:delText>
                </w:r>
              </w:del>
            </w:ins>
          </w:p>
        </w:tc>
      </w:tr>
      <w:tr w:rsidR="001E09DD" w:rsidRPr="00186BD2" w14:paraId="255F9541" w14:textId="77777777" w:rsidTr="001E09DD">
        <w:tc>
          <w:tcPr>
            <w:tcW w:w="2115" w:type="pct"/>
            <w:tcBorders>
              <w:top w:val="nil"/>
              <w:left w:val="nil"/>
              <w:bottom w:val="nil"/>
              <w:right w:val="nil"/>
            </w:tcBorders>
          </w:tcPr>
          <w:p w14:paraId="553B9489" w14:textId="77777777" w:rsidR="00192C68" w:rsidRPr="00186BD2" w:rsidRDefault="00192C68">
            <w:pPr>
              <w:spacing w:after="0" w:line="276" w:lineRule="auto"/>
              <w:rPr>
                <w:rFonts w:ascii="Times New Roman" w:hAnsi="Times New Roman" w:cs="Times New Roman"/>
                <w:sz w:val="24"/>
                <w:szCs w:val="24"/>
              </w:rPr>
              <w:pPrChange w:id="3552" w:author="Mohammad Nayeem Hasan" w:date="2022-11-03T22:34:00Z">
                <w:pPr>
                  <w:spacing w:after="0" w:line="240" w:lineRule="auto"/>
                  <w:jc w:val="center"/>
                </w:pPr>
              </w:pPrChange>
            </w:pPr>
            <w:r w:rsidRPr="00186BD2">
              <w:rPr>
                <w:rFonts w:ascii="Times New Roman" w:hAnsi="Times New Roman" w:cs="Times New Roman"/>
                <w:sz w:val="24"/>
                <w:szCs w:val="24"/>
              </w:rPr>
              <w:br w:type="page"/>
            </w:r>
          </w:p>
        </w:tc>
        <w:tc>
          <w:tcPr>
            <w:tcW w:w="577" w:type="pct"/>
            <w:tcBorders>
              <w:top w:val="nil"/>
              <w:left w:val="nil"/>
              <w:bottom w:val="nil"/>
              <w:right w:val="nil"/>
            </w:tcBorders>
          </w:tcPr>
          <w:p w14:paraId="69BE308C" w14:textId="77777777" w:rsidR="00192C68" w:rsidRPr="00186BD2" w:rsidRDefault="00192C68">
            <w:pPr>
              <w:spacing w:after="0" w:line="276" w:lineRule="auto"/>
              <w:rPr>
                <w:rFonts w:ascii="Times New Roman" w:hAnsi="Times New Roman" w:cs="Times New Roman"/>
                <w:sz w:val="24"/>
                <w:szCs w:val="24"/>
              </w:rPr>
              <w:pPrChange w:id="3553" w:author="Mohammad Nayeem Hasan" w:date="2022-11-03T22:34:00Z">
                <w:pPr>
                  <w:spacing w:after="0" w:line="240" w:lineRule="auto"/>
                  <w:jc w:val="center"/>
                </w:pPr>
              </w:pPrChange>
            </w:pPr>
          </w:p>
        </w:tc>
        <w:tc>
          <w:tcPr>
            <w:tcW w:w="997" w:type="pct"/>
            <w:tcBorders>
              <w:top w:val="nil"/>
              <w:left w:val="nil"/>
              <w:bottom w:val="nil"/>
              <w:right w:val="nil"/>
            </w:tcBorders>
          </w:tcPr>
          <w:p w14:paraId="40595076" w14:textId="77777777" w:rsidR="00192C68" w:rsidRPr="00186BD2" w:rsidRDefault="00192C68">
            <w:pPr>
              <w:spacing w:after="0" w:line="276" w:lineRule="auto"/>
              <w:rPr>
                <w:rFonts w:ascii="Times New Roman" w:hAnsi="Times New Roman" w:cs="Times New Roman"/>
                <w:sz w:val="24"/>
                <w:szCs w:val="24"/>
              </w:rPr>
              <w:pPrChange w:id="3554" w:author="Mohammad Nayeem Hasan" w:date="2022-11-03T22:34:00Z">
                <w:pPr>
                  <w:spacing w:after="0" w:line="240" w:lineRule="auto"/>
                  <w:jc w:val="center"/>
                </w:pPr>
              </w:pPrChange>
            </w:pPr>
          </w:p>
        </w:tc>
        <w:tc>
          <w:tcPr>
            <w:tcW w:w="1311" w:type="pct"/>
            <w:gridSpan w:val="2"/>
            <w:tcBorders>
              <w:top w:val="nil"/>
              <w:left w:val="nil"/>
              <w:bottom w:val="nil"/>
              <w:right w:val="nil"/>
            </w:tcBorders>
          </w:tcPr>
          <w:p w14:paraId="3D70A465" w14:textId="77777777" w:rsidR="00192C68" w:rsidRPr="00186BD2" w:rsidRDefault="00192C68">
            <w:pPr>
              <w:spacing w:after="0" w:line="276" w:lineRule="auto"/>
              <w:rPr>
                <w:rFonts w:ascii="Times New Roman" w:hAnsi="Times New Roman" w:cs="Times New Roman"/>
                <w:sz w:val="24"/>
                <w:szCs w:val="24"/>
              </w:rPr>
              <w:pPrChange w:id="3555" w:author="Mohammad Nayeem Hasan" w:date="2022-11-03T22:34:00Z">
                <w:pPr>
                  <w:spacing w:after="0" w:line="240" w:lineRule="auto"/>
                  <w:jc w:val="center"/>
                </w:pPr>
              </w:pPrChange>
            </w:pPr>
          </w:p>
        </w:tc>
      </w:tr>
      <w:tr w:rsidR="00192C68" w:rsidRPr="00186BD2" w14:paraId="09D50B09" w14:textId="77777777" w:rsidTr="001E09DD">
        <w:tc>
          <w:tcPr>
            <w:tcW w:w="5000" w:type="pct"/>
            <w:gridSpan w:val="5"/>
            <w:tcBorders>
              <w:top w:val="nil"/>
              <w:left w:val="nil"/>
              <w:bottom w:val="nil"/>
              <w:right w:val="nil"/>
            </w:tcBorders>
            <w:tcPrChange w:id="3556" w:author="Mohammad Nayeem Hasan [2]" w:date="2023-03-01T23:41:00Z">
              <w:tcPr>
                <w:tcW w:w="5000" w:type="pct"/>
                <w:gridSpan w:val="12"/>
                <w:tcBorders>
                  <w:top w:val="nil"/>
                  <w:left w:val="nil"/>
                  <w:bottom w:val="nil"/>
                  <w:right w:val="nil"/>
                </w:tcBorders>
              </w:tcPr>
            </w:tcPrChange>
          </w:tcPr>
          <w:p w14:paraId="5EED9AEE" w14:textId="77777777" w:rsidR="00192C68" w:rsidRPr="00186BD2" w:rsidRDefault="00192C68">
            <w:pPr>
              <w:spacing w:after="0" w:line="276" w:lineRule="auto"/>
              <w:rPr>
                <w:rFonts w:ascii="Times New Roman" w:hAnsi="Times New Roman" w:cs="Times New Roman"/>
                <w:b/>
                <w:bCs/>
                <w:i/>
                <w:color w:val="000000"/>
                <w:sz w:val="24"/>
                <w:szCs w:val="24"/>
              </w:rPr>
              <w:pPrChange w:id="3557" w:author="Mohammad Nayeem Hasan" w:date="2022-11-03T22:34:00Z">
                <w:pPr>
                  <w:spacing w:after="0" w:line="240" w:lineRule="auto"/>
                </w:pPr>
              </w:pPrChange>
            </w:pPr>
            <w:r w:rsidRPr="00186BD2">
              <w:rPr>
                <w:rFonts w:ascii="Times New Roman" w:hAnsi="Times New Roman" w:cs="Times New Roman"/>
                <w:b/>
                <w:bCs/>
                <w:i/>
                <w:color w:val="000000"/>
                <w:sz w:val="24"/>
                <w:szCs w:val="24"/>
              </w:rPr>
              <w:t>Automatic Forecasting time-series model</w:t>
            </w:r>
          </w:p>
          <w:p w14:paraId="5C5D7EC4" w14:textId="77777777" w:rsidR="00192C68" w:rsidRPr="00186BD2" w:rsidRDefault="00192C68">
            <w:pPr>
              <w:spacing w:after="0" w:line="276" w:lineRule="auto"/>
              <w:rPr>
                <w:rFonts w:ascii="Times New Roman" w:hAnsi="Times New Roman" w:cs="Times New Roman"/>
                <w:b/>
                <w:sz w:val="24"/>
                <w:szCs w:val="24"/>
              </w:rPr>
              <w:pPrChange w:id="3558" w:author="Mohammad Nayeem Hasan" w:date="2022-11-03T22:34:00Z">
                <w:pPr>
                  <w:spacing w:after="0" w:line="240" w:lineRule="auto"/>
                </w:pPr>
              </w:pPrChange>
            </w:pPr>
          </w:p>
        </w:tc>
      </w:tr>
      <w:tr w:rsidR="001E09DD" w:rsidRPr="00186BD2" w14:paraId="473BF738" w14:textId="77777777" w:rsidTr="001E09DD">
        <w:tc>
          <w:tcPr>
            <w:tcW w:w="2115" w:type="pct"/>
            <w:tcBorders>
              <w:top w:val="nil"/>
              <w:left w:val="nil"/>
              <w:bottom w:val="single" w:sz="4" w:space="0" w:color="auto"/>
              <w:right w:val="nil"/>
            </w:tcBorders>
            <w:hideMark/>
            <w:tcPrChange w:id="3559" w:author="Mohammad Nayeem Hasan [2]" w:date="2023-03-01T23:41:00Z">
              <w:tcPr>
                <w:tcW w:w="1683" w:type="pct"/>
                <w:gridSpan w:val="2"/>
                <w:tcBorders>
                  <w:top w:val="nil"/>
                  <w:left w:val="nil"/>
                  <w:bottom w:val="single" w:sz="4" w:space="0" w:color="auto"/>
                  <w:right w:val="nil"/>
                </w:tcBorders>
                <w:hideMark/>
              </w:tcPr>
            </w:tcPrChange>
          </w:tcPr>
          <w:p w14:paraId="4D1505FA" w14:textId="77777777" w:rsidR="00192C68" w:rsidRPr="00186BD2" w:rsidRDefault="00192C68">
            <w:pPr>
              <w:spacing w:after="0" w:line="276" w:lineRule="auto"/>
              <w:rPr>
                <w:rFonts w:ascii="Times New Roman" w:hAnsi="Times New Roman" w:cs="Times New Roman"/>
                <w:sz w:val="24"/>
                <w:szCs w:val="24"/>
              </w:rPr>
              <w:pPrChange w:id="3560" w:author="Mohammad Nayeem Hasan" w:date="2022-11-03T22:34:00Z">
                <w:pPr>
                  <w:spacing w:after="0" w:line="240" w:lineRule="auto"/>
                </w:pPr>
              </w:pPrChange>
            </w:pPr>
            <w:r w:rsidRPr="00186BD2">
              <w:rPr>
                <w:rFonts w:ascii="Times New Roman" w:hAnsi="Times New Roman" w:cs="Times New Roman"/>
                <w:sz w:val="24"/>
                <w:szCs w:val="24"/>
              </w:rPr>
              <w:t>Overall</w:t>
            </w:r>
          </w:p>
        </w:tc>
        <w:tc>
          <w:tcPr>
            <w:tcW w:w="577" w:type="pct"/>
            <w:tcBorders>
              <w:top w:val="nil"/>
              <w:left w:val="nil"/>
              <w:bottom w:val="single" w:sz="4" w:space="0" w:color="auto"/>
              <w:right w:val="nil"/>
            </w:tcBorders>
            <w:hideMark/>
            <w:tcPrChange w:id="3561" w:author="Mohammad Nayeem Hasan [2]" w:date="2023-03-01T23:41:00Z">
              <w:tcPr>
                <w:tcW w:w="1009" w:type="pct"/>
                <w:gridSpan w:val="4"/>
                <w:tcBorders>
                  <w:top w:val="nil"/>
                  <w:left w:val="nil"/>
                  <w:bottom w:val="single" w:sz="4" w:space="0" w:color="auto"/>
                  <w:right w:val="nil"/>
                </w:tcBorders>
                <w:hideMark/>
              </w:tcPr>
            </w:tcPrChange>
          </w:tcPr>
          <w:p w14:paraId="3A931A04" w14:textId="0C62C627" w:rsidR="00192C68" w:rsidRPr="00186BD2" w:rsidRDefault="00240C7A">
            <w:pPr>
              <w:spacing w:after="0" w:line="276" w:lineRule="auto"/>
              <w:rPr>
                <w:rFonts w:ascii="Times New Roman" w:hAnsi="Times New Roman" w:cs="Times New Roman"/>
                <w:sz w:val="24"/>
                <w:szCs w:val="24"/>
              </w:rPr>
              <w:pPrChange w:id="3562" w:author="Mohammad Nayeem Hasan" w:date="2022-11-03T22:34:00Z">
                <w:pPr>
                  <w:spacing w:after="0" w:line="240" w:lineRule="auto"/>
                  <w:jc w:val="center"/>
                </w:pPr>
              </w:pPrChange>
            </w:pPr>
            <w:ins w:id="3563" w:author="Mohammad Nayeem Hasan [2]" w:date="2023-03-04T02:54:00Z">
              <w:r>
                <w:rPr>
                  <w:rFonts w:ascii="Times New Roman" w:hAnsi="Times New Roman" w:cs="Times New Roman"/>
                  <w:sz w:val="24"/>
                  <w:szCs w:val="24"/>
                </w:rPr>
                <w:t>7.24</w:t>
              </w:r>
            </w:ins>
            <w:del w:id="3564" w:author="Mohammad Nayeem Hasan [2]" w:date="2023-03-04T02:54:00Z">
              <w:r w:rsidR="00192C68" w:rsidRPr="00186BD2" w:rsidDel="00240C7A">
                <w:rPr>
                  <w:rFonts w:ascii="Times New Roman" w:hAnsi="Times New Roman" w:cs="Times New Roman"/>
                  <w:sz w:val="24"/>
                  <w:szCs w:val="24"/>
                </w:rPr>
                <w:delText>9.</w:delText>
              </w:r>
            </w:del>
            <w:del w:id="3565" w:author="Mohammad Nayeem Hasan [2]" w:date="2023-03-02T01:34:00Z">
              <w:r w:rsidR="00192C68" w:rsidRPr="00186BD2" w:rsidDel="00CC62E6">
                <w:rPr>
                  <w:rFonts w:ascii="Times New Roman" w:hAnsi="Times New Roman" w:cs="Times New Roman"/>
                  <w:sz w:val="24"/>
                  <w:szCs w:val="24"/>
                </w:rPr>
                <w:delText>31</w:delText>
              </w:r>
            </w:del>
            <w:r w:rsidR="00192C68" w:rsidRPr="00186BD2">
              <w:rPr>
                <w:rFonts w:ascii="Times New Roman" w:hAnsi="Times New Roman" w:cs="Times New Roman"/>
                <w:sz w:val="24"/>
                <w:szCs w:val="24"/>
              </w:rPr>
              <w:t>%</w:t>
            </w:r>
          </w:p>
        </w:tc>
        <w:tc>
          <w:tcPr>
            <w:tcW w:w="997" w:type="pct"/>
            <w:tcBorders>
              <w:top w:val="nil"/>
              <w:left w:val="nil"/>
              <w:bottom w:val="single" w:sz="4" w:space="0" w:color="auto"/>
              <w:right w:val="nil"/>
            </w:tcBorders>
            <w:hideMark/>
            <w:tcPrChange w:id="3566" w:author="Mohammad Nayeem Hasan [2]" w:date="2023-03-01T23:41:00Z">
              <w:tcPr>
                <w:tcW w:w="997" w:type="pct"/>
                <w:tcBorders>
                  <w:top w:val="nil"/>
                  <w:left w:val="nil"/>
                  <w:bottom w:val="single" w:sz="4" w:space="0" w:color="auto"/>
                  <w:right w:val="nil"/>
                </w:tcBorders>
                <w:hideMark/>
              </w:tcPr>
            </w:tcPrChange>
          </w:tcPr>
          <w:p w14:paraId="3859EF42" w14:textId="65951972" w:rsidR="00192C68" w:rsidRPr="00186BD2" w:rsidRDefault="00240C7A">
            <w:pPr>
              <w:spacing w:after="0" w:line="276" w:lineRule="auto"/>
              <w:rPr>
                <w:rFonts w:ascii="Times New Roman" w:hAnsi="Times New Roman" w:cs="Times New Roman"/>
                <w:sz w:val="24"/>
                <w:szCs w:val="24"/>
              </w:rPr>
              <w:pPrChange w:id="3567" w:author="Mohammad Nayeem Hasan" w:date="2022-11-03T22:34:00Z">
                <w:pPr>
                  <w:spacing w:after="0" w:line="240" w:lineRule="auto"/>
                  <w:jc w:val="center"/>
                </w:pPr>
              </w:pPrChange>
            </w:pPr>
            <w:ins w:id="3568" w:author="Mohammad Nayeem Hasan [2]" w:date="2023-03-04T02:54:00Z">
              <w:r w:rsidRPr="00240C7A">
                <w:rPr>
                  <w:rFonts w:ascii="Times New Roman" w:hAnsi="Times New Roman" w:cs="Times New Roman"/>
                  <w:sz w:val="24"/>
                  <w:szCs w:val="24"/>
                </w:rPr>
                <w:t>3852.7</w:t>
              </w:r>
              <w:r>
                <w:rPr>
                  <w:rFonts w:ascii="Times New Roman" w:hAnsi="Times New Roman" w:cs="Times New Roman"/>
                  <w:sz w:val="24"/>
                  <w:szCs w:val="24"/>
                </w:rPr>
                <w:t>4</w:t>
              </w:r>
            </w:ins>
            <w:del w:id="3569" w:author="Mohammad Nayeem Hasan [2]" w:date="2023-03-02T01:34:00Z">
              <w:r w:rsidR="00192C68" w:rsidRPr="00186BD2" w:rsidDel="00CC62E6">
                <w:rPr>
                  <w:rFonts w:ascii="Times New Roman" w:hAnsi="Times New Roman" w:cs="Times New Roman"/>
                  <w:sz w:val="24"/>
                  <w:szCs w:val="24"/>
                </w:rPr>
                <w:delText>3462.52</w:delText>
              </w:r>
            </w:del>
          </w:p>
        </w:tc>
        <w:tc>
          <w:tcPr>
            <w:tcW w:w="1311" w:type="pct"/>
            <w:gridSpan w:val="2"/>
            <w:tcBorders>
              <w:top w:val="nil"/>
              <w:left w:val="nil"/>
              <w:bottom w:val="single" w:sz="4" w:space="0" w:color="auto"/>
              <w:right w:val="nil"/>
            </w:tcBorders>
            <w:hideMark/>
            <w:tcPrChange w:id="3570" w:author="Mohammad Nayeem Hasan [2]" w:date="2023-03-01T23:41:00Z">
              <w:tcPr>
                <w:tcW w:w="1311" w:type="pct"/>
                <w:gridSpan w:val="5"/>
                <w:tcBorders>
                  <w:top w:val="nil"/>
                  <w:left w:val="nil"/>
                  <w:bottom w:val="single" w:sz="4" w:space="0" w:color="auto"/>
                  <w:right w:val="nil"/>
                </w:tcBorders>
                <w:hideMark/>
              </w:tcPr>
            </w:tcPrChange>
          </w:tcPr>
          <w:p w14:paraId="6D3C8EB7" w14:textId="2B669FB5" w:rsidR="00192C68" w:rsidRPr="00186BD2" w:rsidRDefault="00240C7A">
            <w:pPr>
              <w:spacing w:after="0" w:line="276" w:lineRule="auto"/>
              <w:rPr>
                <w:rFonts w:ascii="Times New Roman" w:hAnsi="Times New Roman" w:cs="Times New Roman"/>
                <w:sz w:val="24"/>
                <w:szCs w:val="24"/>
              </w:rPr>
              <w:pPrChange w:id="3571" w:author="Mohammad Nayeem Hasan" w:date="2022-11-03T22:34:00Z">
                <w:pPr>
                  <w:spacing w:after="0" w:line="240" w:lineRule="auto"/>
                  <w:jc w:val="center"/>
                </w:pPr>
              </w:pPrChange>
            </w:pPr>
            <w:ins w:id="3572" w:author="Mohammad Nayeem Hasan [2]" w:date="2023-03-04T02:54:00Z">
              <w:r w:rsidRPr="00240C7A">
                <w:rPr>
                  <w:rFonts w:ascii="Times New Roman" w:hAnsi="Times New Roman" w:cs="Times New Roman"/>
                  <w:sz w:val="24"/>
                  <w:szCs w:val="24"/>
                </w:rPr>
                <w:t>1935.0</w:t>
              </w:r>
              <w:r>
                <w:rPr>
                  <w:rFonts w:ascii="Times New Roman" w:hAnsi="Times New Roman" w:cs="Times New Roman"/>
                  <w:sz w:val="24"/>
                  <w:szCs w:val="24"/>
                </w:rPr>
                <w:t>7</w:t>
              </w:r>
            </w:ins>
            <w:del w:id="3573" w:author="Mohammad Nayeem Hasan [2]" w:date="2023-03-02T01:34:00Z">
              <w:r w:rsidR="00192C68" w:rsidRPr="00186BD2" w:rsidDel="00CC62E6">
                <w:rPr>
                  <w:rFonts w:ascii="Times New Roman" w:hAnsi="Times New Roman" w:cs="Times New Roman"/>
                  <w:sz w:val="24"/>
                  <w:szCs w:val="24"/>
                </w:rPr>
                <w:delText>1439.25</w:delText>
              </w:r>
            </w:del>
          </w:p>
        </w:tc>
      </w:tr>
      <w:tr w:rsidR="002F4799" w:rsidRPr="00186BD2" w14:paraId="133ED185" w14:textId="4B275D1D" w:rsidTr="001E09DD">
        <w:trPr>
          <w:trHeight w:val="547"/>
          <w:trPrChange w:id="3574" w:author="Mohammad Nayeem Hasan [2]" w:date="2023-03-01T23:41:00Z">
            <w:trPr>
              <w:trHeight w:val="547"/>
            </w:trPr>
          </w:trPrChange>
        </w:trPr>
        <w:tc>
          <w:tcPr>
            <w:tcW w:w="2115" w:type="pct"/>
            <w:tcBorders>
              <w:top w:val="single" w:sz="4" w:space="0" w:color="auto"/>
              <w:left w:val="single" w:sz="4" w:space="0" w:color="auto"/>
              <w:bottom w:val="single" w:sz="4" w:space="0" w:color="auto"/>
              <w:right w:val="single" w:sz="4" w:space="0" w:color="auto"/>
            </w:tcBorders>
            <w:tcPrChange w:id="3575" w:author="Mohammad Nayeem Hasan [2]" w:date="2023-03-01T23:41:00Z">
              <w:tcPr>
                <w:tcW w:w="2452" w:type="pct"/>
                <w:gridSpan w:val="5"/>
                <w:tcBorders>
                  <w:top w:val="single" w:sz="4" w:space="0" w:color="auto"/>
                  <w:left w:val="single" w:sz="4" w:space="0" w:color="auto"/>
                  <w:bottom w:val="single" w:sz="4" w:space="0" w:color="auto"/>
                  <w:right w:val="single" w:sz="4" w:space="0" w:color="auto"/>
                </w:tcBorders>
              </w:tcPr>
            </w:tcPrChange>
          </w:tcPr>
          <w:p w14:paraId="6287F92E" w14:textId="77777777" w:rsidR="002F4799" w:rsidRPr="00186BD2" w:rsidRDefault="002F4799">
            <w:pPr>
              <w:spacing w:after="0" w:line="276" w:lineRule="auto"/>
              <w:rPr>
                <w:rFonts w:ascii="Times New Roman" w:hAnsi="Times New Roman" w:cs="Times New Roman"/>
                <w:sz w:val="24"/>
                <w:szCs w:val="24"/>
              </w:rPr>
              <w:pPrChange w:id="3576" w:author="Mohammad Nayeem Hasan" w:date="2022-11-03T22:34:00Z">
                <w:pPr>
                  <w:spacing w:after="0" w:line="240" w:lineRule="auto"/>
                  <w:jc w:val="center"/>
                </w:pPr>
              </w:pPrChange>
            </w:pPr>
          </w:p>
          <w:p w14:paraId="156F51C0" w14:textId="77777777" w:rsidR="002F4799" w:rsidRPr="00186BD2" w:rsidRDefault="002F4799">
            <w:pPr>
              <w:spacing w:after="0" w:line="276" w:lineRule="auto"/>
              <w:rPr>
                <w:rFonts w:ascii="Times New Roman" w:hAnsi="Times New Roman" w:cs="Times New Roman"/>
                <w:b/>
                <w:i/>
                <w:iCs/>
                <w:sz w:val="24"/>
                <w:szCs w:val="24"/>
              </w:rPr>
              <w:pPrChange w:id="3577" w:author="Mohammad Nayeem Hasan" w:date="2022-11-03T22:34:00Z">
                <w:pPr>
                  <w:spacing w:after="0" w:line="240" w:lineRule="auto"/>
                </w:pPr>
              </w:pPrChange>
            </w:pPr>
            <w:r w:rsidRPr="00186BD2">
              <w:rPr>
                <w:rFonts w:ascii="Times New Roman" w:hAnsi="Times New Roman" w:cs="Times New Roman"/>
                <w:b/>
                <w:i/>
                <w:iCs/>
                <w:sz w:val="24"/>
                <w:szCs w:val="24"/>
              </w:rPr>
              <w:t>Mann-Kendell trend analysis</w:t>
            </w:r>
          </w:p>
          <w:p w14:paraId="6A9FE5C6" w14:textId="77777777" w:rsidR="002F4799" w:rsidRPr="00186BD2" w:rsidRDefault="002F4799">
            <w:pPr>
              <w:spacing w:after="0" w:line="276" w:lineRule="auto"/>
              <w:rPr>
                <w:rFonts w:ascii="Times New Roman" w:hAnsi="Times New Roman" w:cs="Times New Roman"/>
                <w:b/>
                <w:sz w:val="24"/>
                <w:szCs w:val="24"/>
              </w:rPr>
              <w:pPrChange w:id="3578" w:author="Mohammad Nayeem Hasan" w:date="2022-11-03T22:34:00Z">
                <w:pPr>
                  <w:spacing w:after="0" w:line="240" w:lineRule="auto"/>
                </w:pPr>
              </w:pPrChange>
            </w:pPr>
            <w:r w:rsidRPr="00186BD2">
              <w:rPr>
                <w:rFonts w:ascii="Times New Roman" w:hAnsi="Times New Roman" w:cs="Times New Roman"/>
                <w:b/>
                <w:sz w:val="24"/>
                <w:szCs w:val="24"/>
              </w:rPr>
              <w:t xml:space="preserve"> </w:t>
            </w:r>
          </w:p>
        </w:tc>
        <w:tc>
          <w:tcPr>
            <w:tcW w:w="1574" w:type="pct"/>
            <w:gridSpan w:val="2"/>
            <w:tcBorders>
              <w:top w:val="single" w:sz="4" w:space="0" w:color="auto"/>
              <w:left w:val="single" w:sz="4" w:space="0" w:color="auto"/>
              <w:bottom w:val="single" w:sz="4" w:space="0" w:color="auto"/>
              <w:right w:val="single" w:sz="4" w:space="0" w:color="auto"/>
            </w:tcBorders>
            <w:tcPrChange w:id="3579" w:author="Mohammad Nayeem Hasan [2]" w:date="2023-03-01T23:41:00Z">
              <w:tcPr>
                <w:tcW w:w="1394" w:type="pct"/>
                <w:gridSpan w:val="4"/>
                <w:tcBorders>
                  <w:top w:val="single" w:sz="4" w:space="0" w:color="auto"/>
                  <w:left w:val="single" w:sz="4" w:space="0" w:color="auto"/>
                  <w:bottom w:val="single" w:sz="4" w:space="0" w:color="auto"/>
                  <w:right w:val="single" w:sz="4" w:space="0" w:color="auto"/>
                </w:tcBorders>
              </w:tcPr>
            </w:tcPrChange>
          </w:tcPr>
          <w:p w14:paraId="0D7E671C" w14:textId="5621821A" w:rsidR="002F4799" w:rsidDel="002F4799" w:rsidRDefault="002F4799">
            <w:pPr>
              <w:jc w:val="center"/>
              <w:rPr>
                <w:del w:id="3580" w:author="Mohammad Nayeem Hasan" w:date="2022-11-24T14:00:00Z"/>
                <w:rFonts w:ascii="Times New Roman" w:hAnsi="Times New Roman" w:cs="Times New Roman"/>
                <w:b/>
                <w:sz w:val="24"/>
                <w:szCs w:val="24"/>
              </w:rPr>
              <w:pPrChange w:id="3581" w:author="Mohammad Nayeem Hasan" w:date="2022-11-24T13:59:00Z">
                <w:pPr/>
              </w:pPrChange>
            </w:pPr>
            <w:ins w:id="3582" w:author="Mohammad Nayeem Hasan" w:date="2022-11-24T13:59:00Z">
              <w:r>
                <w:rPr>
                  <w:rFonts w:ascii="Times New Roman" w:hAnsi="Times New Roman" w:cs="Times New Roman"/>
                  <w:b/>
                  <w:sz w:val="24"/>
                  <w:szCs w:val="24"/>
                </w:rPr>
                <w:t>Non seasonal</w:t>
              </w:r>
            </w:ins>
          </w:p>
          <w:p w14:paraId="5FF525F0" w14:textId="10DCAE03" w:rsidR="002F4799" w:rsidDel="002F4799" w:rsidRDefault="002F4799">
            <w:pPr>
              <w:jc w:val="center"/>
              <w:rPr>
                <w:del w:id="3583" w:author="Mohammad Nayeem Hasan" w:date="2022-11-24T14:00:00Z"/>
                <w:rFonts w:ascii="Times New Roman" w:hAnsi="Times New Roman" w:cs="Times New Roman"/>
                <w:b/>
                <w:sz w:val="24"/>
                <w:szCs w:val="24"/>
              </w:rPr>
              <w:pPrChange w:id="3584" w:author="Mohammad Nayeem Hasan" w:date="2022-11-24T13:59:00Z">
                <w:pPr/>
              </w:pPrChange>
            </w:pPr>
          </w:p>
          <w:p w14:paraId="4BC8586D" w14:textId="77777777" w:rsidR="002F4799" w:rsidRPr="00186BD2" w:rsidRDefault="002F4799">
            <w:pPr>
              <w:jc w:val="center"/>
              <w:rPr>
                <w:rFonts w:ascii="Times New Roman" w:hAnsi="Times New Roman" w:cs="Times New Roman"/>
                <w:b/>
                <w:sz w:val="24"/>
                <w:szCs w:val="24"/>
              </w:rPr>
              <w:pPrChange w:id="3585" w:author="Mohammad Nayeem Hasan" w:date="2022-11-24T14:00:00Z">
                <w:pPr>
                  <w:spacing w:after="0" w:line="276" w:lineRule="auto"/>
                </w:pPr>
              </w:pPrChange>
            </w:pPr>
          </w:p>
        </w:tc>
        <w:tc>
          <w:tcPr>
            <w:tcW w:w="1311" w:type="pct"/>
            <w:gridSpan w:val="2"/>
            <w:tcBorders>
              <w:top w:val="single" w:sz="4" w:space="0" w:color="auto"/>
              <w:left w:val="single" w:sz="4" w:space="0" w:color="auto"/>
              <w:bottom w:val="single" w:sz="4" w:space="0" w:color="auto"/>
              <w:right w:val="single" w:sz="4" w:space="0" w:color="auto"/>
            </w:tcBorders>
            <w:tcPrChange w:id="3586" w:author="Mohammad Nayeem Hasan [2]" w:date="2023-03-01T23:41:00Z">
              <w:tcPr>
                <w:tcW w:w="1154" w:type="pct"/>
                <w:gridSpan w:val="3"/>
                <w:tcBorders>
                  <w:top w:val="single" w:sz="4" w:space="0" w:color="auto"/>
                  <w:left w:val="single" w:sz="4" w:space="0" w:color="auto"/>
                  <w:bottom w:val="single" w:sz="4" w:space="0" w:color="auto"/>
                  <w:right w:val="single" w:sz="4" w:space="0" w:color="auto"/>
                </w:tcBorders>
              </w:tcPr>
            </w:tcPrChange>
          </w:tcPr>
          <w:p w14:paraId="1EDAD298" w14:textId="70F83AF3" w:rsidR="002F4799" w:rsidDel="002F4799" w:rsidRDefault="002F4799">
            <w:pPr>
              <w:jc w:val="center"/>
              <w:rPr>
                <w:del w:id="3587" w:author="Mohammad Nayeem Hasan" w:date="2022-11-24T13:59:00Z"/>
                <w:rFonts w:ascii="Times New Roman" w:hAnsi="Times New Roman" w:cs="Times New Roman"/>
                <w:b/>
                <w:sz w:val="24"/>
                <w:szCs w:val="24"/>
              </w:rPr>
              <w:pPrChange w:id="3588" w:author="Mohammad Nayeem Hasan" w:date="2022-11-24T13:59:00Z">
                <w:pPr/>
              </w:pPrChange>
            </w:pPr>
          </w:p>
          <w:p w14:paraId="277296E4" w14:textId="67988A6A" w:rsidR="002F4799" w:rsidDel="002F4799" w:rsidRDefault="002F4799">
            <w:pPr>
              <w:jc w:val="center"/>
              <w:rPr>
                <w:del w:id="3589" w:author="Mohammad Nayeem Hasan" w:date="2022-11-24T14:00:00Z"/>
                <w:rFonts w:ascii="Times New Roman" w:hAnsi="Times New Roman" w:cs="Times New Roman"/>
                <w:b/>
                <w:sz w:val="24"/>
                <w:szCs w:val="24"/>
              </w:rPr>
              <w:pPrChange w:id="3590" w:author="Mohammad Nayeem Hasan" w:date="2022-11-24T14:00:00Z">
                <w:pPr/>
              </w:pPrChange>
            </w:pPr>
            <w:ins w:id="3591" w:author="Mohammad Nayeem Hasan" w:date="2022-11-24T13:59:00Z">
              <w:r>
                <w:rPr>
                  <w:rFonts w:ascii="Times New Roman" w:hAnsi="Times New Roman" w:cs="Times New Roman"/>
                  <w:b/>
                  <w:sz w:val="24"/>
                  <w:szCs w:val="24"/>
                </w:rPr>
                <w:t>Seasonal</w:t>
              </w:r>
            </w:ins>
          </w:p>
          <w:p w14:paraId="402BFA40" w14:textId="77777777" w:rsidR="002F4799" w:rsidRPr="00186BD2" w:rsidRDefault="002F4799">
            <w:pPr>
              <w:jc w:val="center"/>
              <w:rPr>
                <w:rFonts w:ascii="Times New Roman" w:hAnsi="Times New Roman" w:cs="Times New Roman"/>
                <w:b/>
                <w:sz w:val="24"/>
                <w:szCs w:val="24"/>
              </w:rPr>
              <w:pPrChange w:id="3592" w:author="Mohammad Nayeem Hasan" w:date="2022-11-24T14:00:00Z">
                <w:pPr>
                  <w:spacing w:after="0" w:line="276" w:lineRule="auto"/>
                </w:pPr>
              </w:pPrChange>
            </w:pPr>
          </w:p>
        </w:tc>
      </w:tr>
      <w:tr w:rsidR="001E09DD" w:rsidRPr="00186BD2" w14:paraId="0382DF02" w14:textId="4404ACE6" w:rsidTr="001E09DD">
        <w:tc>
          <w:tcPr>
            <w:tcW w:w="2115" w:type="pct"/>
            <w:tcBorders>
              <w:top w:val="single" w:sz="4" w:space="0" w:color="auto"/>
              <w:left w:val="single" w:sz="4" w:space="0" w:color="auto"/>
              <w:bottom w:val="single" w:sz="4" w:space="0" w:color="auto"/>
              <w:right w:val="single" w:sz="4" w:space="0" w:color="auto"/>
            </w:tcBorders>
            <w:tcPrChange w:id="3593" w:author="Mohammad Nayeem Hasan [2]" w:date="2023-03-01T23:41:00Z">
              <w:tcPr>
                <w:tcW w:w="1683" w:type="pct"/>
                <w:gridSpan w:val="2"/>
                <w:tcBorders>
                  <w:top w:val="single" w:sz="4" w:space="0" w:color="auto"/>
                  <w:left w:val="single" w:sz="4" w:space="0" w:color="auto"/>
                  <w:bottom w:val="single" w:sz="4" w:space="0" w:color="auto"/>
                  <w:right w:val="single" w:sz="4" w:space="0" w:color="auto"/>
                </w:tcBorders>
              </w:tcPr>
            </w:tcPrChange>
          </w:tcPr>
          <w:p w14:paraId="6BF8A711" w14:textId="77777777" w:rsidR="002F4799" w:rsidRPr="00186BD2" w:rsidRDefault="002F4799">
            <w:pPr>
              <w:spacing w:after="0" w:line="276" w:lineRule="auto"/>
              <w:rPr>
                <w:rFonts w:ascii="Times New Roman" w:hAnsi="Times New Roman" w:cs="Times New Roman"/>
                <w:sz w:val="24"/>
                <w:szCs w:val="24"/>
              </w:rPr>
              <w:pPrChange w:id="3594" w:author="Mohammad Nayeem Hasan" w:date="2022-11-03T22:34:00Z">
                <w:pPr>
                  <w:spacing w:after="0" w:line="240" w:lineRule="auto"/>
                </w:pPr>
              </w:pPrChange>
            </w:pPr>
          </w:p>
        </w:tc>
        <w:tc>
          <w:tcPr>
            <w:tcW w:w="577" w:type="pct"/>
            <w:tcBorders>
              <w:top w:val="single" w:sz="4" w:space="0" w:color="auto"/>
              <w:left w:val="single" w:sz="4" w:space="0" w:color="auto"/>
              <w:bottom w:val="single" w:sz="4" w:space="0" w:color="auto"/>
              <w:right w:val="single" w:sz="4" w:space="0" w:color="auto"/>
            </w:tcBorders>
            <w:hideMark/>
            <w:tcPrChange w:id="3595" w:author="Mohammad Nayeem Hasan [2]" w:date="2023-03-01T23:41:00Z">
              <w:tcPr>
                <w:tcW w:w="1009" w:type="pct"/>
                <w:gridSpan w:val="4"/>
                <w:tcBorders>
                  <w:top w:val="single" w:sz="4" w:space="0" w:color="auto"/>
                  <w:left w:val="single" w:sz="4" w:space="0" w:color="auto"/>
                  <w:bottom w:val="single" w:sz="4" w:space="0" w:color="auto"/>
                  <w:right w:val="single" w:sz="4" w:space="0" w:color="auto"/>
                </w:tcBorders>
                <w:hideMark/>
              </w:tcPr>
            </w:tcPrChange>
          </w:tcPr>
          <w:p w14:paraId="3D2E2984" w14:textId="77777777" w:rsidR="002F4799" w:rsidRPr="00186BD2" w:rsidRDefault="002F4799">
            <w:pPr>
              <w:spacing w:after="0" w:line="276" w:lineRule="auto"/>
              <w:rPr>
                <w:rFonts w:ascii="Times New Roman" w:hAnsi="Times New Roman" w:cs="Times New Roman"/>
                <w:b/>
                <w:bCs/>
                <w:sz w:val="24"/>
                <w:szCs w:val="24"/>
              </w:rPr>
              <w:pPrChange w:id="3596" w:author="Mohammad Nayeem Hasan" w:date="2022-11-03T22:34:00Z">
                <w:pPr>
                  <w:spacing w:after="0" w:line="240" w:lineRule="auto"/>
                  <w:jc w:val="center"/>
                </w:pPr>
              </w:pPrChange>
            </w:pPr>
            <w:r w:rsidRPr="00186BD2">
              <w:rPr>
                <w:rFonts w:ascii="Times New Roman" w:hAnsi="Times New Roman" w:cs="Times New Roman"/>
                <w:b/>
                <w:bCs/>
                <w:sz w:val="24"/>
                <w:szCs w:val="24"/>
              </w:rPr>
              <w:t>tau</w:t>
            </w:r>
          </w:p>
        </w:tc>
        <w:tc>
          <w:tcPr>
            <w:tcW w:w="997" w:type="pct"/>
            <w:tcBorders>
              <w:top w:val="single" w:sz="4" w:space="0" w:color="auto"/>
              <w:left w:val="single" w:sz="4" w:space="0" w:color="auto"/>
              <w:bottom w:val="single" w:sz="4" w:space="0" w:color="auto"/>
              <w:right w:val="single" w:sz="4" w:space="0" w:color="auto"/>
            </w:tcBorders>
            <w:hideMark/>
            <w:tcPrChange w:id="3597" w:author="Mohammad Nayeem Hasan [2]" w:date="2023-03-01T23:41:00Z">
              <w:tcPr>
                <w:tcW w:w="997" w:type="pct"/>
                <w:tcBorders>
                  <w:top w:val="single" w:sz="4" w:space="0" w:color="auto"/>
                  <w:left w:val="single" w:sz="4" w:space="0" w:color="auto"/>
                  <w:bottom w:val="single" w:sz="4" w:space="0" w:color="auto"/>
                  <w:right w:val="single" w:sz="4" w:space="0" w:color="auto"/>
                </w:tcBorders>
                <w:hideMark/>
              </w:tcPr>
            </w:tcPrChange>
          </w:tcPr>
          <w:p w14:paraId="2EFB8DFD" w14:textId="77777777" w:rsidR="002F4799" w:rsidRPr="00186BD2" w:rsidRDefault="002F4799">
            <w:pPr>
              <w:spacing w:after="0" w:line="276" w:lineRule="auto"/>
              <w:rPr>
                <w:rFonts w:ascii="Times New Roman" w:hAnsi="Times New Roman" w:cs="Times New Roman"/>
                <w:b/>
                <w:bCs/>
                <w:sz w:val="24"/>
                <w:szCs w:val="24"/>
              </w:rPr>
              <w:pPrChange w:id="3598" w:author="Mohammad Nayeem Hasan" w:date="2022-11-03T22:34:00Z">
                <w:pPr>
                  <w:spacing w:after="0" w:line="240" w:lineRule="auto"/>
                  <w:jc w:val="center"/>
                </w:pPr>
              </w:pPrChange>
            </w:pPr>
            <w:r w:rsidRPr="00186BD2">
              <w:rPr>
                <w:rFonts w:ascii="Times New Roman" w:hAnsi="Times New Roman" w:cs="Times New Roman"/>
                <w:b/>
                <w:bCs/>
                <w:sz w:val="24"/>
                <w:szCs w:val="24"/>
              </w:rPr>
              <w:t xml:space="preserve">P </w:t>
            </w:r>
          </w:p>
        </w:tc>
        <w:tc>
          <w:tcPr>
            <w:tcW w:w="705" w:type="pct"/>
            <w:tcBorders>
              <w:top w:val="single" w:sz="4" w:space="0" w:color="auto"/>
              <w:left w:val="single" w:sz="4" w:space="0" w:color="auto"/>
              <w:bottom w:val="single" w:sz="4" w:space="0" w:color="auto"/>
              <w:right w:val="single" w:sz="4" w:space="0" w:color="auto"/>
            </w:tcBorders>
            <w:tcPrChange w:id="3599" w:author="Mohammad Nayeem Hasan [2]" w:date="2023-03-01T23:41:00Z">
              <w:tcPr>
                <w:tcW w:w="705" w:type="pct"/>
                <w:gridSpan w:val="4"/>
                <w:tcBorders>
                  <w:top w:val="single" w:sz="4" w:space="0" w:color="auto"/>
                  <w:left w:val="single" w:sz="4" w:space="0" w:color="auto"/>
                  <w:bottom w:val="single" w:sz="4" w:space="0" w:color="auto"/>
                  <w:right w:val="single" w:sz="4" w:space="0" w:color="auto"/>
                </w:tcBorders>
              </w:tcPr>
            </w:tcPrChange>
          </w:tcPr>
          <w:p w14:paraId="412724FD" w14:textId="69E4CFE9" w:rsidR="002F4799" w:rsidRPr="00186BD2" w:rsidRDefault="00240C7A" w:rsidP="002F4799">
            <w:pPr>
              <w:spacing w:after="0" w:line="276" w:lineRule="auto"/>
              <w:rPr>
                <w:rFonts w:ascii="Times New Roman" w:hAnsi="Times New Roman" w:cs="Times New Roman"/>
                <w:b/>
                <w:bCs/>
                <w:sz w:val="24"/>
                <w:szCs w:val="24"/>
              </w:rPr>
            </w:pPr>
            <w:ins w:id="3600" w:author="Mohammad Nayeem Hasan" w:date="2022-11-24T14:00:00Z">
              <w:r w:rsidRPr="00186BD2">
                <w:rPr>
                  <w:rFonts w:ascii="Times New Roman" w:hAnsi="Times New Roman" w:cs="Times New Roman"/>
                  <w:b/>
                  <w:bCs/>
                  <w:sz w:val="24"/>
                  <w:szCs w:val="24"/>
                </w:rPr>
                <w:t>T</w:t>
              </w:r>
              <w:r w:rsidR="002F4799" w:rsidRPr="00186BD2">
                <w:rPr>
                  <w:rFonts w:ascii="Times New Roman" w:hAnsi="Times New Roman" w:cs="Times New Roman"/>
                  <w:b/>
                  <w:bCs/>
                  <w:sz w:val="24"/>
                  <w:szCs w:val="24"/>
                </w:rPr>
                <w:t>au</w:t>
              </w:r>
            </w:ins>
          </w:p>
        </w:tc>
        <w:tc>
          <w:tcPr>
            <w:tcW w:w="606" w:type="pct"/>
            <w:tcBorders>
              <w:top w:val="single" w:sz="4" w:space="0" w:color="auto"/>
              <w:left w:val="single" w:sz="4" w:space="0" w:color="auto"/>
              <w:bottom w:val="single" w:sz="4" w:space="0" w:color="auto"/>
              <w:right w:val="single" w:sz="4" w:space="0" w:color="auto"/>
            </w:tcBorders>
            <w:tcPrChange w:id="3601" w:author="Mohammad Nayeem Hasan [2]" w:date="2023-03-01T23:41:00Z">
              <w:tcPr>
                <w:tcW w:w="606" w:type="pct"/>
                <w:tcBorders>
                  <w:top w:val="single" w:sz="4" w:space="0" w:color="auto"/>
                  <w:left w:val="single" w:sz="4" w:space="0" w:color="auto"/>
                  <w:bottom w:val="single" w:sz="4" w:space="0" w:color="auto"/>
                  <w:right w:val="single" w:sz="4" w:space="0" w:color="auto"/>
                </w:tcBorders>
              </w:tcPr>
            </w:tcPrChange>
          </w:tcPr>
          <w:p w14:paraId="0269D4D1" w14:textId="24A0AD21" w:rsidR="002F4799" w:rsidRPr="00186BD2" w:rsidRDefault="002F4799" w:rsidP="002F4799">
            <w:pPr>
              <w:spacing w:after="0" w:line="276" w:lineRule="auto"/>
              <w:rPr>
                <w:rFonts w:ascii="Times New Roman" w:hAnsi="Times New Roman" w:cs="Times New Roman"/>
                <w:b/>
                <w:bCs/>
                <w:sz w:val="24"/>
                <w:szCs w:val="24"/>
              </w:rPr>
            </w:pPr>
            <w:ins w:id="3602" w:author="Mohammad Nayeem Hasan" w:date="2022-11-24T14:00:00Z">
              <w:r w:rsidRPr="00186BD2">
                <w:rPr>
                  <w:rFonts w:ascii="Times New Roman" w:hAnsi="Times New Roman" w:cs="Times New Roman"/>
                  <w:b/>
                  <w:bCs/>
                  <w:sz w:val="24"/>
                  <w:szCs w:val="24"/>
                </w:rPr>
                <w:t xml:space="preserve">P </w:t>
              </w:r>
            </w:ins>
          </w:p>
        </w:tc>
      </w:tr>
      <w:tr w:rsidR="001E09DD" w:rsidRPr="00186BD2" w14:paraId="6287E9F4" w14:textId="49C823AE" w:rsidTr="001E09DD">
        <w:tc>
          <w:tcPr>
            <w:tcW w:w="2115" w:type="pct"/>
            <w:tcBorders>
              <w:top w:val="single" w:sz="4" w:space="0" w:color="auto"/>
              <w:left w:val="single" w:sz="4" w:space="0" w:color="auto"/>
              <w:bottom w:val="single" w:sz="4" w:space="0" w:color="auto"/>
              <w:right w:val="single" w:sz="4" w:space="0" w:color="auto"/>
            </w:tcBorders>
            <w:hideMark/>
            <w:tcPrChange w:id="3603" w:author="Mohammad Nayeem Hasan [2]" w:date="2023-03-01T23:41:00Z">
              <w:tcPr>
                <w:tcW w:w="1683" w:type="pct"/>
                <w:gridSpan w:val="2"/>
                <w:tcBorders>
                  <w:top w:val="single" w:sz="4" w:space="0" w:color="auto"/>
                  <w:left w:val="single" w:sz="4" w:space="0" w:color="auto"/>
                  <w:bottom w:val="single" w:sz="4" w:space="0" w:color="auto"/>
                  <w:right w:val="single" w:sz="4" w:space="0" w:color="auto"/>
                </w:tcBorders>
                <w:hideMark/>
              </w:tcPr>
            </w:tcPrChange>
          </w:tcPr>
          <w:p w14:paraId="4EB1F6C3" w14:textId="79E4F691" w:rsidR="002F4799" w:rsidRPr="00186BD2" w:rsidRDefault="002F4799">
            <w:pPr>
              <w:spacing w:after="0" w:line="276" w:lineRule="auto"/>
              <w:rPr>
                <w:rFonts w:ascii="Times New Roman" w:hAnsi="Times New Roman" w:cs="Times New Roman"/>
                <w:sz w:val="24"/>
                <w:szCs w:val="24"/>
              </w:rPr>
              <w:pPrChange w:id="3604" w:author="Mohammad Nayeem Hasan" w:date="2022-11-03T22:34:00Z">
                <w:pPr>
                  <w:spacing w:after="0" w:line="240" w:lineRule="auto"/>
                </w:pPr>
              </w:pPrChange>
            </w:pPr>
          </w:p>
        </w:tc>
        <w:tc>
          <w:tcPr>
            <w:tcW w:w="577" w:type="pct"/>
            <w:tcBorders>
              <w:top w:val="single" w:sz="4" w:space="0" w:color="auto"/>
              <w:left w:val="single" w:sz="4" w:space="0" w:color="auto"/>
              <w:bottom w:val="single" w:sz="4" w:space="0" w:color="auto"/>
              <w:right w:val="single" w:sz="4" w:space="0" w:color="auto"/>
            </w:tcBorders>
            <w:hideMark/>
            <w:tcPrChange w:id="3605" w:author="Mohammad Nayeem Hasan [2]" w:date="2023-03-01T23:41:00Z">
              <w:tcPr>
                <w:tcW w:w="1009" w:type="pct"/>
                <w:gridSpan w:val="4"/>
                <w:tcBorders>
                  <w:top w:val="single" w:sz="4" w:space="0" w:color="auto"/>
                  <w:left w:val="single" w:sz="4" w:space="0" w:color="auto"/>
                  <w:bottom w:val="single" w:sz="4" w:space="0" w:color="auto"/>
                  <w:right w:val="single" w:sz="4" w:space="0" w:color="auto"/>
                </w:tcBorders>
                <w:hideMark/>
              </w:tcPr>
            </w:tcPrChange>
          </w:tcPr>
          <w:p w14:paraId="1C548908" w14:textId="337C061A" w:rsidR="002F4799" w:rsidRPr="00186BD2" w:rsidRDefault="002F4799">
            <w:pPr>
              <w:spacing w:after="0" w:line="276" w:lineRule="auto"/>
              <w:rPr>
                <w:rFonts w:ascii="Times New Roman" w:hAnsi="Times New Roman" w:cs="Times New Roman"/>
                <w:sz w:val="24"/>
                <w:szCs w:val="24"/>
              </w:rPr>
              <w:pPrChange w:id="3606" w:author="Mohammad Nayeem Hasan" w:date="2022-11-03T22:34:00Z">
                <w:pPr>
                  <w:spacing w:after="0" w:line="240" w:lineRule="auto"/>
                  <w:jc w:val="center"/>
                </w:pPr>
              </w:pPrChange>
            </w:pPr>
            <w:r w:rsidRPr="00186BD2">
              <w:rPr>
                <w:rFonts w:ascii="Times New Roman" w:hAnsi="Times New Roman" w:cs="Times New Roman"/>
                <w:sz w:val="24"/>
                <w:szCs w:val="24"/>
              </w:rPr>
              <w:t>0.</w:t>
            </w:r>
            <w:ins w:id="3607" w:author="Mohammad Nayeem Hasan [2]" w:date="2023-03-04T02:56:00Z">
              <w:r w:rsidR="00240C7A">
                <w:rPr>
                  <w:rFonts w:ascii="Times New Roman" w:hAnsi="Times New Roman" w:cs="Times New Roman"/>
                  <w:sz w:val="24"/>
                  <w:szCs w:val="24"/>
                </w:rPr>
                <w:t>27</w:t>
              </w:r>
            </w:ins>
            <w:del w:id="3608" w:author="Mohammad Nayeem Hasan [2]" w:date="2023-03-02T01:36:00Z">
              <w:r w:rsidRPr="00186BD2" w:rsidDel="00C90390">
                <w:rPr>
                  <w:rFonts w:ascii="Times New Roman" w:hAnsi="Times New Roman" w:cs="Times New Roman"/>
                  <w:sz w:val="24"/>
                  <w:szCs w:val="24"/>
                </w:rPr>
                <w:delText>26</w:delText>
              </w:r>
            </w:del>
          </w:p>
        </w:tc>
        <w:tc>
          <w:tcPr>
            <w:tcW w:w="997" w:type="pct"/>
            <w:tcBorders>
              <w:top w:val="single" w:sz="4" w:space="0" w:color="auto"/>
              <w:left w:val="single" w:sz="4" w:space="0" w:color="auto"/>
              <w:bottom w:val="single" w:sz="4" w:space="0" w:color="auto"/>
              <w:right w:val="single" w:sz="4" w:space="0" w:color="auto"/>
            </w:tcBorders>
            <w:hideMark/>
            <w:tcPrChange w:id="3609" w:author="Mohammad Nayeem Hasan [2]" w:date="2023-03-01T23:41:00Z">
              <w:tcPr>
                <w:tcW w:w="997" w:type="pct"/>
                <w:tcBorders>
                  <w:top w:val="single" w:sz="4" w:space="0" w:color="auto"/>
                  <w:left w:val="single" w:sz="4" w:space="0" w:color="auto"/>
                  <w:bottom w:val="single" w:sz="4" w:space="0" w:color="auto"/>
                  <w:right w:val="single" w:sz="4" w:space="0" w:color="auto"/>
                </w:tcBorders>
                <w:hideMark/>
              </w:tcPr>
            </w:tcPrChange>
          </w:tcPr>
          <w:p w14:paraId="7219CAD9" w14:textId="77777777" w:rsidR="002F4799" w:rsidRPr="00186BD2" w:rsidRDefault="002F4799">
            <w:pPr>
              <w:spacing w:after="0" w:line="276" w:lineRule="auto"/>
              <w:rPr>
                <w:rFonts w:ascii="Times New Roman" w:hAnsi="Times New Roman" w:cs="Times New Roman"/>
                <w:sz w:val="24"/>
                <w:szCs w:val="24"/>
              </w:rPr>
              <w:pPrChange w:id="3610" w:author="Mohammad Nayeem Hasan" w:date="2022-11-03T22:34:00Z">
                <w:pPr>
                  <w:spacing w:after="0" w:line="240" w:lineRule="auto"/>
                  <w:jc w:val="center"/>
                </w:pPr>
              </w:pPrChange>
            </w:pPr>
            <w:r w:rsidRPr="00186BD2">
              <w:rPr>
                <w:rFonts w:ascii="Times New Roman" w:hAnsi="Times New Roman" w:cs="Times New Roman"/>
                <w:sz w:val="24"/>
                <w:szCs w:val="24"/>
              </w:rPr>
              <w:t>&lt;0.001</w:t>
            </w:r>
          </w:p>
        </w:tc>
        <w:tc>
          <w:tcPr>
            <w:tcW w:w="705" w:type="pct"/>
            <w:tcBorders>
              <w:top w:val="single" w:sz="4" w:space="0" w:color="auto"/>
              <w:left w:val="single" w:sz="4" w:space="0" w:color="auto"/>
              <w:bottom w:val="single" w:sz="4" w:space="0" w:color="auto"/>
              <w:right w:val="single" w:sz="4" w:space="0" w:color="auto"/>
            </w:tcBorders>
            <w:tcPrChange w:id="3611" w:author="Mohammad Nayeem Hasan [2]" w:date="2023-03-01T23:41:00Z">
              <w:tcPr>
                <w:tcW w:w="705" w:type="pct"/>
                <w:gridSpan w:val="4"/>
                <w:tcBorders>
                  <w:top w:val="single" w:sz="4" w:space="0" w:color="auto"/>
                  <w:left w:val="single" w:sz="4" w:space="0" w:color="auto"/>
                  <w:bottom w:val="single" w:sz="4" w:space="0" w:color="auto"/>
                  <w:right w:val="single" w:sz="4" w:space="0" w:color="auto"/>
                </w:tcBorders>
              </w:tcPr>
            </w:tcPrChange>
          </w:tcPr>
          <w:p w14:paraId="23D69B10" w14:textId="3AC99FFD" w:rsidR="002F4799" w:rsidRPr="00186BD2" w:rsidRDefault="00912588" w:rsidP="002F4799">
            <w:pPr>
              <w:spacing w:after="0" w:line="276" w:lineRule="auto"/>
              <w:rPr>
                <w:rFonts w:ascii="Times New Roman" w:hAnsi="Times New Roman" w:cs="Times New Roman"/>
                <w:sz w:val="24"/>
                <w:szCs w:val="24"/>
              </w:rPr>
            </w:pPr>
            <w:ins w:id="3612" w:author="Mohammad Nayeem Hasan" w:date="2022-11-24T14:01:00Z">
              <w:r w:rsidRPr="00912588">
                <w:rPr>
                  <w:rFonts w:ascii="Times New Roman" w:hAnsi="Times New Roman" w:cs="Times New Roman"/>
                  <w:sz w:val="24"/>
                  <w:szCs w:val="24"/>
                </w:rPr>
                <w:t>0.</w:t>
              </w:r>
            </w:ins>
            <w:ins w:id="3613" w:author="Mohammad Nayeem Hasan [2]" w:date="2023-03-04T02:56:00Z">
              <w:r w:rsidR="00240C7A">
                <w:rPr>
                  <w:rFonts w:ascii="Times New Roman" w:hAnsi="Times New Roman" w:cs="Times New Roman"/>
                  <w:sz w:val="24"/>
                  <w:szCs w:val="24"/>
                </w:rPr>
                <w:t>41</w:t>
              </w:r>
            </w:ins>
            <w:ins w:id="3614" w:author="Mohammad Nayeem Hasan" w:date="2022-11-24T14:01:00Z">
              <w:del w:id="3615" w:author="Mohammad Nayeem Hasan [2]" w:date="2023-03-02T01:36:00Z">
                <w:r w:rsidRPr="00912588" w:rsidDel="00271775">
                  <w:rPr>
                    <w:rFonts w:ascii="Times New Roman" w:hAnsi="Times New Roman" w:cs="Times New Roman"/>
                    <w:sz w:val="24"/>
                    <w:szCs w:val="24"/>
                  </w:rPr>
                  <w:delText>36</w:delText>
                </w:r>
              </w:del>
            </w:ins>
          </w:p>
        </w:tc>
        <w:tc>
          <w:tcPr>
            <w:tcW w:w="606" w:type="pct"/>
            <w:tcBorders>
              <w:top w:val="single" w:sz="4" w:space="0" w:color="auto"/>
              <w:left w:val="single" w:sz="4" w:space="0" w:color="auto"/>
              <w:bottom w:val="single" w:sz="4" w:space="0" w:color="auto"/>
              <w:right w:val="single" w:sz="4" w:space="0" w:color="auto"/>
            </w:tcBorders>
            <w:tcPrChange w:id="3616" w:author="Mohammad Nayeem Hasan [2]" w:date="2023-03-01T23:41:00Z">
              <w:tcPr>
                <w:tcW w:w="606" w:type="pct"/>
                <w:tcBorders>
                  <w:top w:val="single" w:sz="4" w:space="0" w:color="auto"/>
                  <w:left w:val="single" w:sz="4" w:space="0" w:color="auto"/>
                  <w:bottom w:val="single" w:sz="4" w:space="0" w:color="auto"/>
                  <w:right w:val="single" w:sz="4" w:space="0" w:color="auto"/>
                </w:tcBorders>
              </w:tcPr>
            </w:tcPrChange>
          </w:tcPr>
          <w:p w14:paraId="1E0DA4A7" w14:textId="06A6AD39" w:rsidR="002F4799" w:rsidRPr="00186BD2" w:rsidRDefault="002F4799" w:rsidP="002F4799">
            <w:pPr>
              <w:spacing w:after="0" w:line="276" w:lineRule="auto"/>
              <w:rPr>
                <w:rFonts w:ascii="Times New Roman" w:hAnsi="Times New Roman" w:cs="Times New Roman"/>
                <w:sz w:val="24"/>
                <w:szCs w:val="24"/>
              </w:rPr>
            </w:pPr>
            <w:ins w:id="3617" w:author="Mohammad Nayeem Hasan" w:date="2022-11-24T14:00:00Z">
              <w:r w:rsidRPr="00186BD2">
                <w:rPr>
                  <w:rFonts w:ascii="Times New Roman" w:hAnsi="Times New Roman" w:cs="Times New Roman"/>
                  <w:sz w:val="24"/>
                  <w:szCs w:val="24"/>
                </w:rPr>
                <w:t>&lt;0.001</w:t>
              </w:r>
            </w:ins>
          </w:p>
        </w:tc>
      </w:tr>
      <w:tr w:rsidR="001E09DD" w:rsidRPr="00186BD2" w14:paraId="3A6EC074" w14:textId="457E784B" w:rsidTr="001E09DD">
        <w:trPr>
          <w:trHeight w:val="547"/>
          <w:trPrChange w:id="3618" w:author="Mohammad Nayeem Hasan [2]" w:date="2023-03-01T23:41:00Z">
            <w:trPr>
              <w:trHeight w:val="547"/>
            </w:trPr>
          </w:trPrChange>
        </w:trPr>
        <w:tc>
          <w:tcPr>
            <w:tcW w:w="2115" w:type="pct"/>
            <w:tcBorders>
              <w:top w:val="single" w:sz="4" w:space="0" w:color="auto"/>
              <w:left w:val="single" w:sz="4" w:space="0" w:color="auto"/>
              <w:bottom w:val="single" w:sz="4" w:space="0" w:color="auto"/>
              <w:right w:val="single" w:sz="4" w:space="0" w:color="auto"/>
            </w:tcBorders>
            <w:tcPrChange w:id="3619" w:author="Mohammad Nayeem Hasan [2]" w:date="2023-03-01T23:41:00Z">
              <w:tcPr>
                <w:tcW w:w="1683" w:type="pct"/>
                <w:gridSpan w:val="2"/>
                <w:tcBorders>
                  <w:top w:val="single" w:sz="4" w:space="0" w:color="auto"/>
                  <w:left w:val="single" w:sz="4" w:space="0" w:color="auto"/>
                  <w:bottom w:val="single" w:sz="4" w:space="0" w:color="auto"/>
                  <w:right w:val="single" w:sz="4" w:space="0" w:color="auto"/>
                </w:tcBorders>
              </w:tcPr>
            </w:tcPrChange>
          </w:tcPr>
          <w:p w14:paraId="48CB546D" w14:textId="77777777" w:rsidR="002F4799" w:rsidRPr="00186BD2" w:rsidRDefault="002F4799">
            <w:pPr>
              <w:spacing w:after="0" w:line="276" w:lineRule="auto"/>
              <w:rPr>
                <w:rFonts w:ascii="Times New Roman" w:hAnsi="Times New Roman" w:cs="Times New Roman"/>
                <w:i/>
                <w:iCs/>
                <w:sz w:val="24"/>
                <w:szCs w:val="24"/>
              </w:rPr>
              <w:pPrChange w:id="3620" w:author="Mohammad Nayeem Hasan" w:date="2022-11-03T22:34:00Z">
                <w:pPr>
                  <w:spacing w:after="0" w:line="240" w:lineRule="auto"/>
                </w:pPr>
              </w:pPrChange>
            </w:pPr>
          </w:p>
          <w:p w14:paraId="3B72B3F6" w14:textId="77777777" w:rsidR="002F4799" w:rsidRPr="00186BD2" w:rsidRDefault="002F4799">
            <w:pPr>
              <w:spacing w:after="0" w:line="276" w:lineRule="auto"/>
              <w:rPr>
                <w:rFonts w:ascii="Times New Roman" w:hAnsi="Times New Roman" w:cs="Times New Roman"/>
                <w:i/>
                <w:iCs/>
                <w:sz w:val="24"/>
                <w:szCs w:val="24"/>
              </w:rPr>
              <w:pPrChange w:id="3621" w:author="Mohammad Nayeem Hasan" w:date="2022-11-03T22:34:00Z">
                <w:pPr>
                  <w:spacing w:after="0" w:line="240" w:lineRule="auto"/>
                </w:pPr>
              </w:pPrChange>
            </w:pPr>
            <w:r w:rsidRPr="00186BD2">
              <w:rPr>
                <w:rFonts w:ascii="Times New Roman" w:hAnsi="Times New Roman" w:cs="Times New Roman"/>
                <w:i/>
                <w:iCs/>
                <w:sz w:val="24"/>
                <w:szCs w:val="24"/>
              </w:rPr>
              <w:t xml:space="preserve">Sen’s slop test </w:t>
            </w:r>
          </w:p>
        </w:tc>
        <w:tc>
          <w:tcPr>
            <w:tcW w:w="577" w:type="pct"/>
            <w:tcBorders>
              <w:top w:val="single" w:sz="4" w:space="0" w:color="auto"/>
              <w:left w:val="single" w:sz="4" w:space="0" w:color="auto"/>
              <w:bottom w:val="single" w:sz="4" w:space="0" w:color="auto"/>
              <w:right w:val="single" w:sz="4" w:space="0" w:color="auto"/>
            </w:tcBorders>
            <w:tcPrChange w:id="3622" w:author="Mohammad Nayeem Hasan [2]" w:date="2023-03-01T23:41:00Z">
              <w:tcPr>
                <w:tcW w:w="1009" w:type="pct"/>
                <w:gridSpan w:val="4"/>
                <w:tcBorders>
                  <w:top w:val="single" w:sz="4" w:space="0" w:color="auto"/>
                  <w:left w:val="single" w:sz="4" w:space="0" w:color="auto"/>
                  <w:bottom w:val="single" w:sz="4" w:space="0" w:color="auto"/>
                  <w:right w:val="single" w:sz="4" w:space="0" w:color="auto"/>
                </w:tcBorders>
              </w:tcPr>
            </w:tcPrChange>
          </w:tcPr>
          <w:p w14:paraId="631B2DA1" w14:textId="77777777" w:rsidR="002F4799" w:rsidRDefault="002F4799" w:rsidP="002F4799">
            <w:pPr>
              <w:rPr>
                <w:rFonts w:ascii="Times New Roman" w:hAnsi="Times New Roman" w:cs="Times New Roman"/>
                <w:i/>
                <w:iCs/>
                <w:sz w:val="24"/>
                <w:szCs w:val="24"/>
              </w:rPr>
            </w:pPr>
          </w:p>
          <w:p w14:paraId="45E5CF19" w14:textId="77777777" w:rsidR="002F4799" w:rsidRPr="00186BD2" w:rsidRDefault="002F4799" w:rsidP="002F4799">
            <w:pPr>
              <w:spacing w:after="0" w:line="276" w:lineRule="auto"/>
              <w:rPr>
                <w:rFonts w:ascii="Times New Roman" w:hAnsi="Times New Roman" w:cs="Times New Roman"/>
                <w:i/>
                <w:iCs/>
                <w:sz w:val="24"/>
                <w:szCs w:val="24"/>
              </w:rPr>
            </w:pPr>
          </w:p>
        </w:tc>
        <w:tc>
          <w:tcPr>
            <w:tcW w:w="997" w:type="pct"/>
            <w:tcBorders>
              <w:top w:val="single" w:sz="4" w:space="0" w:color="auto"/>
              <w:left w:val="single" w:sz="4" w:space="0" w:color="auto"/>
              <w:bottom w:val="single" w:sz="4" w:space="0" w:color="auto"/>
              <w:right w:val="single" w:sz="4" w:space="0" w:color="auto"/>
            </w:tcBorders>
            <w:tcPrChange w:id="3623" w:author="Mohammad Nayeem Hasan [2]" w:date="2023-03-01T23:41:00Z">
              <w:tcPr>
                <w:tcW w:w="997" w:type="pct"/>
                <w:tcBorders>
                  <w:top w:val="single" w:sz="4" w:space="0" w:color="auto"/>
                  <w:left w:val="single" w:sz="4" w:space="0" w:color="auto"/>
                  <w:bottom w:val="single" w:sz="4" w:space="0" w:color="auto"/>
                  <w:right w:val="single" w:sz="4" w:space="0" w:color="auto"/>
                </w:tcBorders>
              </w:tcPr>
            </w:tcPrChange>
          </w:tcPr>
          <w:p w14:paraId="6D2B0BB4" w14:textId="77777777" w:rsidR="002F4799" w:rsidRDefault="002F4799" w:rsidP="002F4799">
            <w:pPr>
              <w:rPr>
                <w:rFonts w:ascii="Times New Roman" w:hAnsi="Times New Roman" w:cs="Times New Roman"/>
                <w:i/>
                <w:iCs/>
                <w:sz w:val="24"/>
                <w:szCs w:val="24"/>
              </w:rPr>
            </w:pPr>
          </w:p>
          <w:p w14:paraId="0C8D955C" w14:textId="77777777" w:rsidR="002F4799" w:rsidRPr="00186BD2" w:rsidRDefault="002F4799" w:rsidP="002F4799">
            <w:pPr>
              <w:spacing w:after="0" w:line="276" w:lineRule="auto"/>
              <w:rPr>
                <w:rFonts w:ascii="Times New Roman" w:hAnsi="Times New Roman" w:cs="Times New Roman"/>
                <w:i/>
                <w:iCs/>
                <w:sz w:val="24"/>
                <w:szCs w:val="24"/>
              </w:rPr>
            </w:pPr>
          </w:p>
        </w:tc>
        <w:tc>
          <w:tcPr>
            <w:tcW w:w="705" w:type="pct"/>
            <w:tcBorders>
              <w:top w:val="single" w:sz="4" w:space="0" w:color="auto"/>
              <w:left w:val="single" w:sz="4" w:space="0" w:color="auto"/>
              <w:bottom w:val="single" w:sz="4" w:space="0" w:color="auto"/>
              <w:right w:val="single" w:sz="4" w:space="0" w:color="auto"/>
            </w:tcBorders>
            <w:tcPrChange w:id="3624" w:author="Mohammad Nayeem Hasan [2]" w:date="2023-03-01T23:41:00Z">
              <w:tcPr>
                <w:tcW w:w="705" w:type="pct"/>
                <w:gridSpan w:val="4"/>
                <w:tcBorders>
                  <w:top w:val="single" w:sz="4" w:space="0" w:color="auto"/>
                  <w:left w:val="single" w:sz="4" w:space="0" w:color="auto"/>
                  <w:bottom w:val="single" w:sz="4" w:space="0" w:color="auto"/>
                  <w:right w:val="single" w:sz="4" w:space="0" w:color="auto"/>
                </w:tcBorders>
              </w:tcPr>
            </w:tcPrChange>
          </w:tcPr>
          <w:p w14:paraId="70B06D99" w14:textId="77777777" w:rsidR="002F4799" w:rsidRDefault="002F4799" w:rsidP="002F4799">
            <w:pPr>
              <w:rPr>
                <w:ins w:id="3625" w:author="Mohammad Nayeem Hasan" w:date="2022-11-24T14:00:00Z"/>
                <w:rFonts w:ascii="Times New Roman" w:hAnsi="Times New Roman" w:cs="Times New Roman"/>
                <w:i/>
                <w:iCs/>
                <w:sz w:val="24"/>
                <w:szCs w:val="24"/>
              </w:rPr>
            </w:pPr>
          </w:p>
          <w:p w14:paraId="1EC172EC" w14:textId="43500A85" w:rsidR="002F4799" w:rsidDel="00C46B18" w:rsidRDefault="002F4799" w:rsidP="002F4799">
            <w:pPr>
              <w:rPr>
                <w:del w:id="3626" w:author="Mohammad Nayeem Hasan" w:date="2022-11-24T14:00:00Z"/>
                <w:rFonts w:ascii="Times New Roman" w:hAnsi="Times New Roman" w:cs="Times New Roman"/>
                <w:i/>
                <w:iCs/>
                <w:sz w:val="24"/>
                <w:szCs w:val="24"/>
              </w:rPr>
            </w:pPr>
          </w:p>
          <w:p w14:paraId="4906A3A9" w14:textId="77777777" w:rsidR="002F4799" w:rsidRPr="00186BD2" w:rsidRDefault="002F4799" w:rsidP="002F4799">
            <w:pPr>
              <w:spacing w:after="0" w:line="276" w:lineRule="auto"/>
              <w:rPr>
                <w:rFonts w:ascii="Times New Roman" w:hAnsi="Times New Roman" w:cs="Times New Roman"/>
                <w:i/>
                <w:iCs/>
                <w:sz w:val="24"/>
                <w:szCs w:val="24"/>
              </w:rPr>
            </w:pPr>
          </w:p>
        </w:tc>
        <w:tc>
          <w:tcPr>
            <w:tcW w:w="606" w:type="pct"/>
            <w:tcBorders>
              <w:top w:val="single" w:sz="4" w:space="0" w:color="auto"/>
              <w:left w:val="single" w:sz="4" w:space="0" w:color="auto"/>
              <w:bottom w:val="single" w:sz="4" w:space="0" w:color="auto"/>
              <w:right w:val="single" w:sz="4" w:space="0" w:color="auto"/>
            </w:tcBorders>
            <w:tcPrChange w:id="3627" w:author="Mohammad Nayeem Hasan [2]" w:date="2023-03-01T23:41:00Z">
              <w:tcPr>
                <w:tcW w:w="606" w:type="pct"/>
                <w:tcBorders>
                  <w:top w:val="single" w:sz="4" w:space="0" w:color="auto"/>
                  <w:left w:val="single" w:sz="4" w:space="0" w:color="auto"/>
                  <w:bottom w:val="single" w:sz="4" w:space="0" w:color="auto"/>
                  <w:right w:val="single" w:sz="4" w:space="0" w:color="auto"/>
                </w:tcBorders>
              </w:tcPr>
            </w:tcPrChange>
          </w:tcPr>
          <w:p w14:paraId="5B367540" w14:textId="77777777" w:rsidR="002F4799" w:rsidRDefault="002F4799" w:rsidP="002F4799">
            <w:pPr>
              <w:rPr>
                <w:ins w:id="3628" w:author="Mohammad Nayeem Hasan" w:date="2022-11-24T14:00:00Z"/>
                <w:rFonts w:ascii="Times New Roman" w:hAnsi="Times New Roman" w:cs="Times New Roman"/>
                <w:i/>
                <w:iCs/>
                <w:sz w:val="24"/>
                <w:szCs w:val="24"/>
              </w:rPr>
            </w:pPr>
          </w:p>
          <w:p w14:paraId="7E1E8527" w14:textId="3B698C41" w:rsidR="002F4799" w:rsidDel="00C46B18" w:rsidRDefault="002F4799" w:rsidP="002F4799">
            <w:pPr>
              <w:rPr>
                <w:del w:id="3629" w:author="Mohammad Nayeem Hasan" w:date="2022-11-24T14:00:00Z"/>
                <w:rFonts w:ascii="Times New Roman" w:hAnsi="Times New Roman" w:cs="Times New Roman"/>
                <w:i/>
                <w:iCs/>
                <w:sz w:val="24"/>
                <w:szCs w:val="24"/>
              </w:rPr>
            </w:pPr>
          </w:p>
          <w:p w14:paraId="1FD9B5C2" w14:textId="77777777" w:rsidR="002F4799" w:rsidRPr="00186BD2" w:rsidRDefault="002F4799" w:rsidP="002F4799">
            <w:pPr>
              <w:spacing w:after="0" w:line="276" w:lineRule="auto"/>
              <w:rPr>
                <w:rFonts w:ascii="Times New Roman" w:hAnsi="Times New Roman" w:cs="Times New Roman"/>
                <w:i/>
                <w:iCs/>
                <w:sz w:val="24"/>
                <w:szCs w:val="24"/>
              </w:rPr>
            </w:pPr>
          </w:p>
        </w:tc>
      </w:tr>
      <w:tr w:rsidR="001E09DD" w:rsidRPr="00186BD2" w14:paraId="033E280B" w14:textId="63DAF06F" w:rsidTr="001E09DD">
        <w:tc>
          <w:tcPr>
            <w:tcW w:w="2115" w:type="pct"/>
            <w:tcBorders>
              <w:top w:val="single" w:sz="4" w:space="0" w:color="auto"/>
              <w:left w:val="single" w:sz="4" w:space="0" w:color="auto"/>
              <w:bottom w:val="single" w:sz="4" w:space="0" w:color="auto"/>
              <w:right w:val="single" w:sz="4" w:space="0" w:color="auto"/>
            </w:tcBorders>
            <w:tcPrChange w:id="3630" w:author="Mohammad Nayeem Hasan [2]" w:date="2023-03-01T23:41:00Z">
              <w:tcPr>
                <w:tcW w:w="1683" w:type="pct"/>
                <w:gridSpan w:val="2"/>
                <w:tcBorders>
                  <w:top w:val="single" w:sz="4" w:space="0" w:color="auto"/>
                  <w:left w:val="single" w:sz="4" w:space="0" w:color="auto"/>
                  <w:bottom w:val="single" w:sz="4" w:space="0" w:color="auto"/>
                  <w:right w:val="single" w:sz="4" w:space="0" w:color="auto"/>
                </w:tcBorders>
              </w:tcPr>
            </w:tcPrChange>
          </w:tcPr>
          <w:p w14:paraId="45DA050C" w14:textId="77777777" w:rsidR="002F4799" w:rsidRPr="00186BD2" w:rsidRDefault="002F4799">
            <w:pPr>
              <w:spacing w:after="0" w:line="276" w:lineRule="auto"/>
              <w:rPr>
                <w:rFonts w:ascii="Times New Roman" w:hAnsi="Times New Roman" w:cs="Times New Roman"/>
                <w:sz w:val="24"/>
                <w:szCs w:val="24"/>
              </w:rPr>
              <w:pPrChange w:id="3631" w:author="Mohammad Nayeem Hasan" w:date="2022-11-03T22:34:00Z">
                <w:pPr>
                  <w:spacing w:after="0" w:line="240" w:lineRule="auto"/>
                  <w:jc w:val="center"/>
                </w:pPr>
              </w:pPrChange>
            </w:pPr>
          </w:p>
        </w:tc>
        <w:tc>
          <w:tcPr>
            <w:tcW w:w="577" w:type="pct"/>
            <w:tcBorders>
              <w:top w:val="single" w:sz="4" w:space="0" w:color="auto"/>
              <w:left w:val="single" w:sz="4" w:space="0" w:color="auto"/>
              <w:bottom w:val="single" w:sz="4" w:space="0" w:color="auto"/>
              <w:right w:val="single" w:sz="4" w:space="0" w:color="auto"/>
            </w:tcBorders>
            <w:hideMark/>
            <w:tcPrChange w:id="3632" w:author="Mohammad Nayeem Hasan [2]" w:date="2023-03-01T23:41:00Z">
              <w:tcPr>
                <w:tcW w:w="1009" w:type="pct"/>
                <w:gridSpan w:val="4"/>
                <w:tcBorders>
                  <w:top w:val="single" w:sz="4" w:space="0" w:color="auto"/>
                  <w:left w:val="single" w:sz="4" w:space="0" w:color="auto"/>
                  <w:bottom w:val="single" w:sz="4" w:space="0" w:color="auto"/>
                  <w:right w:val="single" w:sz="4" w:space="0" w:color="auto"/>
                </w:tcBorders>
                <w:hideMark/>
              </w:tcPr>
            </w:tcPrChange>
          </w:tcPr>
          <w:p w14:paraId="58006E35" w14:textId="77777777" w:rsidR="002F4799" w:rsidRPr="00186BD2" w:rsidRDefault="002F4799">
            <w:pPr>
              <w:spacing w:after="0" w:line="276" w:lineRule="auto"/>
              <w:rPr>
                <w:rFonts w:ascii="Times New Roman" w:hAnsi="Times New Roman" w:cs="Times New Roman"/>
                <w:sz w:val="24"/>
                <w:szCs w:val="24"/>
              </w:rPr>
              <w:pPrChange w:id="3633" w:author="Mohammad Nayeem Hasan" w:date="2022-11-03T22:34:00Z">
                <w:pPr>
                  <w:spacing w:after="0" w:line="240" w:lineRule="auto"/>
                  <w:jc w:val="center"/>
                </w:pPr>
              </w:pPrChange>
            </w:pPr>
            <w:r w:rsidRPr="00186BD2">
              <w:rPr>
                <w:rFonts w:ascii="Times New Roman" w:hAnsi="Times New Roman" w:cs="Times New Roman"/>
                <w:sz w:val="24"/>
                <w:szCs w:val="24"/>
              </w:rPr>
              <w:t xml:space="preserve">Sen’s Slope </w:t>
            </w:r>
          </w:p>
        </w:tc>
        <w:tc>
          <w:tcPr>
            <w:tcW w:w="997" w:type="pct"/>
            <w:tcBorders>
              <w:top w:val="single" w:sz="4" w:space="0" w:color="auto"/>
              <w:left w:val="single" w:sz="4" w:space="0" w:color="auto"/>
              <w:bottom w:val="single" w:sz="4" w:space="0" w:color="auto"/>
              <w:right w:val="single" w:sz="4" w:space="0" w:color="auto"/>
            </w:tcBorders>
            <w:hideMark/>
            <w:tcPrChange w:id="3634" w:author="Mohammad Nayeem Hasan [2]" w:date="2023-03-01T23:41:00Z">
              <w:tcPr>
                <w:tcW w:w="997" w:type="pct"/>
                <w:tcBorders>
                  <w:top w:val="single" w:sz="4" w:space="0" w:color="auto"/>
                  <w:left w:val="single" w:sz="4" w:space="0" w:color="auto"/>
                  <w:bottom w:val="single" w:sz="4" w:space="0" w:color="auto"/>
                  <w:right w:val="single" w:sz="4" w:space="0" w:color="auto"/>
                </w:tcBorders>
                <w:hideMark/>
              </w:tcPr>
            </w:tcPrChange>
          </w:tcPr>
          <w:p w14:paraId="2390C0B8" w14:textId="77777777" w:rsidR="002F4799" w:rsidRPr="00186BD2" w:rsidRDefault="002F4799">
            <w:pPr>
              <w:tabs>
                <w:tab w:val="left" w:pos="1200"/>
              </w:tabs>
              <w:spacing w:after="0" w:line="276" w:lineRule="auto"/>
              <w:rPr>
                <w:rFonts w:ascii="Times New Roman" w:hAnsi="Times New Roman" w:cs="Times New Roman"/>
                <w:sz w:val="24"/>
                <w:szCs w:val="24"/>
              </w:rPr>
              <w:pPrChange w:id="3635" w:author="Mohammad Nayeem Hasan" w:date="2022-11-03T22:34:00Z">
                <w:pPr>
                  <w:tabs>
                    <w:tab w:val="left" w:pos="1200"/>
                  </w:tabs>
                  <w:spacing w:after="0" w:line="240" w:lineRule="auto"/>
                  <w:jc w:val="center"/>
                </w:pPr>
              </w:pPrChange>
            </w:pPr>
            <w:r w:rsidRPr="00186BD2">
              <w:rPr>
                <w:rFonts w:ascii="Times New Roman" w:hAnsi="Times New Roman" w:cs="Times New Roman"/>
                <w:sz w:val="24"/>
                <w:szCs w:val="24"/>
              </w:rPr>
              <w:t>95% CI</w:t>
            </w:r>
          </w:p>
        </w:tc>
        <w:tc>
          <w:tcPr>
            <w:tcW w:w="705" w:type="pct"/>
            <w:tcBorders>
              <w:top w:val="single" w:sz="4" w:space="0" w:color="auto"/>
              <w:left w:val="single" w:sz="4" w:space="0" w:color="auto"/>
              <w:bottom w:val="single" w:sz="4" w:space="0" w:color="auto"/>
              <w:right w:val="single" w:sz="4" w:space="0" w:color="auto"/>
            </w:tcBorders>
            <w:tcPrChange w:id="3636" w:author="Mohammad Nayeem Hasan [2]" w:date="2023-03-01T23:41:00Z">
              <w:tcPr>
                <w:tcW w:w="705" w:type="pct"/>
                <w:gridSpan w:val="4"/>
                <w:tcBorders>
                  <w:top w:val="single" w:sz="4" w:space="0" w:color="auto"/>
                  <w:left w:val="single" w:sz="4" w:space="0" w:color="auto"/>
                  <w:bottom w:val="single" w:sz="4" w:space="0" w:color="auto"/>
                  <w:right w:val="single" w:sz="4" w:space="0" w:color="auto"/>
                </w:tcBorders>
              </w:tcPr>
            </w:tcPrChange>
          </w:tcPr>
          <w:p w14:paraId="70820094" w14:textId="533CF7B5" w:rsidR="002F4799" w:rsidRPr="00186BD2" w:rsidRDefault="002F4799" w:rsidP="002F4799">
            <w:pPr>
              <w:tabs>
                <w:tab w:val="left" w:pos="1200"/>
              </w:tabs>
              <w:spacing w:after="0" w:line="276" w:lineRule="auto"/>
              <w:rPr>
                <w:rFonts w:ascii="Times New Roman" w:hAnsi="Times New Roman" w:cs="Times New Roman"/>
                <w:sz w:val="24"/>
                <w:szCs w:val="24"/>
              </w:rPr>
            </w:pPr>
            <w:ins w:id="3637" w:author="Mohammad Nayeem Hasan" w:date="2022-11-24T14:00:00Z">
              <w:r w:rsidRPr="00186BD2">
                <w:rPr>
                  <w:rFonts w:ascii="Times New Roman" w:hAnsi="Times New Roman" w:cs="Times New Roman"/>
                  <w:sz w:val="24"/>
                  <w:szCs w:val="24"/>
                </w:rPr>
                <w:t xml:space="preserve">Sen’s Slope </w:t>
              </w:r>
            </w:ins>
          </w:p>
        </w:tc>
        <w:tc>
          <w:tcPr>
            <w:tcW w:w="606" w:type="pct"/>
            <w:tcBorders>
              <w:top w:val="single" w:sz="4" w:space="0" w:color="auto"/>
              <w:left w:val="single" w:sz="4" w:space="0" w:color="auto"/>
              <w:bottom w:val="single" w:sz="4" w:space="0" w:color="auto"/>
              <w:right w:val="single" w:sz="4" w:space="0" w:color="auto"/>
            </w:tcBorders>
            <w:tcPrChange w:id="3638" w:author="Mohammad Nayeem Hasan [2]" w:date="2023-03-01T23:41:00Z">
              <w:tcPr>
                <w:tcW w:w="606" w:type="pct"/>
                <w:tcBorders>
                  <w:top w:val="single" w:sz="4" w:space="0" w:color="auto"/>
                  <w:left w:val="single" w:sz="4" w:space="0" w:color="auto"/>
                  <w:bottom w:val="single" w:sz="4" w:space="0" w:color="auto"/>
                  <w:right w:val="single" w:sz="4" w:space="0" w:color="auto"/>
                </w:tcBorders>
              </w:tcPr>
            </w:tcPrChange>
          </w:tcPr>
          <w:p w14:paraId="6146BB99" w14:textId="64F7C453" w:rsidR="002F4799" w:rsidRPr="00186BD2" w:rsidRDefault="002F4799" w:rsidP="002F4799">
            <w:pPr>
              <w:tabs>
                <w:tab w:val="left" w:pos="1200"/>
              </w:tabs>
              <w:spacing w:after="0" w:line="276" w:lineRule="auto"/>
              <w:rPr>
                <w:rFonts w:ascii="Times New Roman" w:hAnsi="Times New Roman" w:cs="Times New Roman"/>
                <w:sz w:val="24"/>
                <w:szCs w:val="24"/>
              </w:rPr>
            </w:pPr>
            <w:ins w:id="3639" w:author="Mohammad Nayeem Hasan" w:date="2022-11-24T14:00:00Z">
              <w:r w:rsidRPr="00186BD2">
                <w:rPr>
                  <w:rFonts w:ascii="Times New Roman" w:hAnsi="Times New Roman" w:cs="Times New Roman"/>
                  <w:sz w:val="24"/>
                  <w:szCs w:val="24"/>
                </w:rPr>
                <w:t>95% CI</w:t>
              </w:r>
            </w:ins>
          </w:p>
        </w:tc>
      </w:tr>
      <w:tr w:rsidR="00912588" w:rsidRPr="00186BD2" w14:paraId="07EF53FC" w14:textId="315470A8" w:rsidTr="001E09DD">
        <w:tc>
          <w:tcPr>
            <w:tcW w:w="2115" w:type="pct"/>
            <w:tcBorders>
              <w:top w:val="single" w:sz="4" w:space="0" w:color="auto"/>
              <w:left w:val="single" w:sz="4" w:space="0" w:color="auto"/>
              <w:bottom w:val="single" w:sz="4" w:space="0" w:color="auto"/>
              <w:right w:val="single" w:sz="4" w:space="0" w:color="auto"/>
            </w:tcBorders>
            <w:hideMark/>
            <w:tcPrChange w:id="3640" w:author="Mohammad Nayeem Hasan [2]" w:date="2023-03-01T23:41:00Z">
              <w:tcPr>
                <w:tcW w:w="2452" w:type="pct"/>
                <w:tcBorders>
                  <w:top w:val="single" w:sz="4" w:space="0" w:color="auto"/>
                  <w:left w:val="single" w:sz="4" w:space="0" w:color="auto"/>
                  <w:bottom w:val="single" w:sz="4" w:space="0" w:color="auto"/>
                  <w:right w:val="single" w:sz="4" w:space="0" w:color="auto"/>
                </w:tcBorders>
                <w:hideMark/>
              </w:tcPr>
            </w:tcPrChange>
          </w:tcPr>
          <w:p w14:paraId="0292CF45" w14:textId="37373CC2" w:rsidR="002F4799" w:rsidRPr="00186BD2" w:rsidRDefault="002F4799">
            <w:pPr>
              <w:spacing w:after="0" w:line="276" w:lineRule="auto"/>
              <w:rPr>
                <w:rFonts w:ascii="Times New Roman" w:hAnsi="Times New Roman" w:cs="Times New Roman"/>
                <w:sz w:val="24"/>
                <w:szCs w:val="24"/>
              </w:rPr>
              <w:pPrChange w:id="3641" w:author="Mohammad Nayeem Hasan" w:date="2022-11-03T22:34:00Z">
                <w:pPr>
                  <w:spacing w:after="0" w:line="240" w:lineRule="auto"/>
                </w:pPr>
              </w:pPrChange>
            </w:pPr>
          </w:p>
        </w:tc>
        <w:tc>
          <w:tcPr>
            <w:tcW w:w="577" w:type="pct"/>
            <w:tcBorders>
              <w:top w:val="single" w:sz="4" w:space="0" w:color="auto"/>
              <w:left w:val="single" w:sz="4" w:space="0" w:color="auto"/>
              <w:bottom w:val="single" w:sz="4" w:space="0" w:color="auto"/>
              <w:right w:val="single" w:sz="4" w:space="0" w:color="auto"/>
            </w:tcBorders>
            <w:hideMark/>
            <w:tcPrChange w:id="3642" w:author="Mohammad Nayeem Hasan [2]" w:date="2023-03-01T23:41:00Z">
              <w:tcPr>
                <w:tcW w:w="624" w:type="pct"/>
                <w:gridSpan w:val="3"/>
                <w:tcBorders>
                  <w:top w:val="single" w:sz="4" w:space="0" w:color="auto"/>
                  <w:left w:val="single" w:sz="4" w:space="0" w:color="auto"/>
                  <w:bottom w:val="single" w:sz="4" w:space="0" w:color="auto"/>
                  <w:right w:val="single" w:sz="4" w:space="0" w:color="auto"/>
                </w:tcBorders>
                <w:hideMark/>
              </w:tcPr>
            </w:tcPrChange>
          </w:tcPr>
          <w:p w14:paraId="5526300E" w14:textId="79C0064B" w:rsidR="002F4799" w:rsidRPr="00186BD2" w:rsidRDefault="002F4799">
            <w:pPr>
              <w:spacing w:after="0" w:line="276" w:lineRule="auto"/>
              <w:rPr>
                <w:rFonts w:ascii="Times New Roman" w:hAnsi="Times New Roman" w:cs="Times New Roman"/>
                <w:sz w:val="24"/>
                <w:szCs w:val="24"/>
              </w:rPr>
              <w:pPrChange w:id="3643" w:author="Mohammad Nayeem Hasan" w:date="2022-11-03T22:34:00Z">
                <w:pPr>
                  <w:spacing w:after="0" w:line="240" w:lineRule="auto"/>
                  <w:jc w:val="center"/>
                </w:pPr>
              </w:pPrChange>
            </w:pPr>
            <w:r w:rsidRPr="00186BD2">
              <w:rPr>
                <w:rFonts w:ascii="Times New Roman" w:hAnsi="Times New Roman" w:cs="Times New Roman"/>
                <w:sz w:val="24"/>
                <w:szCs w:val="24"/>
              </w:rPr>
              <w:t>0.</w:t>
            </w:r>
            <w:ins w:id="3644" w:author="Mohammad Nayeem Hasan [2]" w:date="2023-03-04T02:56:00Z">
              <w:r w:rsidR="00240C7A">
                <w:rPr>
                  <w:rFonts w:ascii="Times New Roman" w:hAnsi="Times New Roman" w:cs="Times New Roman"/>
                  <w:sz w:val="24"/>
                  <w:szCs w:val="24"/>
                </w:rPr>
                <w:t>18</w:t>
              </w:r>
            </w:ins>
            <w:del w:id="3645" w:author="Mohammad Nayeem Hasan [2]" w:date="2023-03-02T01:36:00Z">
              <w:r w:rsidRPr="00186BD2" w:rsidDel="00C90390">
                <w:rPr>
                  <w:rFonts w:ascii="Times New Roman" w:hAnsi="Times New Roman" w:cs="Times New Roman"/>
                  <w:sz w:val="24"/>
                  <w:szCs w:val="24"/>
                </w:rPr>
                <w:delText>15</w:delText>
              </w:r>
            </w:del>
          </w:p>
        </w:tc>
        <w:tc>
          <w:tcPr>
            <w:tcW w:w="997" w:type="pct"/>
            <w:tcBorders>
              <w:top w:val="single" w:sz="4" w:space="0" w:color="auto"/>
              <w:left w:val="single" w:sz="4" w:space="0" w:color="auto"/>
              <w:bottom w:val="single" w:sz="4" w:space="0" w:color="auto"/>
              <w:right w:val="single" w:sz="4" w:space="0" w:color="auto"/>
            </w:tcBorders>
            <w:hideMark/>
            <w:tcPrChange w:id="3646" w:author="Mohammad Nayeem Hasan [2]" w:date="2023-03-01T23:41:00Z">
              <w:tcPr>
                <w:tcW w:w="626" w:type="pct"/>
                <w:gridSpan w:val="4"/>
                <w:tcBorders>
                  <w:top w:val="single" w:sz="4" w:space="0" w:color="auto"/>
                  <w:left w:val="single" w:sz="4" w:space="0" w:color="auto"/>
                  <w:bottom w:val="single" w:sz="4" w:space="0" w:color="auto"/>
                  <w:right w:val="single" w:sz="4" w:space="0" w:color="auto"/>
                </w:tcBorders>
                <w:hideMark/>
              </w:tcPr>
            </w:tcPrChange>
          </w:tcPr>
          <w:p w14:paraId="350E7D72" w14:textId="52FD1A15" w:rsidR="002F4799" w:rsidRPr="00186BD2" w:rsidRDefault="002F4799">
            <w:pPr>
              <w:spacing w:after="0" w:line="276" w:lineRule="auto"/>
              <w:rPr>
                <w:rFonts w:ascii="Times New Roman" w:hAnsi="Times New Roman" w:cs="Times New Roman"/>
                <w:sz w:val="24"/>
                <w:szCs w:val="24"/>
              </w:rPr>
              <w:pPrChange w:id="3647" w:author="Mohammad Nayeem Hasan" w:date="2022-11-03T22:34:00Z">
                <w:pPr>
                  <w:spacing w:after="0" w:line="240" w:lineRule="auto"/>
                  <w:jc w:val="center"/>
                </w:pPr>
              </w:pPrChange>
            </w:pPr>
            <w:r w:rsidRPr="00186BD2">
              <w:rPr>
                <w:rFonts w:ascii="Times New Roman" w:hAnsi="Times New Roman" w:cs="Times New Roman"/>
                <w:sz w:val="24"/>
                <w:szCs w:val="24"/>
              </w:rPr>
              <w:t>0.</w:t>
            </w:r>
            <w:ins w:id="3648" w:author="Mohammad Nayeem Hasan [2]" w:date="2023-03-02T01:36:00Z">
              <w:r w:rsidR="00C90390">
                <w:rPr>
                  <w:rFonts w:ascii="Times New Roman" w:hAnsi="Times New Roman" w:cs="Times New Roman"/>
                  <w:sz w:val="24"/>
                  <w:szCs w:val="24"/>
                </w:rPr>
                <w:t>19</w:t>
              </w:r>
            </w:ins>
            <w:del w:id="3649" w:author="Mohammad Nayeem Hasan [2]" w:date="2023-03-02T01:36:00Z">
              <w:r w:rsidRPr="00186BD2" w:rsidDel="00C90390">
                <w:rPr>
                  <w:rFonts w:ascii="Times New Roman" w:hAnsi="Times New Roman" w:cs="Times New Roman"/>
                  <w:sz w:val="24"/>
                  <w:szCs w:val="24"/>
                </w:rPr>
                <w:delText>08</w:delText>
              </w:r>
            </w:del>
            <w:r w:rsidRPr="00186BD2">
              <w:rPr>
                <w:rFonts w:ascii="Times New Roman" w:hAnsi="Times New Roman" w:cs="Times New Roman"/>
                <w:sz w:val="24"/>
                <w:szCs w:val="24"/>
              </w:rPr>
              <w:t xml:space="preserve"> to 0.</w:t>
            </w:r>
            <w:ins w:id="3650" w:author="Mohammad Nayeem Hasan [2]" w:date="2023-03-02T01:36:00Z">
              <w:r w:rsidR="00C90390">
                <w:rPr>
                  <w:rFonts w:ascii="Times New Roman" w:hAnsi="Times New Roman" w:cs="Times New Roman"/>
                  <w:sz w:val="24"/>
                  <w:szCs w:val="24"/>
                </w:rPr>
                <w:t>70</w:t>
              </w:r>
            </w:ins>
            <w:del w:id="3651" w:author="Mohammad Nayeem Hasan [2]" w:date="2023-03-02T01:36:00Z">
              <w:r w:rsidRPr="00186BD2" w:rsidDel="00C90390">
                <w:rPr>
                  <w:rFonts w:ascii="Times New Roman" w:hAnsi="Times New Roman" w:cs="Times New Roman"/>
                  <w:sz w:val="24"/>
                  <w:szCs w:val="24"/>
                </w:rPr>
                <w:delText>29</w:delText>
              </w:r>
            </w:del>
          </w:p>
        </w:tc>
        <w:tc>
          <w:tcPr>
            <w:tcW w:w="705" w:type="pct"/>
            <w:tcBorders>
              <w:top w:val="single" w:sz="4" w:space="0" w:color="auto"/>
              <w:left w:val="single" w:sz="4" w:space="0" w:color="auto"/>
              <w:bottom w:val="single" w:sz="4" w:space="0" w:color="auto"/>
              <w:right w:val="single" w:sz="4" w:space="0" w:color="auto"/>
            </w:tcBorders>
            <w:tcPrChange w:id="3652" w:author="Mohammad Nayeem Hasan [2]" w:date="2023-03-01T23:41:00Z">
              <w:tcPr>
                <w:tcW w:w="625" w:type="pct"/>
                <w:gridSpan w:val="2"/>
                <w:tcBorders>
                  <w:top w:val="single" w:sz="4" w:space="0" w:color="auto"/>
                  <w:left w:val="single" w:sz="4" w:space="0" w:color="auto"/>
                  <w:bottom w:val="single" w:sz="4" w:space="0" w:color="auto"/>
                  <w:right w:val="single" w:sz="4" w:space="0" w:color="auto"/>
                </w:tcBorders>
              </w:tcPr>
            </w:tcPrChange>
          </w:tcPr>
          <w:p w14:paraId="756CDE22" w14:textId="011306F7" w:rsidR="002F4799" w:rsidRPr="00186BD2" w:rsidRDefault="00912588" w:rsidP="002F4799">
            <w:pPr>
              <w:spacing w:after="0" w:line="276" w:lineRule="auto"/>
              <w:rPr>
                <w:rFonts w:ascii="Times New Roman" w:hAnsi="Times New Roman" w:cs="Times New Roman"/>
                <w:sz w:val="24"/>
                <w:szCs w:val="24"/>
              </w:rPr>
            </w:pPr>
            <w:ins w:id="3653" w:author="Mohammad Nayeem Hasan" w:date="2022-11-24T14:01:00Z">
              <w:del w:id="3654" w:author="Mohammad Nayeem Hasan [2]" w:date="2023-03-02T01:38:00Z">
                <w:r w:rsidRPr="00912588" w:rsidDel="00271775">
                  <w:rPr>
                    <w:rFonts w:ascii="Times New Roman" w:hAnsi="Times New Roman" w:cs="Times New Roman"/>
                    <w:sz w:val="24"/>
                    <w:szCs w:val="24"/>
                  </w:rPr>
                  <w:delText>1.29</w:delText>
                </w:r>
              </w:del>
            </w:ins>
            <w:ins w:id="3655" w:author="Mohammad Nayeem Hasan [2]" w:date="2023-03-04T02:56:00Z">
              <w:r w:rsidR="00240C7A">
                <w:rPr>
                  <w:rFonts w:ascii="Times New Roman" w:hAnsi="Times New Roman" w:cs="Times New Roman"/>
                  <w:sz w:val="24"/>
                  <w:szCs w:val="24"/>
                </w:rPr>
                <w:t>1</w:t>
              </w:r>
            </w:ins>
            <w:ins w:id="3656" w:author="Mohammad Nayeem Hasan [2]" w:date="2023-03-02T01:38:00Z">
              <w:r w:rsidR="00271775">
                <w:rPr>
                  <w:rFonts w:ascii="Times New Roman" w:hAnsi="Times New Roman" w:cs="Times New Roman"/>
                  <w:sz w:val="24"/>
                  <w:szCs w:val="24"/>
                </w:rPr>
                <w:t>.8</w:t>
              </w:r>
            </w:ins>
          </w:p>
        </w:tc>
        <w:tc>
          <w:tcPr>
            <w:tcW w:w="606" w:type="pct"/>
            <w:tcBorders>
              <w:top w:val="single" w:sz="4" w:space="0" w:color="auto"/>
              <w:left w:val="single" w:sz="4" w:space="0" w:color="auto"/>
              <w:bottom w:val="single" w:sz="4" w:space="0" w:color="auto"/>
              <w:right w:val="single" w:sz="4" w:space="0" w:color="auto"/>
            </w:tcBorders>
            <w:tcPrChange w:id="3657" w:author="Mohammad Nayeem Hasan [2]" w:date="2023-03-01T23:41:00Z">
              <w:tcPr>
                <w:tcW w:w="673" w:type="pct"/>
                <w:gridSpan w:val="2"/>
                <w:tcBorders>
                  <w:top w:val="single" w:sz="4" w:space="0" w:color="auto"/>
                  <w:left w:val="single" w:sz="4" w:space="0" w:color="auto"/>
                  <w:bottom w:val="single" w:sz="4" w:space="0" w:color="auto"/>
                  <w:right w:val="single" w:sz="4" w:space="0" w:color="auto"/>
                </w:tcBorders>
              </w:tcPr>
            </w:tcPrChange>
          </w:tcPr>
          <w:p w14:paraId="0F72A81D" w14:textId="661F3227" w:rsidR="002F4799" w:rsidRPr="00186BD2" w:rsidRDefault="00240C7A" w:rsidP="002F4799">
            <w:pPr>
              <w:spacing w:after="0" w:line="276" w:lineRule="auto"/>
              <w:rPr>
                <w:rFonts w:ascii="Times New Roman" w:hAnsi="Times New Roman" w:cs="Times New Roman"/>
                <w:sz w:val="24"/>
                <w:szCs w:val="24"/>
              </w:rPr>
            </w:pPr>
            <w:ins w:id="3658" w:author="Mohammad Nayeem Hasan [2]" w:date="2023-03-04T02:56:00Z">
              <w:r>
                <w:rPr>
                  <w:rFonts w:ascii="Times New Roman" w:hAnsi="Times New Roman" w:cs="Times New Roman"/>
                  <w:sz w:val="24"/>
                  <w:szCs w:val="24"/>
                </w:rPr>
                <w:t>1</w:t>
              </w:r>
            </w:ins>
            <w:ins w:id="3659" w:author="Mohammad Nayeem Hasan [2]" w:date="2023-03-02T01:44:00Z">
              <w:r w:rsidR="008243CC">
                <w:rPr>
                  <w:rFonts w:ascii="Times New Roman" w:hAnsi="Times New Roman" w:cs="Times New Roman"/>
                  <w:sz w:val="24"/>
                  <w:szCs w:val="24"/>
                </w:rPr>
                <w:t>.</w:t>
              </w:r>
            </w:ins>
            <w:ins w:id="3660" w:author="Mohammad Nayeem Hasan [2]" w:date="2023-03-04T02:56:00Z">
              <w:r>
                <w:rPr>
                  <w:rFonts w:ascii="Times New Roman" w:hAnsi="Times New Roman" w:cs="Times New Roman"/>
                  <w:sz w:val="24"/>
                  <w:szCs w:val="24"/>
                </w:rPr>
                <w:t>2</w:t>
              </w:r>
            </w:ins>
            <w:ins w:id="3661" w:author="Mohammad Nayeem Hasan [2]" w:date="2023-03-02T01:44:00Z">
              <w:r w:rsidR="008243CC">
                <w:rPr>
                  <w:rFonts w:ascii="Times New Roman" w:hAnsi="Times New Roman" w:cs="Times New Roman"/>
                  <w:sz w:val="24"/>
                  <w:szCs w:val="24"/>
                </w:rPr>
                <w:t xml:space="preserve"> to </w:t>
              </w:r>
            </w:ins>
            <w:ins w:id="3662" w:author="Mohammad Nayeem Hasan [2]" w:date="2023-03-04T02:56:00Z">
              <w:r>
                <w:rPr>
                  <w:rFonts w:ascii="Times New Roman" w:hAnsi="Times New Roman" w:cs="Times New Roman"/>
                  <w:sz w:val="24"/>
                  <w:szCs w:val="24"/>
                </w:rPr>
                <w:t>2</w:t>
              </w:r>
            </w:ins>
            <w:ins w:id="3663" w:author="Mohammad Nayeem Hasan [2]" w:date="2023-03-02T01:44:00Z">
              <w:r w:rsidR="008243CC">
                <w:rPr>
                  <w:rFonts w:ascii="Times New Roman" w:hAnsi="Times New Roman" w:cs="Times New Roman"/>
                  <w:sz w:val="24"/>
                  <w:szCs w:val="24"/>
                </w:rPr>
                <w:t>.</w:t>
              </w:r>
            </w:ins>
            <w:ins w:id="3664" w:author="Mohammad Nayeem Hasan [2]" w:date="2023-03-04T02:57:00Z">
              <w:r w:rsidR="00BC424C">
                <w:rPr>
                  <w:rFonts w:ascii="Times New Roman" w:hAnsi="Times New Roman" w:cs="Times New Roman"/>
                  <w:sz w:val="24"/>
                  <w:szCs w:val="24"/>
                </w:rPr>
                <w:t>5</w:t>
              </w:r>
            </w:ins>
            <w:ins w:id="3665" w:author="Mohammad Nayeem Hasan" w:date="2022-11-24T14:41:00Z">
              <w:del w:id="3666" w:author="Mohammad Nayeem Hasan [2]" w:date="2023-03-02T01:44:00Z">
                <w:r w:rsidR="00A20C75" w:rsidDel="008243CC">
                  <w:rPr>
                    <w:rFonts w:ascii="Times New Roman" w:hAnsi="Times New Roman" w:cs="Times New Roman"/>
                    <w:sz w:val="24"/>
                    <w:szCs w:val="24"/>
                  </w:rPr>
                  <w:delText>-</w:delText>
                </w:r>
              </w:del>
            </w:ins>
          </w:p>
        </w:tc>
      </w:tr>
    </w:tbl>
    <w:p w14:paraId="2FD0F91F" w14:textId="7FC9043E" w:rsidR="00526B96" w:rsidRDefault="00526B96">
      <w:pPr>
        <w:spacing w:after="0" w:line="276" w:lineRule="auto"/>
        <w:rPr>
          <w:ins w:id="3667" w:author="Mohammad Nayeem Hasan [2]" w:date="2023-03-02T02:17:00Z"/>
          <w:rFonts w:ascii="Times New Roman" w:hAnsi="Times New Roman" w:cs="Times New Roman"/>
          <w:i/>
          <w:iCs/>
          <w:sz w:val="24"/>
          <w:szCs w:val="24"/>
        </w:rPr>
      </w:pPr>
      <w:bookmarkStart w:id="3668" w:name="_Hlk63491248"/>
      <w:r w:rsidRPr="00186BD2">
        <w:rPr>
          <w:rFonts w:ascii="Times New Roman" w:hAnsi="Times New Roman" w:cs="Times New Roman"/>
          <w:i/>
          <w:iCs/>
          <w:sz w:val="24"/>
          <w:szCs w:val="24"/>
        </w:rPr>
        <w:t>RMSE: Root Mean Square Error; MAE: Mean Absolute Error</w:t>
      </w:r>
      <w:bookmarkEnd w:id="3668"/>
    </w:p>
    <w:p w14:paraId="5DB4B655" w14:textId="77777777" w:rsidR="00B4043D" w:rsidRDefault="00B4043D">
      <w:pPr>
        <w:spacing w:after="0" w:line="276" w:lineRule="auto"/>
        <w:rPr>
          <w:ins w:id="3669" w:author="Mohammad Nayeem Hasan [2]" w:date="2023-03-02T00:27:00Z"/>
          <w:rFonts w:ascii="Times New Roman" w:hAnsi="Times New Roman" w:cs="Times New Roman"/>
          <w:i/>
          <w:iCs/>
          <w:sz w:val="24"/>
          <w:szCs w:val="24"/>
        </w:rPr>
      </w:pPr>
    </w:p>
    <w:p w14:paraId="581623F7" w14:textId="5F54D204" w:rsidR="00324E21" w:rsidRDefault="002B565F">
      <w:pPr>
        <w:spacing w:after="0" w:line="276" w:lineRule="auto"/>
        <w:rPr>
          <w:ins w:id="3670" w:author="Mohammad Nayeem Hasan [2]" w:date="2023-03-02T01:10:00Z"/>
          <w:rFonts w:ascii="Times New Roman" w:hAnsi="Times New Roman" w:cs="Times New Roman"/>
          <w:sz w:val="24"/>
          <w:szCs w:val="24"/>
        </w:rPr>
      </w:pPr>
      <w:ins w:id="3671" w:author="Mohammad Nayeem Hasan [2]" w:date="2023-03-02T01:10:00Z">
        <w:r>
          <w:rPr>
            <w:rFonts w:ascii="Times New Roman" w:hAnsi="Times New Roman" w:cs="Times New Roman"/>
            <w:sz w:val="24"/>
            <w:szCs w:val="24"/>
          </w:rPr>
          <w:t>Table:</w:t>
        </w:r>
      </w:ins>
      <w:ins w:id="3672" w:author="Mohammad Nayeem Hasan [2]" w:date="2023-03-02T02:17:00Z">
        <w:r w:rsidR="00B4043D">
          <w:rPr>
            <w:rFonts w:ascii="Times New Roman" w:hAnsi="Times New Roman" w:cs="Times New Roman"/>
            <w:sz w:val="24"/>
            <w:szCs w:val="24"/>
          </w:rPr>
          <w:t xml:space="preserve"> R</w:t>
        </w:r>
        <w:r w:rsidR="00B4043D" w:rsidRPr="00B4043D">
          <w:rPr>
            <w:rFonts w:ascii="Times New Roman" w:hAnsi="Times New Roman" w:cs="Times New Roman"/>
            <w:sz w:val="24"/>
            <w:szCs w:val="24"/>
          </w:rPr>
          <w:t xml:space="preserve">elative risks of </w:t>
        </w:r>
      </w:ins>
      <w:ins w:id="3673" w:author="Mohammad Nayeem Hasan [2]" w:date="2023-03-02T02:18:00Z">
        <w:r w:rsidR="00B4043D">
          <w:rPr>
            <w:rFonts w:ascii="Times New Roman" w:hAnsi="Times New Roman" w:cs="Times New Roman"/>
            <w:sz w:val="24"/>
            <w:szCs w:val="24"/>
          </w:rPr>
          <w:t xml:space="preserve">average </w:t>
        </w:r>
      </w:ins>
      <w:ins w:id="3674" w:author="Mohammad Nayeem Hasan [2]" w:date="2023-03-02T02:17:00Z">
        <w:r w:rsidR="00B4043D" w:rsidRPr="00B4043D">
          <w:rPr>
            <w:rFonts w:ascii="Times New Roman" w:hAnsi="Times New Roman" w:cs="Times New Roman"/>
            <w:sz w:val="24"/>
            <w:szCs w:val="24"/>
          </w:rPr>
          <w:t xml:space="preserve">temperature </w:t>
        </w:r>
      </w:ins>
      <w:ins w:id="3675" w:author="Mohammad Nayeem Hasan [2]" w:date="2023-03-02T02:18:00Z">
        <w:r w:rsidR="00B4043D">
          <w:rPr>
            <w:rFonts w:ascii="Times New Roman" w:hAnsi="Times New Roman" w:cs="Times New Roman"/>
            <w:sz w:val="24"/>
            <w:szCs w:val="24"/>
          </w:rPr>
          <w:t>and rainfall</w:t>
        </w:r>
      </w:ins>
      <w:ins w:id="3676" w:author="Mohammad Nayeem Hasan [2]" w:date="2023-03-02T02:17:00Z">
        <w:r w:rsidR="00B4043D" w:rsidRPr="00B4043D">
          <w:rPr>
            <w:rFonts w:ascii="Times New Roman" w:hAnsi="Times New Roman" w:cs="Times New Roman"/>
            <w:sz w:val="24"/>
            <w:szCs w:val="24"/>
          </w:rPr>
          <w:t xml:space="preserve"> to </w:t>
        </w:r>
      </w:ins>
      <w:ins w:id="3677" w:author="Mohammad Nayeem Hasan [2]" w:date="2023-03-02T02:18:00Z">
        <w:r w:rsidR="00B4043D">
          <w:rPr>
            <w:rFonts w:ascii="Times New Roman" w:hAnsi="Times New Roman" w:cs="Times New Roman"/>
            <w:sz w:val="24"/>
            <w:szCs w:val="24"/>
          </w:rPr>
          <w:t>Dengue cases</w:t>
        </w:r>
      </w:ins>
      <w:ins w:id="3678" w:author="Mohammad Nayeem Hasan [2]" w:date="2023-03-02T02:17:00Z">
        <w:r w:rsidR="00B4043D" w:rsidRPr="00B4043D">
          <w:rPr>
            <w:rFonts w:ascii="Times New Roman" w:hAnsi="Times New Roman" w:cs="Times New Roman"/>
            <w:sz w:val="24"/>
            <w:szCs w:val="24"/>
          </w:rPr>
          <w:t xml:space="preserve"> in </w:t>
        </w:r>
      </w:ins>
      <w:ins w:id="3679" w:author="Mohammad Nayeem Hasan [2]" w:date="2023-03-02T02:18:00Z">
        <w:r w:rsidR="00B4043D">
          <w:rPr>
            <w:rFonts w:ascii="Times New Roman" w:hAnsi="Times New Roman" w:cs="Times New Roman"/>
            <w:sz w:val="24"/>
            <w:szCs w:val="24"/>
          </w:rPr>
          <w:t>Bangladesh</w:t>
        </w:r>
      </w:ins>
      <w:ins w:id="3680" w:author="Mohammad Nayeem Hasan [2]" w:date="2023-03-02T02:21:00Z">
        <w:r w:rsidR="00463512">
          <w:rPr>
            <w:rFonts w:ascii="Times New Roman" w:hAnsi="Times New Roman" w:cs="Times New Roman"/>
            <w:sz w:val="24"/>
            <w:szCs w:val="24"/>
          </w:rPr>
          <w:t xml:space="preserve"> using time-series GLM methods</w:t>
        </w:r>
      </w:ins>
    </w:p>
    <w:tbl>
      <w:tblPr>
        <w:tblStyle w:val="TableGrid"/>
        <w:tblW w:w="0" w:type="auto"/>
        <w:tblLook w:val="04A0" w:firstRow="1" w:lastRow="0" w:firstColumn="1" w:lastColumn="0" w:noHBand="0" w:noVBand="1"/>
      </w:tblPr>
      <w:tblGrid>
        <w:gridCol w:w="3116"/>
        <w:gridCol w:w="3117"/>
        <w:gridCol w:w="3117"/>
      </w:tblGrid>
      <w:tr w:rsidR="002B565F" w14:paraId="13515502" w14:textId="77777777" w:rsidTr="002B565F">
        <w:trPr>
          <w:ins w:id="3681" w:author="Mohammad Nayeem Hasan [2]" w:date="2023-03-02T01:11:00Z"/>
        </w:trPr>
        <w:tc>
          <w:tcPr>
            <w:tcW w:w="3116" w:type="dxa"/>
          </w:tcPr>
          <w:p w14:paraId="647C7BD1" w14:textId="77777777" w:rsidR="002B565F" w:rsidRDefault="002B565F">
            <w:pPr>
              <w:spacing w:line="276" w:lineRule="auto"/>
              <w:rPr>
                <w:ins w:id="3682" w:author="Mohammad Nayeem Hasan [2]" w:date="2023-03-02T01:11:00Z"/>
                <w:rFonts w:ascii="Times New Roman" w:hAnsi="Times New Roman" w:cs="Times New Roman"/>
                <w:sz w:val="24"/>
                <w:szCs w:val="24"/>
              </w:rPr>
            </w:pPr>
          </w:p>
        </w:tc>
        <w:tc>
          <w:tcPr>
            <w:tcW w:w="3117" w:type="dxa"/>
          </w:tcPr>
          <w:p w14:paraId="16A6E9AE" w14:textId="770085D4" w:rsidR="002B565F" w:rsidRDefault="002B565F">
            <w:pPr>
              <w:spacing w:line="276" w:lineRule="auto"/>
              <w:rPr>
                <w:ins w:id="3683" w:author="Mohammad Nayeem Hasan [2]" w:date="2023-03-02T01:11:00Z"/>
                <w:rFonts w:ascii="Times New Roman" w:hAnsi="Times New Roman" w:cs="Times New Roman"/>
                <w:sz w:val="24"/>
                <w:szCs w:val="24"/>
              </w:rPr>
            </w:pPr>
            <w:ins w:id="3684" w:author="Mohammad Nayeem Hasan [2]" w:date="2023-03-02T01:11:00Z">
              <w:r>
                <w:rPr>
                  <w:rFonts w:ascii="Times New Roman" w:hAnsi="Times New Roman" w:cs="Times New Roman"/>
                  <w:sz w:val="24"/>
                  <w:szCs w:val="24"/>
                </w:rPr>
                <w:t>IRR (95% CI)</w:t>
              </w:r>
            </w:ins>
          </w:p>
        </w:tc>
        <w:tc>
          <w:tcPr>
            <w:tcW w:w="3117" w:type="dxa"/>
          </w:tcPr>
          <w:p w14:paraId="1C5F6924" w14:textId="7554A320" w:rsidR="002B565F" w:rsidRDefault="002B565F">
            <w:pPr>
              <w:spacing w:line="276" w:lineRule="auto"/>
              <w:rPr>
                <w:ins w:id="3685" w:author="Mohammad Nayeem Hasan [2]" w:date="2023-03-02T01:11:00Z"/>
                <w:rFonts w:ascii="Times New Roman" w:hAnsi="Times New Roman" w:cs="Times New Roman"/>
                <w:sz w:val="24"/>
                <w:szCs w:val="24"/>
              </w:rPr>
            </w:pPr>
            <w:ins w:id="3686" w:author="Mohammad Nayeem Hasan [2]" w:date="2023-03-02T01:11:00Z">
              <w:r>
                <w:rPr>
                  <w:rFonts w:ascii="Times New Roman" w:hAnsi="Times New Roman" w:cs="Times New Roman"/>
                  <w:sz w:val="24"/>
                  <w:szCs w:val="24"/>
                </w:rPr>
                <w:t>P-value</w:t>
              </w:r>
            </w:ins>
          </w:p>
        </w:tc>
      </w:tr>
      <w:tr w:rsidR="002B565F" w14:paraId="78D3041F" w14:textId="77777777" w:rsidTr="002B565F">
        <w:trPr>
          <w:ins w:id="3687" w:author="Mohammad Nayeem Hasan [2]" w:date="2023-03-02T01:11:00Z"/>
        </w:trPr>
        <w:tc>
          <w:tcPr>
            <w:tcW w:w="3116" w:type="dxa"/>
          </w:tcPr>
          <w:p w14:paraId="3236F9C8" w14:textId="13D42186" w:rsidR="002B565F" w:rsidRDefault="002B565F">
            <w:pPr>
              <w:spacing w:line="276" w:lineRule="auto"/>
              <w:rPr>
                <w:ins w:id="3688" w:author="Mohammad Nayeem Hasan [2]" w:date="2023-03-02T01:11:00Z"/>
                <w:rFonts w:ascii="Times New Roman" w:hAnsi="Times New Roman" w:cs="Times New Roman"/>
                <w:sz w:val="24"/>
                <w:szCs w:val="24"/>
              </w:rPr>
            </w:pPr>
            <w:ins w:id="3689" w:author="Mohammad Nayeem Hasan [2]" w:date="2023-03-02T01:13:00Z">
              <w:r>
                <w:rPr>
                  <w:rFonts w:ascii="Times New Roman" w:hAnsi="Times New Roman" w:cs="Times New Roman"/>
                  <w:sz w:val="24"/>
                  <w:szCs w:val="24"/>
                </w:rPr>
                <w:t>Average temperature</w:t>
              </w:r>
            </w:ins>
          </w:p>
        </w:tc>
        <w:tc>
          <w:tcPr>
            <w:tcW w:w="3117" w:type="dxa"/>
          </w:tcPr>
          <w:p w14:paraId="02192F26" w14:textId="374BC70D" w:rsidR="002B565F" w:rsidRDefault="002B565F">
            <w:pPr>
              <w:spacing w:line="276" w:lineRule="auto"/>
              <w:rPr>
                <w:ins w:id="3690" w:author="Mohammad Nayeem Hasan [2]" w:date="2023-03-02T01:11:00Z"/>
                <w:rFonts w:ascii="Times New Roman" w:hAnsi="Times New Roman" w:cs="Times New Roman"/>
                <w:sz w:val="24"/>
                <w:szCs w:val="24"/>
              </w:rPr>
            </w:pPr>
            <w:ins w:id="3691" w:author="Mohammad Nayeem Hasan [2]" w:date="2023-03-02T01:12:00Z">
              <w:r>
                <w:rPr>
                  <w:rFonts w:ascii="Times New Roman" w:hAnsi="Times New Roman" w:cs="Times New Roman"/>
                  <w:sz w:val="24"/>
                  <w:szCs w:val="24"/>
                </w:rPr>
                <w:t>1.23</w:t>
              </w:r>
            </w:ins>
            <w:ins w:id="3692" w:author="Mohammad Nayeem Hasan [2]" w:date="2023-03-02T01:13:00Z">
              <w:r>
                <w:rPr>
                  <w:rFonts w:ascii="Times New Roman" w:hAnsi="Times New Roman" w:cs="Times New Roman"/>
                  <w:sz w:val="24"/>
                  <w:szCs w:val="24"/>
                </w:rPr>
                <w:t xml:space="preserve"> (</w:t>
              </w:r>
            </w:ins>
            <w:ins w:id="3693" w:author="Mohammad Nayeem Hasan [2]" w:date="2023-03-02T01:15:00Z">
              <w:r>
                <w:rPr>
                  <w:rFonts w:ascii="Times New Roman" w:hAnsi="Times New Roman" w:cs="Times New Roman"/>
                  <w:sz w:val="24"/>
                  <w:szCs w:val="24"/>
                </w:rPr>
                <w:t>1.01 – 1.49)</w:t>
              </w:r>
            </w:ins>
          </w:p>
        </w:tc>
        <w:tc>
          <w:tcPr>
            <w:tcW w:w="3117" w:type="dxa"/>
          </w:tcPr>
          <w:p w14:paraId="1B326ED8" w14:textId="05B5472F" w:rsidR="002B565F" w:rsidRDefault="002B565F">
            <w:pPr>
              <w:spacing w:line="276" w:lineRule="auto"/>
              <w:rPr>
                <w:ins w:id="3694" w:author="Mohammad Nayeem Hasan [2]" w:date="2023-03-02T01:11:00Z"/>
                <w:rFonts w:ascii="Times New Roman" w:hAnsi="Times New Roman" w:cs="Times New Roman"/>
                <w:sz w:val="24"/>
                <w:szCs w:val="24"/>
              </w:rPr>
            </w:pPr>
            <w:ins w:id="3695" w:author="Mohammad Nayeem Hasan [2]" w:date="2023-03-02T01:15:00Z">
              <w:r>
                <w:rPr>
                  <w:rFonts w:ascii="Times New Roman" w:hAnsi="Times New Roman" w:cs="Times New Roman"/>
                  <w:sz w:val="24"/>
                  <w:szCs w:val="24"/>
                </w:rPr>
                <w:t>0.042</w:t>
              </w:r>
            </w:ins>
          </w:p>
        </w:tc>
      </w:tr>
      <w:tr w:rsidR="002B565F" w14:paraId="5316437B" w14:textId="77777777" w:rsidTr="002B565F">
        <w:trPr>
          <w:ins w:id="3696" w:author="Mohammad Nayeem Hasan [2]" w:date="2023-03-02T01:11:00Z"/>
        </w:trPr>
        <w:tc>
          <w:tcPr>
            <w:tcW w:w="3116" w:type="dxa"/>
          </w:tcPr>
          <w:p w14:paraId="52521E2F" w14:textId="36114BE9" w:rsidR="002B565F" w:rsidRDefault="002B565F">
            <w:pPr>
              <w:spacing w:line="276" w:lineRule="auto"/>
              <w:rPr>
                <w:ins w:id="3697" w:author="Mohammad Nayeem Hasan [2]" w:date="2023-03-02T01:11:00Z"/>
                <w:rFonts w:ascii="Times New Roman" w:hAnsi="Times New Roman" w:cs="Times New Roman"/>
                <w:sz w:val="24"/>
                <w:szCs w:val="24"/>
              </w:rPr>
            </w:pPr>
            <w:ins w:id="3698" w:author="Mohammad Nayeem Hasan [2]" w:date="2023-03-02T01:13:00Z">
              <w:r>
                <w:rPr>
                  <w:rFonts w:ascii="Times New Roman" w:hAnsi="Times New Roman" w:cs="Times New Roman"/>
                  <w:sz w:val="24"/>
                  <w:szCs w:val="24"/>
                </w:rPr>
                <w:t>Rainfall</w:t>
              </w:r>
            </w:ins>
          </w:p>
        </w:tc>
        <w:tc>
          <w:tcPr>
            <w:tcW w:w="3117" w:type="dxa"/>
          </w:tcPr>
          <w:p w14:paraId="335CD3E8" w14:textId="278F5346" w:rsidR="002B565F" w:rsidRDefault="002B565F">
            <w:pPr>
              <w:spacing w:line="276" w:lineRule="auto"/>
              <w:rPr>
                <w:ins w:id="3699" w:author="Mohammad Nayeem Hasan [2]" w:date="2023-03-02T01:11:00Z"/>
                <w:rFonts w:ascii="Times New Roman" w:hAnsi="Times New Roman" w:cs="Times New Roman"/>
                <w:sz w:val="24"/>
                <w:szCs w:val="24"/>
              </w:rPr>
            </w:pPr>
            <w:ins w:id="3700" w:author="Mohammad Nayeem Hasan [2]" w:date="2023-03-02T01:13:00Z">
              <w:r>
                <w:rPr>
                  <w:rFonts w:ascii="Times New Roman" w:hAnsi="Times New Roman" w:cs="Times New Roman"/>
                  <w:sz w:val="24"/>
                  <w:szCs w:val="24"/>
                </w:rPr>
                <w:t>1.31</w:t>
              </w:r>
            </w:ins>
            <w:ins w:id="3701" w:author="Mohammad Nayeem Hasan [2]" w:date="2023-03-02T01:15:00Z">
              <w:r>
                <w:rPr>
                  <w:rFonts w:ascii="Times New Roman" w:hAnsi="Times New Roman" w:cs="Times New Roman"/>
                  <w:sz w:val="24"/>
                  <w:szCs w:val="24"/>
                </w:rPr>
                <w:t xml:space="preserve"> (1.30 – 1.32)</w:t>
              </w:r>
            </w:ins>
          </w:p>
        </w:tc>
        <w:tc>
          <w:tcPr>
            <w:tcW w:w="3117" w:type="dxa"/>
          </w:tcPr>
          <w:p w14:paraId="0B3A352A" w14:textId="7DB91150" w:rsidR="002B565F" w:rsidRDefault="002B565F">
            <w:pPr>
              <w:spacing w:line="276" w:lineRule="auto"/>
              <w:rPr>
                <w:ins w:id="3702" w:author="Mohammad Nayeem Hasan [2]" w:date="2023-03-02T01:11:00Z"/>
                <w:rFonts w:ascii="Times New Roman" w:hAnsi="Times New Roman" w:cs="Times New Roman"/>
                <w:sz w:val="24"/>
                <w:szCs w:val="24"/>
              </w:rPr>
            </w:pPr>
            <w:ins w:id="3703" w:author="Mohammad Nayeem Hasan [2]" w:date="2023-03-02T01:15:00Z">
              <w:r>
                <w:rPr>
                  <w:rFonts w:ascii="Times New Roman" w:hAnsi="Times New Roman" w:cs="Times New Roman"/>
                  <w:sz w:val="24"/>
                  <w:szCs w:val="24"/>
                </w:rPr>
                <w:t>&lt;0.001</w:t>
              </w:r>
            </w:ins>
          </w:p>
        </w:tc>
      </w:tr>
    </w:tbl>
    <w:p w14:paraId="3A3909FC" w14:textId="77777777" w:rsidR="002B565F" w:rsidRDefault="002B565F">
      <w:pPr>
        <w:spacing w:after="0" w:line="276" w:lineRule="auto"/>
        <w:rPr>
          <w:ins w:id="3704" w:author="Mohammad Nayeem Hasan [2]" w:date="2023-03-02T00:27:00Z"/>
          <w:rFonts w:ascii="Times New Roman" w:hAnsi="Times New Roman" w:cs="Times New Roman"/>
          <w:sz w:val="24"/>
          <w:szCs w:val="24"/>
        </w:rPr>
      </w:pPr>
    </w:p>
    <w:p w14:paraId="153DD940" w14:textId="388F4C34" w:rsidR="00324E21" w:rsidRPr="00324E21" w:rsidRDefault="00463512">
      <w:pPr>
        <w:spacing w:after="0" w:line="276" w:lineRule="auto"/>
        <w:rPr>
          <w:rFonts w:ascii="Times New Roman" w:hAnsi="Times New Roman" w:cs="Times New Roman"/>
          <w:sz w:val="24"/>
          <w:szCs w:val="24"/>
          <w:rPrChange w:id="3705" w:author="Mohammad Nayeem Hasan [2]" w:date="2023-03-02T00:27:00Z">
            <w:rPr>
              <w:rFonts w:ascii="Times New Roman" w:hAnsi="Times New Roman" w:cs="Times New Roman"/>
              <w:i/>
              <w:iCs/>
              <w:sz w:val="24"/>
              <w:szCs w:val="24"/>
            </w:rPr>
          </w:rPrChange>
        </w:rPr>
        <w:pPrChange w:id="3706" w:author="Mohammad Nayeem Hasan" w:date="2022-11-03T22:34:00Z">
          <w:pPr>
            <w:spacing w:after="0" w:line="240" w:lineRule="auto"/>
          </w:pPr>
        </w:pPrChange>
      </w:pPr>
      <w:ins w:id="3707" w:author="Mohammad Nayeem Hasan [2]" w:date="2023-03-02T02:21:00Z">
        <w:r>
          <w:rPr>
            <w:rFonts w:ascii="Times New Roman" w:hAnsi="Times New Roman" w:cs="Times New Roman"/>
            <w:sz w:val="24"/>
            <w:szCs w:val="24"/>
          </w:rPr>
          <w:t xml:space="preserve">Time-series </w:t>
        </w:r>
      </w:ins>
      <w:ins w:id="3708" w:author="Mohammad Nayeem Hasan [2]" w:date="2023-03-02T02:18:00Z">
        <w:r>
          <w:rPr>
            <w:rFonts w:ascii="Times New Roman" w:hAnsi="Times New Roman" w:cs="Times New Roman"/>
            <w:sz w:val="24"/>
            <w:szCs w:val="24"/>
          </w:rPr>
          <w:t xml:space="preserve">GLM </w:t>
        </w:r>
      </w:ins>
      <w:ins w:id="3709" w:author="Mohammad Nayeem Hasan [2]" w:date="2023-03-02T02:17:00Z">
        <w:r w:rsidR="00B4043D" w:rsidRPr="00B4043D">
          <w:rPr>
            <w:rFonts w:ascii="Times New Roman" w:hAnsi="Times New Roman" w:cs="Times New Roman"/>
            <w:sz w:val="24"/>
            <w:szCs w:val="24"/>
          </w:rPr>
          <w:t xml:space="preserve">models suggest that for every degree increase in </w:t>
        </w:r>
      </w:ins>
      <w:ins w:id="3710" w:author="Mohammad Nayeem Hasan [2]" w:date="2023-03-02T02:21:00Z">
        <w:r>
          <w:rPr>
            <w:rFonts w:ascii="Times New Roman" w:hAnsi="Times New Roman" w:cs="Times New Roman"/>
            <w:sz w:val="24"/>
            <w:szCs w:val="24"/>
          </w:rPr>
          <w:t>average</w:t>
        </w:r>
      </w:ins>
      <w:ins w:id="3711" w:author="Mohammad Nayeem Hasan [2]" w:date="2023-03-02T02:17:00Z">
        <w:r w:rsidR="00B4043D" w:rsidRPr="00B4043D">
          <w:rPr>
            <w:rFonts w:ascii="Times New Roman" w:hAnsi="Times New Roman" w:cs="Times New Roman"/>
            <w:sz w:val="24"/>
            <w:szCs w:val="24"/>
          </w:rPr>
          <w:t xml:space="preserve"> temperature, the</w:t>
        </w:r>
      </w:ins>
      <w:ins w:id="3712" w:author="Mohammad Nayeem Hasan [2]" w:date="2023-03-02T02:22:00Z">
        <w:r>
          <w:rPr>
            <w:rFonts w:ascii="Times New Roman" w:hAnsi="Times New Roman" w:cs="Times New Roman"/>
            <w:sz w:val="24"/>
            <w:szCs w:val="24"/>
          </w:rPr>
          <w:t xml:space="preserve"> </w:t>
        </w:r>
      </w:ins>
      <w:ins w:id="3713" w:author="Mohammad Nayeem Hasan [2]" w:date="2023-03-02T02:17:00Z">
        <w:r w:rsidR="00B4043D" w:rsidRPr="00B4043D">
          <w:rPr>
            <w:rFonts w:ascii="Times New Roman" w:hAnsi="Times New Roman" w:cs="Times New Roman"/>
            <w:sz w:val="24"/>
            <w:szCs w:val="24"/>
          </w:rPr>
          <w:t xml:space="preserve">relative risk of </w:t>
        </w:r>
      </w:ins>
      <w:ins w:id="3714" w:author="Mohammad Nayeem Hasan [2]" w:date="2023-03-02T02:22:00Z">
        <w:r>
          <w:rPr>
            <w:rFonts w:ascii="Times New Roman" w:hAnsi="Times New Roman" w:cs="Times New Roman"/>
            <w:sz w:val="24"/>
            <w:szCs w:val="24"/>
          </w:rPr>
          <w:t>Dengue</w:t>
        </w:r>
      </w:ins>
      <w:ins w:id="3715" w:author="Mohammad Nayeem Hasan [2]" w:date="2023-03-02T02:17:00Z">
        <w:r w:rsidR="00B4043D" w:rsidRPr="00B4043D">
          <w:rPr>
            <w:rFonts w:ascii="Times New Roman" w:hAnsi="Times New Roman" w:cs="Times New Roman"/>
            <w:sz w:val="24"/>
            <w:szCs w:val="24"/>
          </w:rPr>
          <w:t xml:space="preserve"> </w:t>
        </w:r>
      </w:ins>
      <w:ins w:id="3716" w:author="Mohammad Nayeem Hasan [2]" w:date="2023-03-02T02:22:00Z">
        <w:r>
          <w:rPr>
            <w:rFonts w:ascii="Times New Roman" w:hAnsi="Times New Roman" w:cs="Times New Roman"/>
            <w:sz w:val="24"/>
            <w:szCs w:val="24"/>
          </w:rPr>
          <w:t xml:space="preserve">cases </w:t>
        </w:r>
      </w:ins>
      <w:ins w:id="3717" w:author="Mohammad Nayeem Hasan [2]" w:date="2023-03-02T02:17:00Z">
        <w:r w:rsidR="00B4043D" w:rsidRPr="00B4043D">
          <w:rPr>
            <w:rFonts w:ascii="Times New Roman" w:hAnsi="Times New Roman" w:cs="Times New Roman"/>
            <w:sz w:val="24"/>
            <w:szCs w:val="24"/>
          </w:rPr>
          <w:t>increased by 1.2%</w:t>
        </w:r>
      </w:ins>
      <w:ins w:id="3718" w:author="Mohammad Nayeem Hasan [2]" w:date="2023-03-02T02:23:00Z">
        <w:r w:rsidR="00B65E74">
          <w:rPr>
            <w:rFonts w:ascii="Times New Roman" w:hAnsi="Times New Roman" w:cs="Times New Roman"/>
            <w:sz w:val="24"/>
            <w:szCs w:val="24"/>
          </w:rPr>
          <w:t xml:space="preserve"> and for every mm of rainfall, the relative risk of Dengue cases in Bangladesh by 1.3%.</w:t>
        </w:r>
      </w:ins>
    </w:p>
    <w:bookmarkEnd w:id="3429"/>
    <w:p w14:paraId="63BB8766" w14:textId="77777777" w:rsidR="002D7E55" w:rsidRPr="00186BD2" w:rsidRDefault="00526B96">
      <w:pPr>
        <w:spacing w:line="276" w:lineRule="auto"/>
        <w:rPr>
          <w:ins w:id="3719" w:author="Mohammad Nayeem Hasan" w:date="2022-10-28T23:53:00Z"/>
          <w:rFonts w:ascii="Times New Roman" w:hAnsi="Times New Roman" w:cs="Times New Roman"/>
          <w:b/>
          <w:sz w:val="24"/>
          <w:szCs w:val="24"/>
          <w:rPrChange w:id="3720" w:author="Mohammad Nayeem Hasan" w:date="2022-10-30T19:39:00Z">
            <w:rPr>
              <w:ins w:id="3721" w:author="Mohammad Nayeem Hasan" w:date="2022-10-28T23:53:00Z"/>
              <w:rFonts w:cs="Times New Roman"/>
              <w:b/>
              <w:sz w:val="24"/>
              <w:szCs w:val="24"/>
            </w:rPr>
          </w:rPrChange>
        </w:rPr>
        <w:pPrChange w:id="3722" w:author="Mohammad Nayeem Hasan" w:date="2022-11-03T22:34:00Z">
          <w:pPr>
            <w:spacing w:line="360" w:lineRule="auto"/>
            <w:jc w:val="both"/>
          </w:pPr>
        </w:pPrChange>
      </w:pPr>
      <w:r w:rsidRPr="00186BD2">
        <w:rPr>
          <w:rFonts w:ascii="Times New Roman" w:hAnsi="Times New Roman" w:cs="Times New Roman"/>
          <w:sz w:val="24"/>
          <w:szCs w:val="24"/>
        </w:rPr>
        <w:br w:type="page"/>
      </w:r>
      <w:ins w:id="3723" w:author="Mohammad Nayeem Hasan" w:date="2022-10-28T23:53:00Z">
        <w:r w:rsidR="002D7E55" w:rsidRPr="00186BD2">
          <w:rPr>
            <w:rFonts w:ascii="Times New Roman" w:hAnsi="Times New Roman" w:cs="Times New Roman"/>
            <w:b/>
            <w:sz w:val="24"/>
            <w:szCs w:val="24"/>
            <w:rPrChange w:id="3724" w:author="Mohammad Nayeem Hasan" w:date="2022-10-30T19:39:00Z">
              <w:rPr>
                <w:rFonts w:cs="Times New Roman"/>
                <w:b/>
                <w:sz w:val="24"/>
                <w:szCs w:val="24"/>
              </w:rPr>
            </w:rPrChange>
          </w:rPr>
          <w:lastRenderedPageBreak/>
          <w:t>References</w:t>
        </w:r>
      </w:ins>
    </w:p>
    <w:p w14:paraId="2C463E3B" w14:textId="77777777" w:rsidR="002D7E55" w:rsidRPr="00186BD2" w:rsidRDefault="002D7E55">
      <w:pPr>
        <w:widowControl w:val="0"/>
        <w:autoSpaceDE w:val="0"/>
        <w:autoSpaceDN w:val="0"/>
        <w:adjustRightInd w:val="0"/>
        <w:spacing w:line="276" w:lineRule="auto"/>
        <w:ind w:left="480" w:hanging="480"/>
        <w:rPr>
          <w:ins w:id="3725" w:author="Mohammad Nayeem Hasan" w:date="2022-10-28T23:53:00Z"/>
          <w:rFonts w:ascii="Times New Roman" w:hAnsi="Times New Roman" w:cs="Times New Roman"/>
          <w:noProof/>
          <w:sz w:val="24"/>
          <w:szCs w:val="24"/>
          <w:rPrChange w:id="3726" w:author="Mohammad Nayeem Hasan" w:date="2022-10-30T19:39:00Z">
            <w:rPr>
              <w:ins w:id="3727" w:author="Mohammad Nayeem Hasan" w:date="2022-10-28T23:53:00Z"/>
              <w:rFonts w:cs="Times New Roman"/>
              <w:noProof/>
              <w:sz w:val="24"/>
              <w:szCs w:val="24"/>
            </w:rPr>
          </w:rPrChange>
        </w:rPr>
        <w:pPrChange w:id="3728" w:author="Mohammad Nayeem Hasan" w:date="2022-11-03T22:34:00Z">
          <w:pPr>
            <w:widowControl w:val="0"/>
            <w:autoSpaceDE w:val="0"/>
            <w:autoSpaceDN w:val="0"/>
            <w:adjustRightInd w:val="0"/>
            <w:spacing w:line="360" w:lineRule="auto"/>
            <w:ind w:left="480" w:hanging="480"/>
          </w:pPr>
        </w:pPrChange>
      </w:pPr>
      <w:ins w:id="3729" w:author="Mohammad Nayeem Hasan" w:date="2022-10-28T23:53:00Z">
        <w:r w:rsidRPr="00186BD2">
          <w:rPr>
            <w:rFonts w:ascii="Times New Roman" w:hAnsi="Times New Roman" w:cs="Times New Roman"/>
            <w:b/>
            <w:sz w:val="24"/>
            <w:szCs w:val="24"/>
            <w:rPrChange w:id="3730" w:author="Mohammad Nayeem Hasan" w:date="2022-10-30T19:39:00Z">
              <w:rPr>
                <w:rFonts w:cs="Times New Roman"/>
                <w:b/>
                <w:sz w:val="24"/>
                <w:szCs w:val="24"/>
              </w:rPr>
            </w:rPrChange>
          </w:rPr>
          <w:fldChar w:fldCharType="begin" w:fldLock="1"/>
        </w:r>
        <w:r w:rsidRPr="00186BD2">
          <w:rPr>
            <w:rFonts w:ascii="Times New Roman" w:hAnsi="Times New Roman" w:cs="Times New Roman"/>
            <w:b/>
            <w:sz w:val="24"/>
            <w:szCs w:val="24"/>
            <w:rPrChange w:id="3731" w:author="Mohammad Nayeem Hasan" w:date="2022-10-30T19:39:00Z">
              <w:rPr>
                <w:rFonts w:cs="Times New Roman"/>
                <w:b/>
                <w:sz w:val="24"/>
                <w:szCs w:val="24"/>
              </w:rPr>
            </w:rPrChange>
          </w:rPr>
          <w:instrText xml:space="preserve">ADDIN Mendeley Bibliography CSL_BIBLIOGRAPHY </w:instrText>
        </w:r>
        <w:r w:rsidRPr="00186BD2">
          <w:rPr>
            <w:rFonts w:ascii="Times New Roman" w:hAnsi="Times New Roman" w:cs="Times New Roman"/>
            <w:b/>
            <w:sz w:val="24"/>
            <w:szCs w:val="24"/>
            <w:rPrChange w:id="3732" w:author="Mohammad Nayeem Hasan" w:date="2022-10-30T19:39:00Z">
              <w:rPr>
                <w:rFonts w:cs="Times New Roman"/>
                <w:b/>
                <w:sz w:val="24"/>
                <w:szCs w:val="24"/>
              </w:rPr>
            </w:rPrChange>
          </w:rPr>
          <w:fldChar w:fldCharType="separate"/>
        </w:r>
        <w:r w:rsidRPr="00186BD2">
          <w:rPr>
            <w:rFonts w:ascii="Times New Roman" w:hAnsi="Times New Roman" w:cs="Times New Roman"/>
            <w:noProof/>
            <w:sz w:val="24"/>
            <w:szCs w:val="24"/>
            <w:rPrChange w:id="3733" w:author="Mohammad Nayeem Hasan" w:date="2022-10-30T19:39:00Z">
              <w:rPr>
                <w:rFonts w:cs="Times New Roman"/>
                <w:noProof/>
                <w:sz w:val="24"/>
                <w:szCs w:val="24"/>
              </w:rPr>
            </w:rPrChange>
          </w:rPr>
          <w:t xml:space="preserve">Ahmed, F., Islam, M. A., Kumar, M., Hossain, M., Bhattacharya, P., Islam, M. T., Hossen, F., Hossain, M. S., Islam, M. S., Uddin, M. M., Islam, M. N., Bahadur, N. M., Didar-ul-Alam, M., Reza, H. M., &amp; Jakariya, M. (2021). First detection of SARS-CoV-2 genetic material in the vicinity of COVID-19 isolation Centre in Bangladesh: Variation along the sewer network. </w:t>
        </w:r>
        <w:r w:rsidRPr="00186BD2">
          <w:rPr>
            <w:rFonts w:ascii="Times New Roman" w:hAnsi="Times New Roman" w:cs="Times New Roman"/>
            <w:i/>
            <w:iCs/>
            <w:noProof/>
            <w:sz w:val="24"/>
            <w:szCs w:val="24"/>
            <w:rPrChange w:id="3734" w:author="Mohammad Nayeem Hasan" w:date="2022-10-30T19:39:00Z">
              <w:rPr>
                <w:rFonts w:cs="Times New Roman"/>
                <w:i/>
                <w:iCs/>
                <w:noProof/>
                <w:sz w:val="24"/>
                <w:szCs w:val="24"/>
              </w:rPr>
            </w:rPrChange>
          </w:rPr>
          <w:t>Science of The Total Environment</w:t>
        </w:r>
        <w:r w:rsidRPr="00186BD2">
          <w:rPr>
            <w:rFonts w:ascii="Times New Roman" w:hAnsi="Times New Roman" w:cs="Times New Roman"/>
            <w:noProof/>
            <w:sz w:val="24"/>
            <w:szCs w:val="24"/>
            <w:rPrChange w:id="373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36" w:author="Mohammad Nayeem Hasan" w:date="2022-10-30T19:39:00Z">
              <w:rPr>
                <w:rFonts w:cs="Times New Roman"/>
                <w:i/>
                <w:iCs/>
                <w:noProof/>
                <w:sz w:val="24"/>
                <w:szCs w:val="24"/>
              </w:rPr>
            </w:rPrChange>
          </w:rPr>
          <w:t>776</w:t>
        </w:r>
        <w:r w:rsidRPr="00186BD2">
          <w:rPr>
            <w:rFonts w:ascii="Times New Roman" w:hAnsi="Times New Roman" w:cs="Times New Roman"/>
            <w:noProof/>
            <w:sz w:val="24"/>
            <w:szCs w:val="24"/>
            <w:rPrChange w:id="3737" w:author="Mohammad Nayeem Hasan" w:date="2022-10-30T19:39:00Z">
              <w:rPr>
                <w:rFonts w:cs="Times New Roman"/>
                <w:noProof/>
                <w:sz w:val="24"/>
                <w:szCs w:val="24"/>
              </w:rPr>
            </w:rPrChange>
          </w:rPr>
          <w:t>, 145724. https://doi.org/10.1016/j.scitotenv.2021.145724</w:t>
        </w:r>
      </w:ins>
    </w:p>
    <w:p w14:paraId="1DCE1FAC" w14:textId="77777777" w:rsidR="002D7E55" w:rsidRPr="00186BD2" w:rsidRDefault="002D7E55">
      <w:pPr>
        <w:widowControl w:val="0"/>
        <w:autoSpaceDE w:val="0"/>
        <w:autoSpaceDN w:val="0"/>
        <w:adjustRightInd w:val="0"/>
        <w:spacing w:line="276" w:lineRule="auto"/>
        <w:ind w:left="480" w:hanging="480"/>
        <w:rPr>
          <w:ins w:id="3738" w:author="Mohammad Nayeem Hasan" w:date="2022-10-28T23:53:00Z"/>
          <w:rFonts w:ascii="Times New Roman" w:hAnsi="Times New Roman" w:cs="Times New Roman"/>
          <w:noProof/>
          <w:sz w:val="24"/>
          <w:szCs w:val="24"/>
          <w:rPrChange w:id="3739" w:author="Mohammad Nayeem Hasan" w:date="2022-10-30T19:39:00Z">
            <w:rPr>
              <w:ins w:id="3740" w:author="Mohammad Nayeem Hasan" w:date="2022-10-28T23:53:00Z"/>
              <w:rFonts w:cs="Times New Roman"/>
              <w:noProof/>
              <w:sz w:val="24"/>
              <w:szCs w:val="24"/>
            </w:rPr>
          </w:rPrChange>
        </w:rPr>
        <w:pPrChange w:id="3741" w:author="Mohammad Nayeem Hasan" w:date="2022-11-03T22:34:00Z">
          <w:pPr>
            <w:widowControl w:val="0"/>
            <w:autoSpaceDE w:val="0"/>
            <w:autoSpaceDN w:val="0"/>
            <w:adjustRightInd w:val="0"/>
            <w:spacing w:line="360" w:lineRule="auto"/>
            <w:ind w:left="480" w:hanging="480"/>
          </w:pPr>
        </w:pPrChange>
      </w:pPr>
      <w:ins w:id="3742" w:author="Mohammad Nayeem Hasan" w:date="2022-10-28T23:53:00Z">
        <w:r w:rsidRPr="00186BD2">
          <w:rPr>
            <w:rFonts w:ascii="Times New Roman" w:hAnsi="Times New Roman" w:cs="Times New Roman"/>
            <w:noProof/>
            <w:sz w:val="24"/>
            <w:szCs w:val="24"/>
            <w:rPrChange w:id="3743" w:author="Mohammad Nayeem Hasan" w:date="2022-10-30T19:39:00Z">
              <w:rPr>
                <w:rFonts w:cs="Times New Roman"/>
                <w:noProof/>
                <w:sz w:val="24"/>
                <w:szCs w:val="24"/>
              </w:rPr>
            </w:rPrChange>
          </w:rPr>
          <w:t xml:space="preserve">Anderson, K. B., Chunsuttiwat, S., Nisalak, A., Mammen, M. P., Libraty, D. H., Rothman, A. L., Green, S., Vaughn, D. W., Ennis, F. A., &amp; Endy, T. P. (2007). Burden of symptomatic dengue infection in children at primary school in Thailand: a prospective study. </w:t>
        </w:r>
        <w:r w:rsidRPr="00186BD2">
          <w:rPr>
            <w:rFonts w:ascii="Times New Roman" w:hAnsi="Times New Roman" w:cs="Times New Roman"/>
            <w:i/>
            <w:iCs/>
            <w:noProof/>
            <w:sz w:val="24"/>
            <w:szCs w:val="24"/>
            <w:rPrChange w:id="3744" w:author="Mohammad Nayeem Hasan" w:date="2022-10-30T19:39:00Z">
              <w:rPr>
                <w:rFonts w:cs="Times New Roman"/>
                <w:i/>
                <w:iCs/>
                <w:noProof/>
                <w:sz w:val="24"/>
                <w:szCs w:val="24"/>
              </w:rPr>
            </w:rPrChange>
          </w:rPr>
          <w:t>The Lancet</w:t>
        </w:r>
        <w:r w:rsidRPr="00186BD2">
          <w:rPr>
            <w:rFonts w:ascii="Times New Roman" w:hAnsi="Times New Roman" w:cs="Times New Roman"/>
            <w:noProof/>
            <w:sz w:val="24"/>
            <w:szCs w:val="24"/>
            <w:rPrChange w:id="374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46" w:author="Mohammad Nayeem Hasan" w:date="2022-10-30T19:39:00Z">
              <w:rPr>
                <w:rFonts w:cs="Times New Roman"/>
                <w:i/>
                <w:iCs/>
                <w:noProof/>
                <w:sz w:val="24"/>
                <w:szCs w:val="24"/>
              </w:rPr>
            </w:rPrChange>
          </w:rPr>
          <w:t>369</w:t>
        </w:r>
        <w:r w:rsidRPr="00186BD2">
          <w:rPr>
            <w:rFonts w:ascii="Times New Roman" w:hAnsi="Times New Roman" w:cs="Times New Roman"/>
            <w:noProof/>
            <w:sz w:val="24"/>
            <w:szCs w:val="24"/>
            <w:rPrChange w:id="3747" w:author="Mohammad Nayeem Hasan" w:date="2022-10-30T19:39:00Z">
              <w:rPr>
                <w:rFonts w:cs="Times New Roman"/>
                <w:noProof/>
                <w:sz w:val="24"/>
                <w:szCs w:val="24"/>
              </w:rPr>
            </w:rPrChange>
          </w:rPr>
          <w:t>(9571), 1452–1459. https://doi.org/10.1016/S0140-6736(07)60671-0</w:t>
        </w:r>
      </w:ins>
    </w:p>
    <w:p w14:paraId="07A1D2D8" w14:textId="77777777" w:rsidR="002D7E55" w:rsidRPr="00186BD2" w:rsidRDefault="002D7E55">
      <w:pPr>
        <w:widowControl w:val="0"/>
        <w:autoSpaceDE w:val="0"/>
        <w:autoSpaceDN w:val="0"/>
        <w:adjustRightInd w:val="0"/>
        <w:spacing w:line="276" w:lineRule="auto"/>
        <w:ind w:left="480" w:hanging="480"/>
        <w:rPr>
          <w:ins w:id="3748" w:author="Mohammad Nayeem Hasan" w:date="2022-10-28T23:53:00Z"/>
          <w:rFonts w:ascii="Times New Roman" w:hAnsi="Times New Roman" w:cs="Times New Roman"/>
          <w:noProof/>
          <w:sz w:val="24"/>
          <w:szCs w:val="24"/>
          <w:rPrChange w:id="3749" w:author="Mohammad Nayeem Hasan" w:date="2022-10-30T19:39:00Z">
            <w:rPr>
              <w:ins w:id="3750" w:author="Mohammad Nayeem Hasan" w:date="2022-10-28T23:53:00Z"/>
              <w:rFonts w:cs="Times New Roman"/>
              <w:noProof/>
              <w:sz w:val="24"/>
              <w:szCs w:val="24"/>
            </w:rPr>
          </w:rPrChange>
        </w:rPr>
        <w:pPrChange w:id="3751" w:author="Mohammad Nayeem Hasan" w:date="2022-11-03T22:34:00Z">
          <w:pPr>
            <w:widowControl w:val="0"/>
            <w:autoSpaceDE w:val="0"/>
            <w:autoSpaceDN w:val="0"/>
            <w:adjustRightInd w:val="0"/>
            <w:spacing w:line="360" w:lineRule="auto"/>
            <w:ind w:left="480" w:hanging="480"/>
          </w:pPr>
        </w:pPrChange>
      </w:pPr>
      <w:ins w:id="3752" w:author="Mohammad Nayeem Hasan" w:date="2022-10-28T23:53:00Z">
        <w:r w:rsidRPr="00186BD2">
          <w:rPr>
            <w:rFonts w:ascii="Times New Roman" w:hAnsi="Times New Roman" w:cs="Times New Roman"/>
            <w:noProof/>
            <w:sz w:val="24"/>
            <w:szCs w:val="24"/>
            <w:rPrChange w:id="3753" w:author="Mohammad Nayeem Hasan" w:date="2022-10-30T19:39:00Z">
              <w:rPr>
                <w:rFonts w:cs="Times New Roman"/>
                <w:noProof/>
                <w:sz w:val="24"/>
                <w:szCs w:val="24"/>
              </w:rPr>
            </w:rPrChange>
          </w:rPr>
          <w:t xml:space="preserve">Bi, P., Wang, J., &amp; Hiller, J. E. (2007). Weather: driving force behind the transmission of severe acute respiratory syndrome in China? </w:t>
        </w:r>
        <w:r w:rsidRPr="00186BD2">
          <w:rPr>
            <w:rFonts w:ascii="Times New Roman" w:hAnsi="Times New Roman" w:cs="Times New Roman"/>
            <w:i/>
            <w:iCs/>
            <w:noProof/>
            <w:sz w:val="24"/>
            <w:szCs w:val="24"/>
            <w:rPrChange w:id="3754" w:author="Mohammad Nayeem Hasan" w:date="2022-10-30T19:39:00Z">
              <w:rPr>
                <w:rFonts w:cs="Times New Roman"/>
                <w:i/>
                <w:iCs/>
                <w:noProof/>
                <w:sz w:val="24"/>
                <w:szCs w:val="24"/>
              </w:rPr>
            </w:rPrChange>
          </w:rPr>
          <w:t>Internal Medicine Journal</w:t>
        </w:r>
        <w:r w:rsidRPr="00186BD2">
          <w:rPr>
            <w:rFonts w:ascii="Times New Roman" w:hAnsi="Times New Roman" w:cs="Times New Roman"/>
            <w:noProof/>
            <w:sz w:val="24"/>
            <w:szCs w:val="24"/>
            <w:rPrChange w:id="375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56" w:author="Mohammad Nayeem Hasan" w:date="2022-10-30T19:39:00Z">
              <w:rPr>
                <w:rFonts w:cs="Times New Roman"/>
                <w:i/>
                <w:iCs/>
                <w:noProof/>
                <w:sz w:val="24"/>
                <w:szCs w:val="24"/>
              </w:rPr>
            </w:rPrChange>
          </w:rPr>
          <w:t>37</w:t>
        </w:r>
        <w:r w:rsidRPr="00186BD2">
          <w:rPr>
            <w:rFonts w:ascii="Times New Roman" w:hAnsi="Times New Roman" w:cs="Times New Roman"/>
            <w:noProof/>
            <w:sz w:val="24"/>
            <w:szCs w:val="24"/>
            <w:rPrChange w:id="3757" w:author="Mohammad Nayeem Hasan" w:date="2022-10-30T19:39:00Z">
              <w:rPr>
                <w:rFonts w:cs="Times New Roman"/>
                <w:noProof/>
                <w:sz w:val="24"/>
                <w:szCs w:val="24"/>
              </w:rPr>
            </w:rPrChange>
          </w:rPr>
          <w:t>(8), 550–554. https://doi.org/10.1111/j.1445-5994.2007.01358.x</w:t>
        </w:r>
      </w:ins>
    </w:p>
    <w:p w14:paraId="66225546" w14:textId="77777777" w:rsidR="002D7E55" w:rsidRPr="00186BD2" w:rsidRDefault="002D7E55">
      <w:pPr>
        <w:widowControl w:val="0"/>
        <w:autoSpaceDE w:val="0"/>
        <w:autoSpaceDN w:val="0"/>
        <w:adjustRightInd w:val="0"/>
        <w:spacing w:line="276" w:lineRule="auto"/>
        <w:ind w:left="480" w:hanging="480"/>
        <w:rPr>
          <w:ins w:id="3758" w:author="Mohammad Nayeem Hasan" w:date="2022-10-28T23:53:00Z"/>
          <w:rFonts w:ascii="Times New Roman" w:hAnsi="Times New Roman" w:cs="Times New Roman"/>
          <w:noProof/>
          <w:sz w:val="24"/>
          <w:szCs w:val="24"/>
          <w:rPrChange w:id="3759" w:author="Mohammad Nayeem Hasan" w:date="2022-10-30T19:39:00Z">
            <w:rPr>
              <w:ins w:id="3760" w:author="Mohammad Nayeem Hasan" w:date="2022-10-28T23:53:00Z"/>
              <w:rFonts w:cs="Times New Roman"/>
              <w:noProof/>
              <w:sz w:val="24"/>
              <w:szCs w:val="24"/>
            </w:rPr>
          </w:rPrChange>
        </w:rPr>
        <w:pPrChange w:id="3761" w:author="Mohammad Nayeem Hasan" w:date="2022-11-03T22:34:00Z">
          <w:pPr>
            <w:widowControl w:val="0"/>
            <w:autoSpaceDE w:val="0"/>
            <w:autoSpaceDN w:val="0"/>
            <w:adjustRightInd w:val="0"/>
            <w:spacing w:line="360" w:lineRule="auto"/>
            <w:ind w:left="480" w:hanging="480"/>
          </w:pPr>
        </w:pPrChange>
      </w:pPr>
      <w:ins w:id="3762" w:author="Mohammad Nayeem Hasan" w:date="2022-10-28T23:53:00Z">
        <w:r w:rsidRPr="00186BD2">
          <w:rPr>
            <w:rFonts w:ascii="Times New Roman" w:hAnsi="Times New Roman" w:cs="Times New Roman"/>
            <w:noProof/>
            <w:sz w:val="24"/>
            <w:szCs w:val="24"/>
            <w:rPrChange w:id="3763" w:author="Mohammad Nayeem Hasan" w:date="2022-10-30T19:39:00Z">
              <w:rPr>
                <w:rFonts w:cs="Times New Roman"/>
                <w:noProof/>
                <w:sz w:val="24"/>
                <w:szCs w:val="24"/>
              </w:rPr>
            </w:rPrChange>
          </w:rPr>
          <w:t xml:space="preserve">Carod-Artal, F. J., Wichmann, O., Farrar, J., &amp; Gascón, J. (2013). Neurological complications of dengue virus infection. </w:t>
        </w:r>
        <w:r w:rsidRPr="00186BD2">
          <w:rPr>
            <w:rFonts w:ascii="Times New Roman" w:hAnsi="Times New Roman" w:cs="Times New Roman"/>
            <w:i/>
            <w:iCs/>
            <w:noProof/>
            <w:sz w:val="24"/>
            <w:szCs w:val="24"/>
            <w:rPrChange w:id="3764" w:author="Mohammad Nayeem Hasan" w:date="2022-10-30T19:39:00Z">
              <w:rPr>
                <w:rFonts w:cs="Times New Roman"/>
                <w:i/>
                <w:iCs/>
                <w:noProof/>
                <w:sz w:val="24"/>
                <w:szCs w:val="24"/>
              </w:rPr>
            </w:rPrChange>
          </w:rPr>
          <w:t>The Lancet Neurology</w:t>
        </w:r>
        <w:r w:rsidRPr="00186BD2">
          <w:rPr>
            <w:rFonts w:ascii="Times New Roman" w:hAnsi="Times New Roman" w:cs="Times New Roman"/>
            <w:noProof/>
            <w:sz w:val="24"/>
            <w:szCs w:val="24"/>
            <w:rPrChange w:id="376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66" w:author="Mohammad Nayeem Hasan" w:date="2022-10-30T19:39:00Z">
              <w:rPr>
                <w:rFonts w:cs="Times New Roman"/>
                <w:i/>
                <w:iCs/>
                <w:noProof/>
                <w:sz w:val="24"/>
                <w:szCs w:val="24"/>
              </w:rPr>
            </w:rPrChange>
          </w:rPr>
          <w:t>12</w:t>
        </w:r>
        <w:r w:rsidRPr="00186BD2">
          <w:rPr>
            <w:rFonts w:ascii="Times New Roman" w:hAnsi="Times New Roman" w:cs="Times New Roman"/>
            <w:noProof/>
            <w:sz w:val="24"/>
            <w:szCs w:val="24"/>
            <w:rPrChange w:id="3767" w:author="Mohammad Nayeem Hasan" w:date="2022-10-30T19:39:00Z">
              <w:rPr>
                <w:rFonts w:cs="Times New Roman"/>
                <w:noProof/>
                <w:sz w:val="24"/>
                <w:szCs w:val="24"/>
              </w:rPr>
            </w:rPrChange>
          </w:rPr>
          <w:t>(9), 906–919. https://doi.org/10.1016/S1474-4422(13)70150-9</w:t>
        </w:r>
      </w:ins>
    </w:p>
    <w:p w14:paraId="4E2E5018" w14:textId="77777777" w:rsidR="002D7E55" w:rsidRPr="00186BD2" w:rsidRDefault="002D7E55">
      <w:pPr>
        <w:widowControl w:val="0"/>
        <w:autoSpaceDE w:val="0"/>
        <w:autoSpaceDN w:val="0"/>
        <w:adjustRightInd w:val="0"/>
        <w:spacing w:line="276" w:lineRule="auto"/>
        <w:ind w:left="480" w:hanging="480"/>
        <w:rPr>
          <w:ins w:id="3768" w:author="Mohammad Nayeem Hasan" w:date="2022-10-28T23:53:00Z"/>
          <w:rFonts w:ascii="Times New Roman" w:hAnsi="Times New Roman" w:cs="Times New Roman"/>
          <w:noProof/>
          <w:sz w:val="24"/>
          <w:szCs w:val="24"/>
          <w:rPrChange w:id="3769" w:author="Mohammad Nayeem Hasan" w:date="2022-10-30T19:39:00Z">
            <w:rPr>
              <w:ins w:id="3770" w:author="Mohammad Nayeem Hasan" w:date="2022-10-28T23:53:00Z"/>
              <w:rFonts w:cs="Times New Roman"/>
              <w:noProof/>
              <w:sz w:val="24"/>
              <w:szCs w:val="24"/>
            </w:rPr>
          </w:rPrChange>
        </w:rPr>
        <w:pPrChange w:id="3771" w:author="Mohammad Nayeem Hasan" w:date="2022-11-03T22:34:00Z">
          <w:pPr>
            <w:widowControl w:val="0"/>
            <w:autoSpaceDE w:val="0"/>
            <w:autoSpaceDN w:val="0"/>
            <w:adjustRightInd w:val="0"/>
            <w:spacing w:line="360" w:lineRule="auto"/>
            <w:ind w:left="480" w:hanging="480"/>
          </w:pPr>
        </w:pPrChange>
      </w:pPr>
      <w:ins w:id="3772" w:author="Mohammad Nayeem Hasan" w:date="2022-10-28T23:53:00Z">
        <w:r w:rsidRPr="00186BD2">
          <w:rPr>
            <w:rFonts w:ascii="Times New Roman" w:hAnsi="Times New Roman" w:cs="Times New Roman"/>
            <w:i/>
            <w:iCs/>
            <w:noProof/>
            <w:sz w:val="24"/>
            <w:szCs w:val="24"/>
            <w:rPrChange w:id="3773" w:author="Mohammad Nayeem Hasan" w:date="2022-10-30T19:39:00Z">
              <w:rPr>
                <w:rFonts w:cs="Times New Roman"/>
                <w:i/>
                <w:iCs/>
                <w:noProof/>
                <w:sz w:val="24"/>
                <w:szCs w:val="24"/>
              </w:rPr>
            </w:rPrChange>
          </w:rPr>
          <w:t>DHS S&amp;T Launches Indoor Predictive Modeling Tool for Coronavirus Stability</w:t>
        </w:r>
        <w:r w:rsidRPr="00186BD2">
          <w:rPr>
            <w:rFonts w:ascii="Times New Roman" w:hAnsi="Times New Roman" w:cs="Times New Roman"/>
            <w:noProof/>
            <w:sz w:val="24"/>
            <w:szCs w:val="24"/>
            <w:rPrChange w:id="3774" w:author="Mohammad Nayeem Hasan" w:date="2022-10-30T19:39:00Z">
              <w:rPr>
                <w:rFonts w:cs="Times New Roman"/>
                <w:noProof/>
                <w:sz w:val="24"/>
                <w:szCs w:val="24"/>
              </w:rPr>
            </w:rPrChange>
          </w:rPr>
          <w:t>. (2020).</w:t>
        </w:r>
      </w:ins>
    </w:p>
    <w:p w14:paraId="61C3979C" w14:textId="77777777" w:rsidR="002D7E55" w:rsidRPr="00186BD2" w:rsidRDefault="002D7E55">
      <w:pPr>
        <w:widowControl w:val="0"/>
        <w:autoSpaceDE w:val="0"/>
        <w:autoSpaceDN w:val="0"/>
        <w:adjustRightInd w:val="0"/>
        <w:spacing w:line="276" w:lineRule="auto"/>
        <w:ind w:left="480" w:hanging="480"/>
        <w:rPr>
          <w:ins w:id="3775" w:author="Mohammad Nayeem Hasan" w:date="2022-10-28T23:53:00Z"/>
          <w:rFonts w:ascii="Times New Roman" w:hAnsi="Times New Roman" w:cs="Times New Roman"/>
          <w:noProof/>
          <w:sz w:val="24"/>
          <w:szCs w:val="24"/>
          <w:rPrChange w:id="3776" w:author="Mohammad Nayeem Hasan" w:date="2022-10-30T19:39:00Z">
            <w:rPr>
              <w:ins w:id="3777" w:author="Mohammad Nayeem Hasan" w:date="2022-10-28T23:53:00Z"/>
              <w:rFonts w:cs="Times New Roman"/>
              <w:noProof/>
              <w:sz w:val="24"/>
              <w:szCs w:val="24"/>
            </w:rPr>
          </w:rPrChange>
        </w:rPr>
        <w:pPrChange w:id="3778" w:author="Mohammad Nayeem Hasan" w:date="2022-11-03T22:34:00Z">
          <w:pPr>
            <w:widowControl w:val="0"/>
            <w:autoSpaceDE w:val="0"/>
            <w:autoSpaceDN w:val="0"/>
            <w:adjustRightInd w:val="0"/>
            <w:spacing w:line="360" w:lineRule="auto"/>
            <w:ind w:left="480" w:hanging="480"/>
          </w:pPr>
        </w:pPrChange>
      </w:pPr>
      <w:ins w:id="3779" w:author="Mohammad Nayeem Hasan" w:date="2022-10-28T23:53:00Z">
        <w:r w:rsidRPr="00186BD2">
          <w:rPr>
            <w:rFonts w:ascii="Times New Roman" w:hAnsi="Times New Roman" w:cs="Times New Roman"/>
            <w:noProof/>
            <w:sz w:val="24"/>
            <w:szCs w:val="24"/>
            <w:rPrChange w:id="3780" w:author="Mohammad Nayeem Hasan" w:date="2022-10-30T19:39:00Z">
              <w:rPr>
                <w:rFonts w:cs="Times New Roman"/>
                <w:noProof/>
                <w:sz w:val="24"/>
                <w:szCs w:val="24"/>
              </w:rPr>
            </w:rPrChange>
          </w:rPr>
          <w:t xml:space="preserve">Ferreira, G. L. C. (2012). Global dengue epidemiology trends. </w:t>
        </w:r>
        <w:r w:rsidRPr="00186BD2">
          <w:rPr>
            <w:rFonts w:ascii="Times New Roman" w:hAnsi="Times New Roman" w:cs="Times New Roman"/>
            <w:i/>
            <w:iCs/>
            <w:noProof/>
            <w:sz w:val="24"/>
            <w:szCs w:val="24"/>
            <w:rPrChange w:id="3781" w:author="Mohammad Nayeem Hasan" w:date="2022-10-30T19:39:00Z">
              <w:rPr>
                <w:rFonts w:cs="Times New Roman"/>
                <w:i/>
                <w:iCs/>
                <w:noProof/>
                <w:sz w:val="24"/>
                <w:szCs w:val="24"/>
              </w:rPr>
            </w:rPrChange>
          </w:rPr>
          <w:t>Revista Do Instituto de Medicina Tropical de São Paulo</w:t>
        </w:r>
        <w:r w:rsidRPr="00186BD2">
          <w:rPr>
            <w:rFonts w:ascii="Times New Roman" w:hAnsi="Times New Roman" w:cs="Times New Roman"/>
            <w:noProof/>
            <w:sz w:val="24"/>
            <w:szCs w:val="24"/>
            <w:rPrChange w:id="3782"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83" w:author="Mohammad Nayeem Hasan" w:date="2022-10-30T19:39:00Z">
              <w:rPr>
                <w:rFonts w:cs="Times New Roman"/>
                <w:i/>
                <w:iCs/>
                <w:noProof/>
                <w:sz w:val="24"/>
                <w:szCs w:val="24"/>
              </w:rPr>
            </w:rPrChange>
          </w:rPr>
          <w:t>54</w:t>
        </w:r>
        <w:r w:rsidRPr="00186BD2">
          <w:rPr>
            <w:rFonts w:ascii="Times New Roman" w:hAnsi="Times New Roman" w:cs="Times New Roman"/>
            <w:noProof/>
            <w:sz w:val="24"/>
            <w:szCs w:val="24"/>
            <w:rPrChange w:id="3784" w:author="Mohammad Nayeem Hasan" w:date="2022-10-30T19:39:00Z">
              <w:rPr>
                <w:rFonts w:cs="Times New Roman"/>
                <w:noProof/>
                <w:sz w:val="24"/>
                <w:szCs w:val="24"/>
              </w:rPr>
            </w:rPrChange>
          </w:rPr>
          <w:t>(suppl 18), 5–6. https://doi.org/10.1590/S0036-46652012000700003</w:t>
        </w:r>
      </w:ins>
    </w:p>
    <w:p w14:paraId="279C3548" w14:textId="77777777" w:rsidR="002D7E55" w:rsidRPr="00186BD2" w:rsidRDefault="002D7E55">
      <w:pPr>
        <w:widowControl w:val="0"/>
        <w:autoSpaceDE w:val="0"/>
        <w:autoSpaceDN w:val="0"/>
        <w:adjustRightInd w:val="0"/>
        <w:spacing w:line="276" w:lineRule="auto"/>
        <w:ind w:left="480" w:hanging="480"/>
        <w:rPr>
          <w:ins w:id="3785" w:author="Mohammad Nayeem Hasan" w:date="2022-10-28T23:53:00Z"/>
          <w:rFonts w:ascii="Times New Roman" w:hAnsi="Times New Roman" w:cs="Times New Roman"/>
          <w:noProof/>
          <w:sz w:val="24"/>
          <w:szCs w:val="24"/>
          <w:rPrChange w:id="3786" w:author="Mohammad Nayeem Hasan" w:date="2022-10-30T19:39:00Z">
            <w:rPr>
              <w:ins w:id="3787" w:author="Mohammad Nayeem Hasan" w:date="2022-10-28T23:53:00Z"/>
              <w:rFonts w:cs="Times New Roman"/>
              <w:noProof/>
              <w:sz w:val="24"/>
              <w:szCs w:val="24"/>
            </w:rPr>
          </w:rPrChange>
        </w:rPr>
        <w:pPrChange w:id="3788" w:author="Mohammad Nayeem Hasan" w:date="2022-11-03T22:34:00Z">
          <w:pPr>
            <w:widowControl w:val="0"/>
            <w:autoSpaceDE w:val="0"/>
            <w:autoSpaceDN w:val="0"/>
            <w:adjustRightInd w:val="0"/>
            <w:spacing w:line="360" w:lineRule="auto"/>
            <w:ind w:left="480" w:hanging="480"/>
          </w:pPr>
        </w:pPrChange>
      </w:pPr>
      <w:ins w:id="3789" w:author="Mohammad Nayeem Hasan" w:date="2022-10-28T23:53:00Z">
        <w:r w:rsidRPr="00186BD2">
          <w:rPr>
            <w:rFonts w:ascii="Times New Roman" w:hAnsi="Times New Roman" w:cs="Times New Roman"/>
            <w:noProof/>
            <w:sz w:val="24"/>
            <w:szCs w:val="24"/>
            <w:rPrChange w:id="3790" w:author="Mohammad Nayeem Hasan" w:date="2022-10-30T19:39:00Z">
              <w:rPr>
                <w:rFonts w:cs="Times New Roman"/>
                <w:noProof/>
                <w:sz w:val="24"/>
                <w:szCs w:val="24"/>
              </w:rPr>
            </w:rPrChange>
          </w:rPr>
          <w:t xml:space="preserve">Gubler, D. J. (1998). Dengue and Dengue Hemorrhagic Fever. </w:t>
        </w:r>
        <w:r w:rsidRPr="00186BD2">
          <w:rPr>
            <w:rFonts w:ascii="Times New Roman" w:hAnsi="Times New Roman" w:cs="Times New Roman"/>
            <w:i/>
            <w:iCs/>
            <w:noProof/>
            <w:sz w:val="24"/>
            <w:szCs w:val="24"/>
            <w:rPrChange w:id="3791" w:author="Mohammad Nayeem Hasan" w:date="2022-10-30T19:39:00Z">
              <w:rPr>
                <w:rFonts w:cs="Times New Roman"/>
                <w:i/>
                <w:iCs/>
                <w:noProof/>
                <w:sz w:val="24"/>
                <w:szCs w:val="24"/>
              </w:rPr>
            </w:rPrChange>
          </w:rPr>
          <w:t>Clinical Microbiology Reviews</w:t>
        </w:r>
        <w:r w:rsidRPr="00186BD2">
          <w:rPr>
            <w:rFonts w:ascii="Times New Roman" w:hAnsi="Times New Roman" w:cs="Times New Roman"/>
            <w:noProof/>
            <w:sz w:val="24"/>
            <w:szCs w:val="24"/>
            <w:rPrChange w:id="3792"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793" w:author="Mohammad Nayeem Hasan" w:date="2022-10-30T19:39:00Z">
              <w:rPr>
                <w:rFonts w:cs="Times New Roman"/>
                <w:i/>
                <w:iCs/>
                <w:noProof/>
                <w:sz w:val="24"/>
                <w:szCs w:val="24"/>
              </w:rPr>
            </w:rPrChange>
          </w:rPr>
          <w:t>11</w:t>
        </w:r>
        <w:r w:rsidRPr="00186BD2">
          <w:rPr>
            <w:rFonts w:ascii="Times New Roman" w:hAnsi="Times New Roman" w:cs="Times New Roman"/>
            <w:noProof/>
            <w:sz w:val="24"/>
            <w:szCs w:val="24"/>
            <w:rPrChange w:id="3794" w:author="Mohammad Nayeem Hasan" w:date="2022-10-30T19:39:00Z">
              <w:rPr>
                <w:rFonts w:cs="Times New Roman"/>
                <w:noProof/>
                <w:sz w:val="24"/>
                <w:szCs w:val="24"/>
              </w:rPr>
            </w:rPrChange>
          </w:rPr>
          <w:t>(3), 480–496. https://doi.org/10.1128/CMR.11.3.480</w:t>
        </w:r>
      </w:ins>
    </w:p>
    <w:p w14:paraId="2EB4DD6E" w14:textId="77777777" w:rsidR="002D7E55" w:rsidRPr="00186BD2" w:rsidRDefault="002D7E55">
      <w:pPr>
        <w:widowControl w:val="0"/>
        <w:autoSpaceDE w:val="0"/>
        <w:autoSpaceDN w:val="0"/>
        <w:adjustRightInd w:val="0"/>
        <w:spacing w:line="276" w:lineRule="auto"/>
        <w:ind w:left="480" w:hanging="480"/>
        <w:rPr>
          <w:ins w:id="3795" w:author="Mohammad Nayeem Hasan" w:date="2022-10-28T23:53:00Z"/>
          <w:rFonts w:ascii="Times New Roman" w:hAnsi="Times New Roman" w:cs="Times New Roman"/>
          <w:noProof/>
          <w:sz w:val="24"/>
          <w:szCs w:val="24"/>
          <w:rPrChange w:id="3796" w:author="Mohammad Nayeem Hasan" w:date="2022-10-30T19:39:00Z">
            <w:rPr>
              <w:ins w:id="3797" w:author="Mohammad Nayeem Hasan" w:date="2022-10-28T23:53:00Z"/>
              <w:rFonts w:cs="Times New Roman"/>
              <w:noProof/>
              <w:sz w:val="24"/>
              <w:szCs w:val="24"/>
            </w:rPr>
          </w:rPrChange>
        </w:rPr>
        <w:pPrChange w:id="3798" w:author="Mohammad Nayeem Hasan" w:date="2022-11-03T22:34:00Z">
          <w:pPr>
            <w:widowControl w:val="0"/>
            <w:autoSpaceDE w:val="0"/>
            <w:autoSpaceDN w:val="0"/>
            <w:adjustRightInd w:val="0"/>
            <w:spacing w:line="360" w:lineRule="auto"/>
            <w:ind w:left="480" w:hanging="480"/>
          </w:pPr>
        </w:pPrChange>
      </w:pPr>
      <w:ins w:id="3799" w:author="Mohammad Nayeem Hasan" w:date="2022-10-28T23:53:00Z">
        <w:r w:rsidRPr="00186BD2">
          <w:rPr>
            <w:rFonts w:ascii="Times New Roman" w:hAnsi="Times New Roman" w:cs="Times New Roman"/>
            <w:noProof/>
            <w:sz w:val="24"/>
            <w:szCs w:val="24"/>
            <w:rPrChange w:id="3800" w:author="Mohammad Nayeem Hasan" w:date="2022-10-30T19:39:00Z">
              <w:rPr>
                <w:rFonts w:cs="Times New Roman"/>
                <w:noProof/>
                <w:sz w:val="24"/>
                <w:szCs w:val="24"/>
              </w:rPr>
            </w:rPrChange>
          </w:rPr>
          <w:t xml:space="preserve">Hossain, M., Saiha Huq, T., Rahman, A., Aminul Islam, M., Naushin Tabassum, S., Nadim Hasan, K., Khaleque, A., Sadique, A., Salim Hossain, M., Mohammed Bahadur, N., Ahmed, F., &amp; Mahmud Reza, H. (2021). </w:t>
        </w:r>
        <w:r w:rsidRPr="00186BD2">
          <w:rPr>
            <w:rFonts w:ascii="Times New Roman" w:hAnsi="Times New Roman" w:cs="Times New Roman"/>
            <w:i/>
            <w:iCs/>
            <w:noProof/>
            <w:sz w:val="24"/>
            <w:szCs w:val="24"/>
            <w:rPrChange w:id="3801" w:author="Mohammad Nayeem Hasan" w:date="2022-10-30T19:39:00Z">
              <w:rPr>
                <w:rFonts w:cs="Times New Roman"/>
                <w:i/>
                <w:iCs/>
                <w:noProof/>
                <w:sz w:val="24"/>
                <w:szCs w:val="24"/>
              </w:rPr>
            </w:rPrChange>
          </w:rPr>
          <w:t>Novel mutations identified from whole-genome sequencing of SARS-CoV-2 isolated from Noakhali, Bangladesh</w:t>
        </w:r>
        <w:r w:rsidRPr="00186BD2">
          <w:rPr>
            <w:rFonts w:ascii="Times New Roman" w:hAnsi="Times New Roman" w:cs="Times New Roman"/>
            <w:noProof/>
            <w:sz w:val="24"/>
            <w:szCs w:val="24"/>
            <w:rPrChange w:id="3802" w:author="Mohammad Nayeem Hasan" w:date="2022-10-30T19:39:00Z">
              <w:rPr>
                <w:rFonts w:cs="Times New Roman"/>
                <w:noProof/>
                <w:sz w:val="24"/>
                <w:szCs w:val="24"/>
              </w:rPr>
            </w:rPrChange>
          </w:rPr>
          <w:t>.</w:t>
        </w:r>
      </w:ins>
    </w:p>
    <w:p w14:paraId="6B9F895E" w14:textId="77777777" w:rsidR="002D7E55" w:rsidRPr="00186BD2" w:rsidRDefault="002D7E55">
      <w:pPr>
        <w:widowControl w:val="0"/>
        <w:autoSpaceDE w:val="0"/>
        <w:autoSpaceDN w:val="0"/>
        <w:adjustRightInd w:val="0"/>
        <w:spacing w:line="276" w:lineRule="auto"/>
        <w:ind w:left="480" w:hanging="480"/>
        <w:rPr>
          <w:ins w:id="3803" w:author="Mohammad Nayeem Hasan" w:date="2022-10-28T23:53:00Z"/>
          <w:rFonts w:ascii="Times New Roman" w:hAnsi="Times New Roman" w:cs="Times New Roman"/>
          <w:noProof/>
          <w:sz w:val="24"/>
          <w:szCs w:val="24"/>
          <w:rPrChange w:id="3804" w:author="Mohammad Nayeem Hasan" w:date="2022-10-30T19:39:00Z">
            <w:rPr>
              <w:ins w:id="3805" w:author="Mohammad Nayeem Hasan" w:date="2022-10-28T23:53:00Z"/>
              <w:rFonts w:cs="Times New Roman"/>
              <w:noProof/>
              <w:sz w:val="24"/>
              <w:szCs w:val="24"/>
            </w:rPr>
          </w:rPrChange>
        </w:rPr>
        <w:pPrChange w:id="3806" w:author="Mohammad Nayeem Hasan" w:date="2022-11-03T22:34:00Z">
          <w:pPr>
            <w:widowControl w:val="0"/>
            <w:autoSpaceDE w:val="0"/>
            <w:autoSpaceDN w:val="0"/>
            <w:adjustRightInd w:val="0"/>
            <w:spacing w:line="360" w:lineRule="auto"/>
            <w:ind w:left="480" w:hanging="480"/>
          </w:pPr>
        </w:pPrChange>
      </w:pPr>
      <w:ins w:id="3807" w:author="Mohammad Nayeem Hasan" w:date="2022-10-28T23:53:00Z">
        <w:r w:rsidRPr="00186BD2">
          <w:rPr>
            <w:rFonts w:ascii="Times New Roman" w:hAnsi="Times New Roman" w:cs="Times New Roman"/>
            <w:noProof/>
            <w:sz w:val="24"/>
            <w:szCs w:val="24"/>
            <w:rPrChange w:id="3808" w:author="Mohammad Nayeem Hasan" w:date="2022-10-30T19:39:00Z">
              <w:rPr>
                <w:rFonts w:cs="Times New Roman"/>
                <w:noProof/>
                <w:sz w:val="24"/>
                <w:szCs w:val="24"/>
              </w:rPr>
            </w:rPrChange>
          </w:rPr>
          <w:t xml:space="preserve">Hsan, K., Hossain, M. M., Sarwar, M. S., Wilder-Smith, A., &amp; Gozal, D. (2019). Unprecedented rise in dengue outbreaks in Bangladesh. </w:t>
        </w:r>
        <w:r w:rsidRPr="00186BD2">
          <w:rPr>
            <w:rFonts w:ascii="Times New Roman" w:hAnsi="Times New Roman" w:cs="Times New Roman"/>
            <w:i/>
            <w:iCs/>
            <w:noProof/>
            <w:sz w:val="24"/>
            <w:szCs w:val="24"/>
            <w:rPrChange w:id="3809" w:author="Mohammad Nayeem Hasan" w:date="2022-10-30T19:39:00Z">
              <w:rPr>
                <w:rFonts w:cs="Times New Roman"/>
                <w:i/>
                <w:iCs/>
                <w:noProof/>
                <w:sz w:val="24"/>
                <w:szCs w:val="24"/>
              </w:rPr>
            </w:rPrChange>
          </w:rPr>
          <w:t>The Lancet Infectious Diseases</w:t>
        </w:r>
        <w:r w:rsidRPr="00186BD2">
          <w:rPr>
            <w:rFonts w:ascii="Times New Roman" w:hAnsi="Times New Roman" w:cs="Times New Roman"/>
            <w:noProof/>
            <w:sz w:val="24"/>
            <w:szCs w:val="24"/>
            <w:rPrChange w:id="3810"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11" w:author="Mohammad Nayeem Hasan" w:date="2022-10-30T19:39:00Z">
              <w:rPr>
                <w:rFonts w:cs="Times New Roman"/>
                <w:i/>
                <w:iCs/>
                <w:noProof/>
                <w:sz w:val="24"/>
                <w:szCs w:val="24"/>
              </w:rPr>
            </w:rPrChange>
          </w:rPr>
          <w:t>19</w:t>
        </w:r>
        <w:r w:rsidRPr="00186BD2">
          <w:rPr>
            <w:rFonts w:ascii="Times New Roman" w:hAnsi="Times New Roman" w:cs="Times New Roman"/>
            <w:noProof/>
            <w:sz w:val="24"/>
            <w:szCs w:val="24"/>
            <w:rPrChange w:id="3812" w:author="Mohammad Nayeem Hasan" w:date="2022-10-30T19:39:00Z">
              <w:rPr>
                <w:rFonts w:cs="Times New Roman"/>
                <w:noProof/>
                <w:sz w:val="24"/>
                <w:szCs w:val="24"/>
              </w:rPr>
            </w:rPrChange>
          </w:rPr>
          <w:t>(12), 1287. https://doi.org/10.1016/S1473-3099(19)30616-4</w:t>
        </w:r>
      </w:ins>
    </w:p>
    <w:p w14:paraId="6265D521" w14:textId="77777777" w:rsidR="002D7E55" w:rsidRPr="00186BD2" w:rsidRDefault="002D7E55">
      <w:pPr>
        <w:widowControl w:val="0"/>
        <w:autoSpaceDE w:val="0"/>
        <w:autoSpaceDN w:val="0"/>
        <w:adjustRightInd w:val="0"/>
        <w:spacing w:line="276" w:lineRule="auto"/>
        <w:ind w:left="480" w:hanging="480"/>
        <w:rPr>
          <w:ins w:id="3813" w:author="Mohammad Nayeem Hasan" w:date="2022-10-28T23:53:00Z"/>
          <w:rFonts w:ascii="Times New Roman" w:hAnsi="Times New Roman" w:cs="Times New Roman"/>
          <w:noProof/>
          <w:sz w:val="24"/>
          <w:szCs w:val="24"/>
          <w:rPrChange w:id="3814" w:author="Mohammad Nayeem Hasan" w:date="2022-10-30T19:39:00Z">
            <w:rPr>
              <w:ins w:id="3815" w:author="Mohammad Nayeem Hasan" w:date="2022-10-28T23:53:00Z"/>
              <w:rFonts w:cs="Times New Roman"/>
              <w:noProof/>
              <w:sz w:val="24"/>
              <w:szCs w:val="24"/>
            </w:rPr>
          </w:rPrChange>
        </w:rPr>
        <w:pPrChange w:id="3816" w:author="Mohammad Nayeem Hasan" w:date="2022-11-03T22:34:00Z">
          <w:pPr>
            <w:widowControl w:val="0"/>
            <w:autoSpaceDE w:val="0"/>
            <w:autoSpaceDN w:val="0"/>
            <w:adjustRightInd w:val="0"/>
            <w:spacing w:line="360" w:lineRule="auto"/>
            <w:ind w:left="480" w:hanging="480"/>
          </w:pPr>
        </w:pPrChange>
      </w:pPr>
      <w:ins w:id="3817" w:author="Mohammad Nayeem Hasan" w:date="2022-10-28T23:53:00Z">
        <w:r w:rsidRPr="00186BD2">
          <w:rPr>
            <w:rFonts w:ascii="Times New Roman" w:hAnsi="Times New Roman" w:cs="Times New Roman"/>
            <w:noProof/>
            <w:sz w:val="24"/>
            <w:szCs w:val="24"/>
            <w:rPrChange w:id="3818" w:author="Mohammad Nayeem Hasan" w:date="2022-10-30T19:39:00Z">
              <w:rPr>
                <w:rFonts w:cs="Times New Roman"/>
                <w:noProof/>
                <w:sz w:val="24"/>
                <w:szCs w:val="24"/>
              </w:rPr>
            </w:rPrChange>
          </w:rPr>
          <w:t xml:space="preserve">Islam et al.;2021. (n.d.). </w:t>
        </w:r>
        <w:r w:rsidRPr="00186BD2">
          <w:rPr>
            <w:rFonts w:ascii="Times New Roman" w:hAnsi="Times New Roman" w:cs="Times New Roman"/>
            <w:i/>
            <w:iCs/>
            <w:noProof/>
            <w:sz w:val="24"/>
            <w:szCs w:val="24"/>
            <w:rPrChange w:id="3819" w:author="Mohammad Nayeem Hasan" w:date="2022-10-30T19:39:00Z">
              <w:rPr>
                <w:rFonts w:cs="Times New Roman"/>
                <w:i/>
                <w:iCs/>
                <w:noProof/>
                <w:sz w:val="24"/>
                <w:szCs w:val="24"/>
              </w:rPr>
            </w:rPrChange>
          </w:rPr>
          <w:t>Sex-specific epidemiological and clinical characteristics of COVID-19 patients in the southeast region of Bangladesh 2021.MedRxivhttps://doi.org/10.1101/2021.07.05.21259933.</w:t>
        </w:r>
        <w:r w:rsidRPr="00186BD2">
          <w:rPr>
            <w:rFonts w:ascii="Times New Roman" w:hAnsi="Times New Roman" w:cs="Times New Roman"/>
            <w:noProof/>
            <w:sz w:val="24"/>
            <w:szCs w:val="24"/>
            <w:rPrChange w:id="3820" w:author="Mohammad Nayeem Hasan" w:date="2022-10-30T19:39:00Z">
              <w:rPr>
                <w:rFonts w:cs="Times New Roman"/>
                <w:noProof/>
                <w:sz w:val="24"/>
                <w:szCs w:val="24"/>
              </w:rPr>
            </w:rPrChange>
          </w:rPr>
          <w:t xml:space="preserve"> https://doi.org/doi.org/10.1101/2021.07.05.21259933.</w:t>
        </w:r>
      </w:ins>
    </w:p>
    <w:p w14:paraId="77AE4819" w14:textId="77777777" w:rsidR="002D7E55" w:rsidRPr="00186BD2" w:rsidRDefault="002D7E55">
      <w:pPr>
        <w:widowControl w:val="0"/>
        <w:autoSpaceDE w:val="0"/>
        <w:autoSpaceDN w:val="0"/>
        <w:adjustRightInd w:val="0"/>
        <w:spacing w:line="276" w:lineRule="auto"/>
        <w:ind w:left="480" w:hanging="480"/>
        <w:rPr>
          <w:ins w:id="3821" w:author="Mohammad Nayeem Hasan" w:date="2022-10-28T23:53:00Z"/>
          <w:rFonts w:ascii="Times New Roman" w:hAnsi="Times New Roman" w:cs="Times New Roman"/>
          <w:noProof/>
          <w:sz w:val="24"/>
          <w:szCs w:val="24"/>
          <w:rPrChange w:id="3822" w:author="Mohammad Nayeem Hasan" w:date="2022-10-30T19:39:00Z">
            <w:rPr>
              <w:ins w:id="3823" w:author="Mohammad Nayeem Hasan" w:date="2022-10-28T23:53:00Z"/>
              <w:rFonts w:cs="Times New Roman"/>
              <w:noProof/>
              <w:sz w:val="24"/>
              <w:szCs w:val="24"/>
            </w:rPr>
          </w:rPrChange>
        </w:rPr>
        <w:pPrChange w:id="3824" w:author="Mohammad Nayeem Hasan" w:date="2022-11-03T22:34:00Z">
          <w:pPr>
            <w:widowControl w:val="0"/>
            <w:autoSpaceDE w:val="0"/>
            <w:autoSpaceDN w:val="0"/>
            <w:adjustRightInd w:val="0"/>
            <w:spacing w:line="360" w:lineRule="auto"/>
            <w:ind w:left="480" w:hanging="480"/>
          </w:pPr>
        </w:pPrChange>
      </w:pPr>
      <w:ins w:id="3825" w:author="Mohammad Nayeem Hasan" w:date="2022-10-28T23:53:00Z">
        <w:r w:rsidRPr="00186BD2">
          <w:rPr>
            <w:rFonts w:ascii="Times New Roman" w:hAnsi="Times New Roman" w:cs="Times New Roman"/>
            <w:noProof/>
            <w:sz w:val="24"/>
            <w:szCs w:val="24"/>
            <w:rPrChange w:id="3826" w:author="Mohammad Nayeem Hasan" w:date="2022-10-30T19:39:00Z">
              <w:rPr>
                <w:rFonts w:cs="Times New Roman"/>
                <w:noProof/>
                <w:sz w:val="24"/>
                <w:szCs w:val="24"/>
              </w:rPr>
            </w:rPrChange>
          </w:rPr>
          <w:t xml:space="preserve">Islam, M. A., Haque, M. A., Rahman, M. A., Hossen, F., Reza, M., Barua, A., Marzan, A. Al, </w:t>
        </w:r>
        <w:r w:rsidRPr="00186BD2">
          <w:rPr>
            <w:rFonts w:ascii="Times New Roman" w:hAnsi="Times New Roman" w:cs="Times New Roman"/>
            <w:noProof/>
            <w:sz w:val="24"/>
            <w:szCs w:val="24"/>
            <w:rPrChange w:id="3827" w:author="Mohammad Nayeem Hasan" w:date="2022-10-30T19:39:00Z">
              <w:rPr>
                <w:rFonts w:cs="Times New Roman"/>
                <w:noProof/>
                <w:sz w:val="24"/>
                <w:szCs w:val="24"/>
              </w:rPr>
            </w:rPrChange>
          </w:rPr>
          <w:lastRenderedPageBreak/>
          <w:t xml:space="preserve">Das, T., Kumar Baral, S., He, C., Ahmed, F., Bhattacharya, P., &amp; Jakariya, M. (2022). A Review on Measures to Rejuvenate Immune System: Natural Mode of Protection Against Coronavirus Infection. </w:t>
        </w:r>
        <w:r w:rsidRPr="00186BD2">
          <w:rPr>
            <w:rFonts w:ascii="Times New Roman" w:hAnsi="Times New Roman" w:cs="Times New Roman"/>
            <w:i/>
            <w:iCs/>
            <w:noProof/>
            <w:sz w:val="24"/>
            <w:szCs w:val="24"/>
            <w:rPrChange w:id="3828" w:author="Mohammad Nayeem Hasan" w:date="2022-10-30T19:39:00Z">
              <w:rPr>
                <w:rFonts w:cs="Times New Roman"/>
                <w:i/>
                <w:iCs/>
                <w:noProof/>
                <w:sz w:val="24"/>
                <w:szCs w:val="24"/>
              </w:rPr>
            </w:rPrChange>
          </w:rPr>
          <w:t>Frontiers in Immunology</w:t>
        </w:r>
        <w:r w:rsidRPr="00186BD2">
          <w:rPr>
            <w:rFonts w:ascii="Times New Roman" w:hAnsi="Times New Roman" w:cs="Times New Roman"/>
            <w:noProof/>
            <w:sz w:val="24"/>
            <w:szCs w:val="24"/>
            <w:rPrChange w:id="3829"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30" w:author="Mohammad Nayeem Hasan" w:date="2022-10-30T19:39:00Z">
              <w:rPr>
                <w:rFonts w:cs="Times New Roman"/>
                <w:i/>
                <w:iCs/>
                <w:noProof/>
                <w:sz w:val="24"/>
                <w:szCs w:val="24"/>
              </w:rPr>
            </w:rPrChange>
          </w:rPr>
          <w:t>13</w:t>
        </w:r>
        <w:r w:rsidRPr="00186BD2">
          <w:rPr>
            <w:rFonts w:ascii="Times New Roman" w:hAnsi="Times New Roman" w:cs="Times New Roman"/>
            <w:noProof/>
            <w:sz w:val="24"/>
            <w:szCs w:val="24"/>
            <w:rPrChange w:id="3831" w:author="Mohammad Nayeem Hasan" w:date="2022-10-30T19:39:00Z">
              <w:rPr>
                <w:rFonts w:cs="Times New Roman"/>
                <w:noProof/>
                <w:sz w:val="24"/>
                <w:szCs w:val="24"/>
              </w:rPr>
            </w:rPrChange>
          </w:rPr>
          <w:t>. https://doi.org/10.3389/fimmu.2022.837290</w:t>
        </w:r>
      </w:ins>
    </w:p>
    <w:p w14:paraId="7410E39C" w14:textId="77777777" w:rsidR="002D7E55" w:rsidRPr="00186BD2" w:rsidRDefault="002D7E55">
      <w:pPr>
        <w:widowControl w:val="0"/>
        <w:autoSpaceDE w:val="0"/>
        <w:autoSpaceDN w:val="0"/>
        <w:adjustRightInd w:val="0"/>
        <w:spacing w:line="276" w:lineRule="auto"/>
        <w:ind w:left="480" w:hanging="480"/>
        <w:rPr>
          <w:ins w:id="3832" w:author="Mohammad Nayeem Hasan" w:date="2022-10-28T23:53:00Z"/>
          <w:rFonts w:ascii="Times New Roman" w:hAnsi="Times New Roman" w:cs="Times New Roman"/>
          <w:noProof/>
          <w:sz w:val="24"/>
          <w:szCs w:val="24"/>
          <w:rPrChange w:id="3833" w:author="Mohammad Nayeem Hasan" w:date="2022-10-30T19:39:00Z">
            <w:rPr>
              <w:ins w:id="3834" w:author="Mohammad Nayeem Hasan" w:date="2022-10-28T23:53:00Z"/>
              <w:rFonts w:cs="Times New Roman"/>
              <w:noProof/>
              <w:sz w:val="24"/>
              <w:szCs w:val="24"/>
            </w:rPr>
          </w:rPrChange>
        </w:rPr>
        <w:pPrChange w:id="3835" w:author="Mohammad Nayeem Hasan" w:date="2022-11-03T22:34:00Z">
          <w:pPr>
            <w:widowControl w:val="0"/>
            <w:autoSpaceDE w:val="0"/>
            <w:autoSpaceDN w:val="0"/>
            <w:adjustRightInd w:val="0"/>
            <w:spacing w:line="360" w:lineRule="auto"/>
            <w:ind w:left="480" w:hanging="480"/>
          </w:pPr>
        </w:pPrChange>
      </w:pPr>
      <w:ins w:id="3836" w:author="Mohammad Nayeem Hasan" w:date="2022-10-28T23:53:00Z">
        <w:r w:rsidRPr="00186BD2">
          <w:rPr>
            <w:rFonts w:ascii="Times New Roman" w:hAnsi="Times New Roman" w:cs="Times New Roman"/>
            <w:noProof/>
            <w:sz w:val="24"/>
            <w:szCs w:val="24"/>
            <w:rPrChange w:id="3837" w:author="Mohammad Nayeem Hasan" w:date="2022-10-30T19:39:00Z">
              <w:rPr>
                <w:rFonts w:cs="Times New Roman"/>
                <w:noProof/>
                <w:sz w:val="24"/>
                <w:szCs w:val="24"/>
              </w:rPr>
            </w:rPrChange>
          </w:rPr>
          <w:t xml:space="preserve">Jakariya, M., Ahmed, F., Islam, M. A., Ahmed, T., Marzan, A. Al, Hossain, M., Reza, H. M., Bhattacharya, P., Hossain, A., Nahla, T., Bahadur, N. M., Hasan, M. N., Islam, M. T., Hossen, M. F., Alam, M. D. ul, Mou, N., &amp; Jahan, H. (2021). Wastewater based surveillance system to detect SARS-CoV-2 genetic material for countries with on-site sanitation facilities: an experience from Bangladesh. </w:t>
        </w:r>
        <w:r w:rsidRPr="00186BD2">
          <w:rPr>
            <w:rFonts w:ascii="Times New Roman" w:hAnsi="Times New Roman" w:cs="Times New Roman"/>
            <w:i/>
            <w:iCs/>
            <w:noProof/>
            <w:sz w:val="24"/>
            <w:szCs w:val="24"/>
            <w:rPrChange w:id="3838" w:author="Mohammad Nayeem Hasan" w:date="2022-10-30T19:39:00Z">
              <w:rPr>
                <w:rFonts w:cs="Times New Roman"/>
                <w:i/>
                <w:iCs/>
                <w:noProof/>
                <w:sz w:val="24"/>
                <w:szCs w:val="24"/>
              </w:rPr>
            </w:rPrChange>
          </w:rPr>
          <w:t>MedRxiv</w:t>
        </w:r>
        <w:r w:rsidRPr="00186BD2">
          <w:rPr>
            <w:rFonts w:ascii="Times New Roman" w:hAnsi="Times New Roman" w:cs="Times New Roman"/>
            <w:noProof/>
            <w:sz w:val="24"/>
            <w:szCs w:val="24"/>
            <w:rPrChange w:id="3839"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40" w:author="Mohammad Nayeem Hasan" w:date="2022-10-30T19:39:00Z">
              <w:rPr>
                <w:rFonts w:cs="Times New Roman"/>
                <w:i/>
                <w:iCs/>
                <w:noProof/>
                <w:sz w:val="24"/>
                <w:szCs w:val="24"/>
              </w:rPr>
            </w:rPrChange>
          </w:rPr>
          <w:t>8852000</w:t>
        </w:r>
        <w:r w:rsidRPr="00186BD2">
          <w:rPr>
            <w:rFonts w:ascii="Times New Roman" w:hAnsi="Times New Roman" w:cs="Times New Roman"/>
            <w:noProof/>
            <w:sz w:val="24"/>
            <w:szCs w:val="24"/>
            <w:rPrChange w:id="3841" w:author="Mohammad Nayeem Hasan" w:date="2022-10-30T19:39:00Z">
              <w:rPr>
                <w:rFonts w:cs="Times New Roman"/>
                <w:noProof/>
                <w:sz w:val="24"/>
                <w:szCs w:val="24"/>
              </w:rPr>
            </w:rPrChange>
          </w:rPr>
          <w:t>, 2021.07.30.21261347.</w:t>
        </w:r>
      </w:ins>
    </w:p>
    <w:p w14:paraId="46F8D3AE" w14:textId="77777777" w:rsidR="002D7E55" w:rsidRPr="00186BD2" w:rsidRDefault="002D7E55">
      <w:pPr>
        <w:widowControl w:val="0"/>
        <w:autoSpaceDE w:val="0"/>
        <w:autoSpaceDN w:val="0"/>
        <w:adjustRightInd w:val="0"/>
        <w:spacing w:line="276" w:lineRule="auto"/>
        <w:ind w:left="480" w:hanging="480"/>
        <w:rPr>
          <w:ins w:id="3842" w:author="Mohammad Nayeem Hasan" w:date="2022-10-28T23:53:00Z"/>
          <w:rFonts w:ascii="Times New Roman" w:hAnsi="Times New Roman" w:cs="Times New Roman"/>
          <w:noProof/>
          <w:sz w:val="24"/>
          <w:szCs w:val="24"/>
          <w:rPrChange w:id="3843" w:author="Mohammad Nayeem Hasan" w:date="2022-10-30T19:39:00Z">
            <w:rPr>
              <w:ins w:id="3844" w:author="Mohammad Nayeem Hasan" w:date="2022-10-28T23:53:00Z"/>
              <w:rFonts w:cs="Times New Roman"/>
              <w:noProof/>
              <w:sz w:val="24"/>
              <w:szCs w:val="24"/>
            </w:rPr>
          </w:rPrChange>
        </w:rPr>
        <w:pPrChange w:id="3845" w:author="Mohammad Nayeem Hasan" w:date="2022-11-03T22:34:00Z">
          <w:pPr>
            <w:widowControl w:val="0"/>
            <w:autoSpaceDE w:val="0"/>
            <w:autoSpaceDN w:val="0"/>
            <w:adjustRightInd w:val="0"/>
            <w:spacing w:line="360" w:lineRule="auto"/>
            <w:ind w:left="480" w:hanging="480"/>
          </w:pPr>
        </w:pPrChange>
      </w:pPr>
      <w:ins w:id="3846" w:author="Mohammad Nayeem Hasan" w:date="2022-10-28T23:53:00Z">
        <w:r w:rsidRPr="00186BD2">
          <w:rPr>
            <w:rFonts w:ascii="Times New Roman" w:hAnsi="Times New Roman" w:cs="Times New Roman"/>
            <w:noProof/>
            <w:sz w:val="24"/>
            <w:szCs w:val="24"/>
            <w:rPrChange w:id="3847" w:author="Mohammad Nayeem Hasan" w:date="2022-10-30T19:39:00Z">
              <w:rPr>
                <w:rFonts w:cs="Times New Roman"/>
                <w:noProof/>
                <w:sz w:val="24"/>
                <w:szCs w:val="24"/>
              </w:rPr>
            </w:rPrChange>
          </w:rPr>
          <w:t xml:space="preserve">Ling, S. (2009). Particulate matter air pollution exposure: role in the development and exacerbation of chronic obstructive pulmonary disease. </w:t>
        </w:r>
        <w:r w:rsidRPr="00186BD2">
          <w:rPr>
            <w:rFonts w:ascii="Times New Roman" w:hAnsi="Times New Roman" w:cs="Times New Roman"/>
            <w:i/>
            <w:iCs/>
            <w:noProof/>
            <w:sz w:val="24"/>
            <w:szCs w:val="24"/>
            <w:rPrChange w:id="3848" w:author="Mohammad Nayeem Hasan" w:date="2022-10-30T19:39:00Z">
              <w:rPr>
                <w:rFonts w:cs="Times New Roman"/>
                <w:i/>
                <w:iCs/>
                <w:noProof/>
                <w:sz w:val="24"/>
                <w:szCs w:val="24"/>
              </w:rPr>
            </w:rPrChange>
          </w:rPr>
          <w:t>International Journal of Chronic Obstructive Pulmonary Disease</w:t>
        </w:r>
        <w:r w:rsidRPr="00186BD2">
          <w:rPr>
            <w:rFonts w:ascii="Times New Roman" w:hAnsi="Times New Roman" w:cs="Times New Roman"/>
            <w:noProof/>
            <w:sz w:val="24"/>
            <w:szCs w:val="24"/>
            <w:rPrChange w:id="3849" w:author="Mohammad Nayeem Hasan" w:date="2022-10-30T19:39:00Z">
              <w:rPr>
                <w:rFonts w:cs="Times New Roman"/>
                <w:noProof/>
                <w:sz w:val="24"/>
                <w:szCs w:val="24"/>
              </w:rPr>
            </w:rPrChange>
          </w:rPr>
          <w:t>, 233. https://doi.org/10.2147/COPD.S5098</w:t>
        </w:r>
      </w:ins>
    </w:p>
    <w:p w14:paraId="52DD855D" w14:textId="77777777" w:rsidR="002D7E55" w:rsidRPr="00186BD2" w:rsidRDefault="002D7E55">
      <w:pPr>
        <w:widowControl w:val="0"/>
        <w:autoSpaceDE w:val="0"/>
        <w:autoSpaceDN w:val="0"/>
        <w:adjustRightInd w:val="0"/>
        <w:spacing w:line="276" w:lineRule="auto"/>
        <w:ind w:left="480" w:hanging="480"/>
        <w:rPr>
          <w:ins w:id="3850" w:author="Mohammad Nayeem Hasan" w:date="2022-10-28T23:53:00Z"/>
          <w:rFonts w:ascii="Times New Roman" w:hAnsi="Times New Roman" w:cs="Times New Roman"/>
          <w:noProof/>
          <w:sz w:val="24"/>
          <w:szCs w:val="24"/>
          <w:rPrChange w:id="3851" w:author="Mohammad Nayeem Hasan" w:date="2022-10-30T19:39:00Z">
            <w:rPr>
              <w:ins w:id="3852" w:author="Mohammad Nayeem Hasan" w:date="2022-10-28T23:53:00Z"/>
              <w:rFonts w:cs="Times New Roman"/>
              <w:noProof/>
              <w:sz w:val="24"/>
              <w:szCs w:val="24"/>
            </w:rPr>
          </w:rPrChange>
        </w:rPr>
        <w:pPrChange w:id="3853" w:author="Mohammad Nayeem Hasan" w:date="2022-11-03T22:34:00Z">
          <w:pPr>
            <w:widowControl w:val="0"/>
            <w:autoSpaceDE w:val="0"/>
            <w:autoSpaceDN w:val="0"/>
            <w:adjustRightInd w:val="0"/>
            <w:spacing w:line="360" w:lineRule="auto"/>
            <w:ind w:left="480" w:hanging="480"/>
          </w:pPr>
        </w:pPrChange>
      </w:pPr>
      <w:ins w:id="3854" w:author="Mohammad Nayeem Hasan" w:date="2022-10-28T23:53:00Z">
        <w:r w:rsidRPr="00186BD2">
          <w:rPr>
            <w:rFonts w:ascii="Times New Roman" w:hAnsi="Times New Roman" w:cs="Times New Roman"/>
            <w:noProof/>
            <w:sz w:val="24"/>
            <w:szCs w:val="24"/>
            <w:rPrChange w:id="3855" w:author="Mohammad Nayeem Hasan" w:date="2022-10-30T19:39:00Z">
              <w:rPr>
                <w:rFonts w:cs="Times New Roman"/>
                <w:noProof/>
                <w:sz w:val="24"/>
                <w:szCs w:val="24"/>
              </w:rPr>
            </w:rPrChange>
          </w:rPr>
          <w:t xml:space="preserve">Lowen, A. C., Mubareka, S., Steel, J., &amp; Palese, P. (2007). Influenza Virus Transmission Is Dependent on Relative Humidity and Temperature. </w:t>
        </w:r>
        <w:r w:rsidRPr="00186BD2">
          <w:rPr>
            <w:rFonts w:ascii="Times New Roman" w:hAnsi="Times New Roman" w:cs="Times New Roman"/>
            <w:i/>
            <w:iCs/>
            <w:noProof/>
            <w:sz w:val="24"/>
            <w:szCs w:val="24"/>
            <w:rPrChange w:id="3856" w:author="Mohammad Nayeem Hasan" w:date="2022-10-30T19:39:00Z">
              <w:rPr>
                <w:rFonts w:cs="Times New Roman"/>
                <w:i/>
                <w:iCs/>
                <w:noProof/>
                <w:sz w:val="24"/>
                <w:szCs w:val="24"/>
              </w:rPr>
            </w:rPrChange>
          </w:rPr>
          <w:t>PLOS Pathogens</w:t>
        </w:r>
        <w:r w:rsidRPr="00186BD2">
          <w:rPr>
            <w:rFonts w:ascii="Times New Roman" w:hAnsi="Times New Roman" w:cs="Times New Roman"/>
            <w:noProof/>
            <w:sz w:val="24"/>
            <w:szCs w:val="24"/>
            <w:rPrChange w:id="3857"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58" w:author="Mohammad Nayeem Hasan" w:date="2022-10-30T19:39:00Z">
              <w:rPr>
                <w:rFonts w:cs="Times New Roman"/>
                <w:i/>
                <w:iCs/>
                <w:noProof/>
                <w:sz w:val="24"/>
                <w:szCs w:val="24"/>
              </w:rPr>
            </w:rPrChange>
          </w:rPr>
          <w:t>3</w:t>
        </w:r>
        <w:r w:rsidRPr="00186BD2">
          <w:rPr>
            <w:rFonts w:ascii="Times New Roman" w:hAnsi="Times New Roman" w:cs="Times New Roman"/>
            <w:noProof/>
            <w:sz w:val="24"/>
            <w:szCs w:val="24"/>
            <w:rPrChange w:id="3859" w:author="Mohammad Nayeem Hasan" w:date="2022-10-30T19:39:00Z">
              <w:rPr>
                <w:rFonts w:cs="Times New Roman"/>
                <w:noProof/>
                <w:sz w:val="24"/>
                <w:szCs w:val="24"/>
              </w:rPr>
            </w:rPrChange>
          </w:rPr>
          <w:t>(10), e151. https://doi.org/10.1371/JOURNAL.PPAT.0030151</w:t>
        </w:r>
      </w:ins>
    </w:p>
    <w:p w14:paraId="175221BF" w14:textId="77777777" w:rsidR="002D7E55" w:rsidRPr="00186BD2" w:rsidRDefault="002D7E55">
      <w:pPr>
        <w:widowControl w:val="0"/>
        <w:autoSpaceDE w:val="0"/>
        <w:autoSpaceDN w:val="0"/>
        <w:adjustRightInd w:val="0"/>
        <w:spacing w:line="276" w:lineRule="auto"/>
        <w:ind w:left="480" w:hanging="480"/>
        <w:rPr>
          <w:ins w:id="3860" w:author="Mohammad Nayeem Hasan" w:date="2022-10-28T23:53:00Z"/>
          <w:rFonts w:ascii="Times New Roman" w:hAnsi="Times New Roman" w:cs="Times New Roman"/>
          <w:noProof/>
          <w:sz w:val="24"/>
          <w:szCs w:val="24"/>
          <w:rPrChange w:id="3861" w:author="Mohammad Nayeem Hasan" w:date="2022-10-30T19:39:00Z">
            <w:rPr>
              <w:ins w:id="3862" w:author="Mohammad Nayeem Hasan" w:date="2022-10-28T23:53:00Z"/>
              <w:rFonts w:cs="Times New Roman"/>
              <w:noProof/>
              <w:sz w:val="24"/>
              <w:szCs w:val="24"/>
            </w:rPr>
          </w:rPrChange>
        </w:rPr>
        <w:pPrChange w:id="3863" w:author="Mohammad Nayeem Hasan" w:date="2022-11-03T22:34:00Z">
          <w:pPr>
            <w:widowControl w:val="0"/>
            <w:autoSpaceDE w:val="0"/>
            <w:autoSpaceDN w:val="0"/>
            <w:adjustRightInd w:val="0"/>
            <w:spacing w:line="360" w:lineRule="auto"/>
            <w:ind w:left="480" w:hanging="480"/>
          </w:pPr>
        </w:pPrChange>
      </w:pPr>
      <w:ins w:id="3864" w:author="Mohammad Nayeem Hasan" w:date="2022-10-28T23:53:00Z">
        <w:r w:rsidRPr="00186BD2">
          <w:rPr>
            <w:rFonts w:ascii="Times New Roman" w:hAnsi="Times New Roman" w:cs="Times New Roman"/>
            <w:noProof/>
            <w:sz w:val="24"/>
            <w:szCs w:val="24"/>
            <w:rPrChange w:id="3865" w:author="Mohammad Nayeem Hasan" w:date="2022-10-30T19:39:00Z">
              <w:rPr>
                <w:rFonts w:cs="Times New Roman"/>
                <w:noProof/>
                <w:sz w:val="24"/>
                <w:szCs w:val="24"/>
              </w:rPr>
            </w:rPrChange>
          </w:rPr>
          <w:t xml:space="preserve">McBride, W. J. ., &amp; Bielefeldt-Ohmann, H. (2000). Dengue viral infections; pathogenesisand epidemiology. </w:t>
        </w:r>
        <w:r w:rsidRPr="00186BD2">
          <w:rPr>
            <w:rFonts w:ascii="Times New Roman" w:hAnsi="Times New Roman" w:cs="Times New Roman"/>
            <w:i/>
            <w:iCs/>
            <w:noProof/>
            <w:sz w:val="24"/>
            <w:szCs w:val="24"/>
            <w:rPrChange w:id="3866" w:author="Mohammad Nayeem Hasan" w:date="2022-10-30T19:39:00Z">
              <w:rPr>
                <w:rFonts w:cs="Times New Roman"/>
                <w:i/>
                <w:iCs/>
                <w:noProof/>
                <w:sz w:val="24"/>
                <w:szCs w:val="24"/>
              </w:rPr>
            </w:rPrChange>
          </w:rPr>
          <w:t>Microbes and Infection</w:t>
        </w:r>
        <w:r w:rsidRPr="00186BD2">
          <w:rPr>
            <w:rFonts w:ascii="Times New Roman" w:hAnsi="Times New Roman" w:cs="Times New Roman"/>
            <w:noProof/>
            <w:sz w:val="24"/>
            <w:szCs w:val="24"/>
            <w:rPrChange w:id="3867"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68" w:author="Mohammad Nayeem Hasan" w:date="2022-10-30T19:39:00Z">
              <w:rPr>
                <w:rFonts w:cs="Times New Roman"/>
                <w:i/>
                <w:iCs/>
                <w:noProof/>
                <w:sz w:val="24"/>
                <w:szCs w:val="24"/>
              </w:rPr>
            </w:rPrChange>
          </w:rPr>
          <w:t>2</w:t>
        </w:r>
        <w:r w:rsidRPr="00186BD2">
          <w:rPr>
            <w:rFonts w:ascii="Times New Roman" w:hAnsi="Times New Roman" w:cs="Times New Roman"/>
            <w:noProof/>
            <w:sz w:val="24"/>
            <w:szCs w:val="24"/>
            <w:rPrChange w:id="3869" w:author="Mohammad Nayeem Hasan" w:date="2022-10-30T19:39:00Z">
              <w:rPr>
                <w:rFonts w:cs="Times New Roman"/>
                <w:noProof/>
                <w:sz w:val="24"/>
                <w:szCs w:val="24"/>
              </w:rPr>
            </w:rPrChange>
          </w:rPr>
          <w:t>(9), 1041–1050. https://doi.org/10.1016/S1286-4579(00)01258-2</w:t>
        </w:r>
      </w:ins>
    </w:p>
    <w:p w14:paraId="44E55183" w14:textId="77777777" w:rsidR="002D7E55" w:rsidRPr="00186BD2" w:rsidRDefault="002D7E55">
      <w:pPr>
        <w:widowControl w:val="0"/>
        <w:autoSpaceDE w:val="0"/>
        <w:autoSpaceDN w:val="0"/>
        <w:adjustRightInd w:val="0"/>
        <w:spacing w:line="276" w:lineRule="auto"/>
        <w:ind w:left="480" w:hanging="480"/>
        <w:rPr>
          <w:ins w:id="3870" w:author="Mohammad Nayeem Hasan" w:date="2022-10-28T23:53:00Z"/>
          <w:rFonts w:ascii="Times New Roman" w:hAnsi="Times New Roman" w:cs="Times New Roman"/>
          <w:noProof/>
          <w:sz w:val="24"/>
          <w:szCs w:val="24"/>
          <w:rPrChange w:id="3871" w:author="Mohammad Nayeem Hasan" w:date="2022-10-30T19:39:00Z">
            <w:rPr>
              <w:ins w:id="3872" w:author="Mohammad Nayeem Hasan" w:date="2022-10-28T23:53:00Z"/>
              <w:rFonts w:cs="Times New Roman"/>
              <w:noProof/>
              <w:sz w:val="24"/>
              <w:szCs w:val="24"/>
            </w:rPr>
          </w:rPrChange>
        </w:rPr>
        <w:pPrChange w:id="3873" w:author="Mohammad Nayeem Hasan" w:date="2022-11-03T22:34:00Z">
          <w:pPr>
            <w:widowControl w:val="0"/>
            <w:autoSpaceDE w:val="0"/>
            <w:autoSpaceDN w:val="0"/>
            <w:adjustRightInd w:val="0"/>
            <w:spacing w:line="360" w:lineRule="auto"/>
            <w:ind w:left="480" w:hanging="480"/>
          </w:pPr>
        </w:pPrChange>
      </w:pPr>
      <w:ins w:id="3874" w:author="Mohammad Nayeem Hasan" w:date="2022-10-28T23:53:00Z">
        <w:r w:rsidRPr="00186BD2">
          <w:rPr>
            <w:rFonts w:ascii="Times New Roman" w:hAnsi="Times New Roman" w:cs="Times New Roman"/>
            <w:noProof/>
            <w:sz w:val="24"/>
            <w:szCs w:val="24"/>
            <w:rPrChange w:id="3875" w:author="Mohammad Nayeem Hasan" w:date="2022-10-30T19:39:00Z">
              <w:rPr>
                <w:rFonts w:cs="Times New Roman"/>
                <w:noProof/>
                <w:sz w:val="24"/>
                <w:szCs w:val="24"/>
              </w:rPr>
            </w:rPrChange>
          </w:rPr>
          <w:t xml:space="preserve">Murugesan, A., &amp; Manoharan, M. (2020). Dengue Virus. In </w:t>
        </w:r>
        <w:r w:rsidRPr="00186BD2">
          <w:rPr>
            <w:rFonts w:ascii="Times New Roman" w:hAnsi="Times New Roman" w:cs="Times New Roman"/>
            <w:i/>
            <w:iCs/>
            <w:noProof/>
            <w:sz w:val="24"/>
            <w:szCs w:val="24"/>
            <w:rPrChange w:id="3876" w:author="Mohammad Nayeem Hasan" w:date="2022-10-30T19:39:00Z">
              <w:rPr>
                <w:rFonts w:cs="Times New Roman"/>
                <w:i/>
                <w:iCs/>
                <w:noProof/>
                <w:sz w:val="24"/>
                <w:szCs w:val="24"/>
              </w:rPr>
            </w:rPrChange>
          </w:rPr>
          <w:t>Emerging and Reemerging Viral Pathogens</w:t>
        </w:r>
        <w:r w:rsidRPr="00186BD2">
          <w:rPr>
            <w:rFonts w:ascii="Times New Roman" w:hAnsi="Times New Roman" w:cs="Times New Roman"/>
            <w:noProof/>
            <w:sz w:val="24"/>
            <w:szCs w:val="24"/>
            <w:rPrChange w:id="3877" w:author="Mohammad Nayeem Hasan" w:date="2022-10-30T19:39:00Z">
              <w:rPr>
                <w:rFonts w:cs="Times New Roman"/>
                <w:noProof/>
                <w:sz w:val="24"/>
                <w:szCs w:val="24"/>
              </w:rPr>
            </w:rPrChange>
          </w:rPr>
          <w:t xml:space="preserve"> (pp. 281–359). Elsevier. https://doi.org/10.1016/B978-0-12-819400-3.00016-8</w:t>
        </w:r>
      </w:ins>
    </w:p>
    <w:p w14:paraId="2C74E01D" w14:textId="77777777" w:rsidR="002D7E55" w:rsidRPr="00186BD2" w:rsidRDefault="002D7E55">
      <w:pPr>
        <w:widowControl w:val="0"/>
        <w:autoSpaceDE w:val="0"/>
        <w:autoSpaceDN w:val="0"/>
        <w:adjustRightInd w:val="0"/>
        <w:spacing w:line="276" w:lineRule="auto"/>
        <w:ind w:left="480" w:hanging="480"/>
        <w:rPr>
          <w:ins w:id="3878" w:author="Mohammad Nayeem Hasan" w:date="2022-10-28T23:53:00Z"/>
          <w:rFonts w:ascii="Times New Roman" w:hAnsi="Times New Roman" w:cs="Times New Roman"/>
          <w:noProof/>
          <w:sz w:val="24"/>
          <w:szCs w:val="24"/>
          <w:rPrChange w:id="3879" w:author="Mohammad Nayeem Hasan" w:date="2022-10-30T19:39:00Z">
            <w:rPr>
              <w:ins w:id="3880" w:author="Mohammad Nayeem Hasan" w:date="2022-10-28T23:53:00Z"/>
              <w:rFonts w:cs="Times New Roman"/>
              <w:noProof/>
              <w:sz w:val="24"/>
              <w:szCs w:val="24"/>
            </w:rPr>
          </w:rPrChange>
        </w:rPr>
        <w:pPrChange w:id="3881" w:author="Mohammad Nayeem Hasan" w:date="2022-11-03T22:34:00Z">
          <w:pPr>
            <w:widowControl w:val="0"/>
            <w:autoSpaceDE w:val="0"/>
            <w:autoSpaceDN w:val="0"/>
            <w:adjustRightInd w:val="0"/>
            <w:spacing w:line="360" w:lineRule="auto"/>
            <w:ind w:left="480" w:hanging="480"/>
          </w:pPr>
        </w:pPrChange>
      </w:pPr>
      <w:ins w:id="3882" w:author="Mohammad Nayeem Hasan" w:date="2022-10-28T23:53:00Z">
        <w:r w:rsidRPr="00186BD2">
          <w:rPr>
            <w:rFonts w:ascii="Times New Roman" w:hAnsi="Times New Roman" w:cs="Times New Roman"/>
            <w:noProof/>
            <w:sz w:val="24"/>
            <w:szCs w:val="24"/>
            <w:rPrChange w:id="3883" w:author="Mohammad Nayeem Hasan" w:date="2022-10-30T19:39:00Z">
              <w:rPr>
                <w:rFonts w:cs="Times New Roman"/>
                <w:noProof/>
                <w:sz w:val="24"/>
                <w:szCs w:val="24"/>
              </w:rPr>
            </w:rPrChange>
          </w:rPr>
          <w:t xml:space="preserve">Noor, R. (2020). Reemergence of dengue virus in Bangladesh: Current fatality and the required knowledge. </w:t>
        </w:r>
        <w:r w:rsidRPr="00186BD2">
          <w:rPr>
            <w:rFonts w:ascii="Times New Roman" w:hAnsi="Times New Roman" w:cs="Times New Roman"/>
            <w:i/>
            <w:iCs/>
            <w:noProof/>
            <w:sz w:val="24"/>
            <w:szCs w:val="24"/>
            <w:rPrChange w:id="3884" w:author="Mohammad Nayeem Hasan" w:date="2022-10-30T19:39:00Z">
              <w:rPr>
                <w:rFonts w:cs="Times New Roman"/>
                <w:i/>
                <w:iCs/>
                <w:noProof/>
                <w:sz w:val="24"/>
                <w:szCs w:val="24"/>
              </w:rPr>
            </w:rPrChange>
          </w:rPr>
          <w:t>Tzu Chi Medical Journal</w:t>
        </w:r>
        <w:r w:rsidRPr="00186BD2">
          <w:rPr>
            <w:rFonts w:ascii="Times New Roman" w:hAnsi="Times New Roman" w:cs="Times New Roman"/>
            <w:noProof/>
            <w:sz w:val="24"/>
            <w:szCs w:val="24"/>
            <w:rPrChange w:id="388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86" w:author="Mohammad Nayeem Hasan" w:date="2022-10-30T19:39:00Z">
              <w:rPr>
                <w:rFonts w:cs="Times New Roman"/>
                <w:i/>
                <w:iCs/>
                <w:noProof/>
                <w:sz w:val="24"/>
                <w:szCs w:val="24"/>
              </w:rPr>
            </w:rPrChange>
          </w:rPr>
          <w:t>32</w:t>
        </w:r>
        <w:r w:rsidRPr="00186BD2">
          <w:rPr>
            <w:rFonts w:ascii="Times New Roman" w:hAnsi="Times New Roman" w:cs="Times New Roman"/>
            <w:noProof/>
            <w:sz w:val="24"/>
            <w:szCs w:val="24"/>
            <w:rPrChange w:id="3887" w:author="Mohammad Nayeem Hasan" w:date="2022-10-30T19:39:00Z">
              <w:rPr>
                <w:rFonts w:cs="Times New Roman"/>
                <w:noProof/>
                <w:sz w:val="24"/>
                <w:szCs w:val="24"/>
              </w:rPr>
            </w:rPrChange>
          </w:rPr>
          <w:t>(3), 227. https://doi.org/10.4103/tcmj.tcmj_193_19</w:t>
        </w:r>
      </w:ins>
    </w:p>
    <w:p w14:paraId="1AC683FE" w14:textId="77777777" w:rsidR="002D7E55" w:rsidRPr="00186BD2" w:rsidRDefault="002D7E55">
      <w:pPr>
        <w:widowControl w:val="0"/>
        <w:autoSpaceDE w:val="0"/>
        <w:autoSpaceDN w:val="0"/>
        <w:adjustRightInd w:val="0"/>
        <w:spacing w:line="276" w:lineRule="auto"/>
        <w:ind w:left="480" w:hanging="480"/>
        <w:rPr>
          <w:ins w:id="3888" w:author="Mohammad Nayeem Hasan" w:date="2022-10-28T23:53:00Z"/>
          <w:rFonts w:ascii="Times New Roman" w:hAnsi="Times New Roman" w:cs="Times New Roman"/>
          <w:noProof/>
          <w:sz w:val="24"/>
          <w:szCs w:val="24"/>
          <w:rPrChange w:id="3889" w:author="Mohammad Nayeem Hasan" w:date="2022-10-30T19:39:00Z">
            <w:rPr>
              <w:ins w:id="3890" w:author="Mohammad Nayeem Hasan" w:date="2022-10-28T23:53:00Z"/>
              <w:rFonts w:cs="Times New Roman"/>
              <w:noProof/>
              <w:sz w:val="24"/>
              <w:szCs w:val="24"/>
            </w:rPr>
          </w:rPrChange>
        </w:rPr>
        <w:pPrChange w:id="3891" w:author="Mohammad Nayeem Hasan" w:date="2022-11-03T22:34:00Z">
          <w:pPr>
            <w:widowControl w:val="0"/>
            <w:autoSpaceDE w:val="0"/>
            <w:autoSpaceDN w:val="0"/>
            <w:adjustRightInd w:val="0"/>
            <w:spacing w:line="360" w:lineRule="auto"/>
            <w:ind w:left="480" w:hanging="480"/>
          </w:pPr>
        </w:pPrChange>
      </w:pPr>
      <w:ins w:id="3892" w:author="Mohammad Nayeem Hasan" w:date="2022-10-28T23:53:00Z">
        <w:r w:rsidRPr="00186BD2">
          <w:rPr>
            <w:rFonts w:ascii="Times New Roman" w:hAnsi="Times New Roman" w:cs="Times New Roman"/>
            <w:noProof/>
            <w:sz w:val="24"/>
            <w:szCs w:val="24"/>
            <w:rPrChange w:id="3893" w:author="Mohammad Nayeem Hasan" w:date="2022-10-30T19:39:00Z">
              <w:rPr>
                <w:rFonts w:cs="Times New Roman"/>
                <w:noProof/>
                <w:sz w:val="24"/>
                <w:szCs w:val="24"/>
              </w:rPr>
            </w:rPrChange>
          </w:rPr>
          <w:t xml:space="preserve">Park, J., Son, W., Ryu, Y., Choi, S. B., Kwon, O., &amp; Ahn, I. (2020). Effects of temperature, humidity, and diurnal temperature range on influenza incidence in a temperate region. </w:t>
        </w:r>
        <w:r w:rsidRPr="00186BD2">
          <w:rPr>
            <w:rFonts w:ascii="Times New Roman" w:hAnsi="Times New Roman" w:cs="Times New Roman"/>
            <w:i/>
            <w:iCs/>
            <w:noProof/>
            <w:sz w:val="24"/>
            <w:szCs w:val="24"/>
            <w:rPrChange w:id="3894" w:author="Mohammad Nayeem Hasan" w:date="2022-10-30T19:39:00Z">
              <w:rPr>
                <w:rFonts w:cs="Times New Roman"/>
                <w:i/>
                <w:iCs/>
                <w:noProof/>
                <w:sz w:val="24"/>
                <w:szCs w:val="24"/>
              </w:rPr>
            </w:rPrChange>
          </w:rPr>
          <w:t>Influenza and Other Respiratory Viruses</w:t>
        </w:r>
        <w:r w:rsidRPr="00186BD2">
          <w:rPr>
            <w:rFonts w:ascii="Times New Roman" w:hAnsi="Times New Roman" w:cs="Times New Roman"/>
            <w:noProof/>
            <w:sz w:val="24"/>
            <w:szCs w:val="24"/>
            <w:rPrChange w:id="389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896" w:author="Mohammad Nayeem Hasan" w:date="2022-10-30T19:39:00Z">
              <w:rPr>
                <w:rFonts w:cs="Times New Roman"/>
                <w:i/>
                <w:iCs/>
                <w:noProof/>
                <w:sz w:val="24"/>
                <w:szCs w:val="24"/>
              </w:rPr>
            </w:rPrChange>
          </w:rPr>
          <w:t>14</w:t>
        </w:r>
        <w:r w:rsidRPr="00186BD2">
          <w:rPr>
            <w:rFonts w:ascii="Times New Roman" w:hAnsi="Times New Roman" w:cs="Times New Roman"/>
            <w:noProof/>
            <w:sz w:val="24"/>
            <w:szCs w:val="24"/>
            <w:rPrChange w:id="3897" w:author="Mohammad Nayeem Hasan" w:date="2022-10-30T19:39:00Z">
              <w:rPr>
                <w:rFonts w:cs="Times New Roman"/>
                <w:noProof/>
                <w:sz w:val="24"/>
                <w:szCs w:val="24"/>
              </w:rPr>
            </w:rPrChange>
          </w:rPr>
          <w:t>(1), 11–18. https://doi.org/10.1111/irv.12682</w:t>
        </w:r>
      </w:ins>
    </w:p>
    <w:p w14:paraId="4CC25760" w14:textId="77777777" w:rsidR="002D7E55" w:rsidRPr="00186BD2" w:rsidRDefault="002D7E55">
      <w:pPr>
        <w:widowControl w:val="0"/>
        <w:autoSpaceDE w:val="0"/>
        <w:autoSpaceDN w:val="0"/>
        <w:adjustRightInd w:val="0"/>
        <w:spacing w:line="276" w:lineRule="auto"/>
        <w:ind w:left="480" w:hanging="480"/>
        <w:rPr>
          <w:ins w:id="3898" w:author="Mohammad Nayeem Hasan" w:date="2022-10-28T23:53:00Z"/>
          <w:rFonts w:ascii="Times New Roman" w:hAnsi="Times New Roman" w:cs="Times New Roman"/>
          <w:noProof/>
          <w:sz w:val="24"/>
          <w:szCs w:val="24"/>
          <w:rPrChange w:id="3899" w:author="Mohammad Nayeem Hasan" w:date="2022-10-30T19:39:00Z">
            <w:rPr>
              <w:ins w:id="3900" w:author="Mohammad Nayeem Hasan" w:date="2022-10-28T23:53:00Z"/>
              <w:rFonts w:cs="Times New Roman"/>
              <w:noProof/>
              <w:sz w:val="24"/>
              <w:szCs w:val="24"/>
            </w:rPr>
          </w:rPrChange>
        </w:rPr>
        <w:pPrChange w:id="3901" w:author="Mohammad Nayeem Hasan" w:date="2022-11-03T22:34:00Z">
          <w:pPr>
            <w:widowControl w:val="0"/>
            <w:autoSpaceDE w:val="0"/>
            <w:autoSpaceDN w:val="0"/>
            <w:adjustRightInd w:val="0"/>
            <w:spacing w:line="360" w:lineRule="auto"/>
            <w:ind w:left="480" w:hanging="480"/>
          </w:pPr>
        </w:pPrChange>
      </w:pPr>
      <w:ins w:id="3902" w:author="Mohammad Nayeem Hasan" w:date="2022-10-28T23:53:00Z">
        <w:r w:rsidRPr="00186BD2">
          <w:rPr>
            <w:rFonts w:ascii="Times New Roman" w:hAnsi="Times New Roman" w:cs="Times New Roman"/>
            <w:noProof/>
            <w:sz w:val="24"/>
            <w:szCs w:val="24"/>
            <w:rPrChange w:id="3903" w:author="Mohammad Nayeem Hasan" w:date="2022-10-30T19:39:00Z">
              <w:rPr>
                <w:rFonts w:cs="Times New Roman"/>
                <w:noProof/>
                <w:sz w:val="24"/>
                <w:szCs w:val="24"/>
              </w:rPr>
            </w:rPrChange>
          </w:rPr>
          <w:t xml:space="preserve">Rahman, S., Hossain, S., &amp; Jahan, M. (2019). Thunderstorms and Lightning in Bangladesh. </w:t>
        </w:r>
        <w:r w:rsidRPr="00186BD2">
          <w:rPr>
            <w:rFonts w:ascii="Times New Roman" w:hAnsi="Times New Roman" w:cs="Times New Roman"/>
            <w:i/>
            <w:iCs/>
            <w:noProof/>
            <w:sz w:val="24"/>
            <w:szCs w:val="24"/>
            <w:rPrChange w:id="3904" w:author="Mohammad Nayeem Hasan" w:date="2022-10-30T19:39:00Z">
              <w:rPr>
                <w:rFonts w:cs="Times New Roman"/>
                <w:i/>
                <w:iCs/>
                <w:noProof/>
                <w:sz w:val="24"/>
                <w:szCs w:val="24"/>
              </w:rPr>
            </w:rPrChange>
          </w:rPr>
          <w:t>Bangladesh Medical Research Council Bulletin</w:t>
        </w:r>
        <w:r w:rsidRPr="00186BD2">
          <w:rPr>
            <w:rFonts w:ascii="Times New Roman" w:hAnsi="Times New Roman" w:cs="Times New Roman"/>
            <w:noProof/>
            <w:sz w:val="24"/>
            <w:szCs w:val="24"/>
            <w:rPrChange w:id="390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06" w:author="Mohammad Nayeem Hasan" w:date="2022-10-30T19:39:00Z">
              <w:rPr>
                <w:rFonts w:cs="Times New Roman"/>
                <w:i/>
                <w:iCs/>
                <w:noProof/>
                <w:sz w:val="24"/>
                <w:szCs w:val="24"/>
              </w:rPr>
            </w:rPrChange>
          </w:rPr>
          <w:t>45</w:t>
        </w:r>
        <w:r w:rsidRPr="00186BD2">
          <w:rPr>
            <w:rFonts w:ascii="Times New Roman" w:hAnsi="Times New Roman" w:cs="Times New Roman"/>
            <w:noProof/>
            <w:sz w:val="24"/>
            <w:szCs w:val="24"/>
            <w:rPrChange w:id="3907" w:author="Mohammad Nayeem Hasan" w:date="2022-10-30T19:39:00Z">
              <w:rPr>
                <w:rFonts w:cs="Times New Roman"/>
                <w:noProof/>
                <w:sz w:val="24"/>
                <w:szCs w:val="24"/>
              </w:rPr>
            </w:rPrChange>
          </w:rPr>
          <w:t>(1), 1–2. https://doi.org/10.3329/bmrcb.v45i1.41801</w:t>
        </w:r>
      </w:ins>
    </w:p>
    <w:p w14:paraId="569EEF3E" w14:textId="77777777" w:rsidR="002D7E55" w:rsidRPr="00186BD2" w:rsidRDefault="002D7E55">
      <w:pPr>
        <w:widowControl w:val="0"/>
        <w:autoSpaceDE w:val="0"/>
        <w:autoSpaceDN w:val="0"/>
        <w:adjustRightInd w:val="0"/>
        <w:spacing w:line="276" w:lineRule="auto"/>
        <w:ind w:left="480" w:hanging="480"/>
        <w:rPr>
          <w:ins w:id="3908" w:author="Mohammad Nayeem Hasan" w:date="2022-10-28T23:53:00Z"/>
          <w:rFonts w:ascii="Times New Roman" w:hAnsi="Times New Roman" w:cs="Times New Roman"/>
          <w:noProof/>
          <w:sz w:val="24"/>
          <w:szCs w:val="24"/>
          <w:rPrChange w:id="3909" w:author="Mohammad Nayeem Hasan" w:date="2022-10-30T19:39:00Z">
            <w:rPr>
              <w:ins w:id="3910" w:author="Mohammad Nayeem Hasan" w:date="2022-10-28T23:53:00Z"/>
              <w:rFonts w:cs="Times New Roman"/>
              <w:noProof/>
              <w:sz w:val="24"/>
              <w:szCs w:val="24"/>
            </w:rPr>
          </w:rPrChange>
        </w:rPr>
        <w:pPrChange w:id="3911" w:author="Mohammad Nayeem Hasan" w:date="2022-11-03T22:34:00Z">
          <w:pPr>
            <w:widowControl w:val="0"/>
            <w:autoSpaceDE w:val="0"/>
            <w:autoSpaceDN w:val="0"/>
            <w:adjustRightInd w:val="0"/>
            <w:spacing w:line="360" w:lineRule="auto"/>
            <w:ind w:left="480" w:hanging="480"/>
          </w:pPr>
        </w:pPrChange>
      </w:pPr>
      <w:ins w:id="3912" w:author="Mohammad Nayeem Hasan" w:date="2022-10-28T23:53:00Z">
        <w:r w:rsidRPr="00186BD2">
          <w:rPr>
            <w:rFonts w:ascii="Times New Roman" w:hAnsi="Times New Roman" w:cs="Times New Roman"/>
            <w:noProof/>
            <w:sz w:val="24"/>
            <w:szCs w:val="24"/>
            <w:rPrChange w:id="3913" w:author="Mohammad Nayeem Hasan" w:date="2022-10-30T19:39:00Z">
              <w:rPr>
                <w:rFonts w:cs="Times New Roman"/>
                <w:noProof/>
                <w:sz w:val="24"/>
                <w:szCs w:val="24"/>
              </w:rPr>
            </w:rPrChange>
          </w:rPr>
          <w:t xml:space="preserve">Sharmin, S., Viennet, E., Glass, K., &amp; Harley, D. (2015). The emergence of dengue in Bangladesh: epidemiology, challenges and future disease risk. </w:t>
        </w:r>
        <w:r w:rsidRPr="00186BD2">
          <w:rPr>
            <w:rFonts w:ascii="Times New Roman" w:hAnsi="Times New Roman" w:cs="Times New Roman"/>
            <w:i/>
            <w:iCs/>
            <w:noProof/>
            <w:sz w:val="24"/>
            <w:szCs w:val="24"/>
            <w:rPrChange w:id="3914" w:author="Mohammad Nayeem Hasan" w:date="2022-10-30T19:39:00Z">
              <w:rPr>
                <w:rFonts w:cs="Times New Roman"/>
                <w:i/>
                <w:iCs/>
                <w:noProof/>
                <w:sz w:val="24"/>
                <w:szCs w:val="24"/>
              </w:rPr>
            </w:rPrChange>
          </w:rPr>
          <w:t>Transactions of The Royal Society of Tropical Medicine and Hygiene</w:t>
        </w:r>
        <w:r w:rsidRPr="00186BD2">
          <w:rPr>
            <w:rFonts w:ascii="Times New Roman" w:hAnsi="Times New Roman" w:cs="Times New Roman"/>
            <w:noProof/>
            <w:sz w:val="24"/>
            <w:szCs w:val="24"/>
            <w:rPrChange w:id="3915"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16" w:author="Mohammad Nayeem Hasan" w:date="2022-10-30T19:39:00Z">
              <w:rPr>
                <w:rFonts w:cs="Times New Roman"/>
                <w:i/>
                <w:iCs/>
                <w:noProof/>
                <w:sz w:val="24"/>
                <w:szCs w:val="24"/>
              </w:rPr>
            </w:rPrChange>
          </w:rPr>
          <w:t>109</w:t>
        </w:r>
        <w:r w:rsidRPr="00186BD2">
          <w:rPr>
            <w:rFonts w:ascii="Times New Roman" w:hAnsi="Times New Roman" w:cs="Times New Roman"/>
            <w:noProof/>
            <w:sz w:val="24"/>
            <w:szCs w:val="24"/>
            <w:rPrChange w:id="3917" w:author="Mohammad Nayeem Hasan" w:date="2022-10-30T19:39:00Z">
              <w:rPr>
                <w:rFonts w:cs="Times New Roman"/>
                <w:noProof/>
                <w:sz w:val="24"/>
                <w:szCs w:val="24"/>
              </w:rPr>
            </w:rPrChange>
          </w:rPr>
          <w:t>(10), 619–627. https://doi.org/10.1093/trstmh/trv067</w:t>
        </w:r>
      </w:ins>
    </w:p>
    <w:p w14:paraId="2A4CF08C" w14:textId="77777777" w:rsidR="002D7E55" w:rsidRPr="00186BD2" w:rsidRDefault="002D7E55">
      <w:pPr>
        <w:widowControl w:val="0"/>
        <w:autoSpaceDE w:val="0"/>
        <w:autoSpaceDN w:val="0"/>
        <w:adjustRightInd w:val="0"/>
        <w:spacing w:line="276" w:lineRule="auto"/>
        <w:ind w:left="480" w:hanging="480"/>
        <w:rPr>
          <w:ins w:id="3918" w:author="Mohammad Nayeem Hasan" w:date="2022-10-28T23:53:00Z"/>
          <w:rFonts w:ascii="Times New Roman" w:hAnsi="Times New Roman" w:cs="Times New Roman"/>
          <w:noProof/>
          <w:sz w:val="24"/>
          <w:szCs w:val="24"/>
          <w:rPrChange w:id="3919" w:author="Mohammad Nayeem Hasan" w:date="2022-10-30T19:39:00Z">
            <w:rPr>
              <w:ins w:id="3920" w:author="Mohammad Nayeem Hasan" w:date="2022-10-28T23:53:00Z"/>
              <w:rFonts w:cs="Times New Roman"/>
              <w:noProof/>
              <w:sz w:val="24"/>
              <w:szCs w:val="24"/>
            </w:rPr>
          </w:rPrChange>
        </w:rPr>
        <w:pPrChange w:id="3921" w:author="Mohammad Nayeem Hasan" w:date="2022-11-03T22:34:00Z">
          <w:pPr>
            <w:widowControl w:val="0"/>
            <w:autoSpaceDE w:val="0"/>
            <w:autoSpaceDN w:val="0"/>
            <w:adjustRightInd w:val="0"/>
            <w:spacing w:line="360" w:lineRule="auto"/>
            <w:ind w:left="480" w:hanging="480"/>
          </w:pPr>
        </w:pPrChange>
      </w:pPr>
      <w:ins w:id="3922" w:author="Mohammad Nayeem Hasan" w:date="2022-10-28T23:53:00Z">
        <w:r w:rsidRPr="00186BD2">
          <w:rPr>
            <w:rFonts w:ascii="Times New Roman" w:hAnsi="Times New Roman" w:cs="Times New Roman"/>
            <w:noProof/>
            <w:sz w:val="24"/>
            <w:szCs w:val="24"/>
            <w:rPrChange w:id="3923" w:author="Mohammad Nayeem Hasan" w:date="2022-10-30T19:39:00Z">
              <w:rPr>
                <w:rFonts w:cs="Times New Roman"/>
                <w:noProof/>
                <w:sz w:val="24"/>
                <w:szCs w:val="24"/>
              </w:rPr>
            </w:rPrChange>
          </w:rPr>
          <w:t xml:space="preserve">Tan, J., Mu, L., Huang, J., Yu, S., Chen, B., &amp; Yin, J. (2005). An initial investigation of the association between the SARS outbreak and weather: with the view of the environmental </w:t>
        </w:r>
        <w:r w:rsidRPr="00186BD2">
          <w:rPr>
            <w:rFonts w:ascii="Times New Roman" w:hAnsi="Times New Roman" w:cs="Times New Roman"/>
            <w:noProof/>
            <w:sz w:val="24"/>
            <w:szCs w:val="24"/>
            <w:rPrChange w:id="3924" w:author="Mohammad Nayeem Hasan" w:date="2022-10-30T19:39:00Z">
              <w:rPr>
                <w:rFonts w:cs="Times New Roman"/>
                <w:noProof/>
                <w:sz w:val="24"/>
                <w:szCs w:val="24"/>
              </w:rPr>
            </w:rPrChange>
          </w:rPr>
          <w:lastRenderedPageBreak/>
          <w:t xml:space="preserve">temperature and its variation. </w:t>
        </w:r>
        <w:r w:rsidRPr="00186BD2">
          <w:rPr>
            <w:rFonts w:ascii="Times New Roman" w:hAnsi="Times New Roman" w:cs="Times New Roman"/>
            <w:i/>
            <w:iCs/>
            <w:noProof/>
            <w:sz w:val="24"/>
            <w:szCs w:val="24"/>
            <w:rPrChange w:id="3925" w:author="Mohammad Nayeem Hasan" w:date="2022-10-30T19:39:00Z">
              <w:rPr>
                <w:rFonts w:cs="Times New Roman"/>
                <w:i/>
                <w:iCs/>
                <w:noProof/>
                <w:sz w:val="24"/>
                <w:szCs w:val="24"/>
              </w:rPr>
            </w:rPrChange>
          </w:rPr>
          <w:t>Journal of Epidemiology and Community Health</w:t>
        </w:r>
        <w:r w:rsidRPr="00186BD2">
          <w:rPr>
            <w:rFonts w:ascii="Times New Roman" w:hAnsi="Times New Roman" w:cs="Times New Roman"/>
            <w:noProof/>
            <w:sz w:val="24"/>
            <w:szCs w:val="24"/>
            <w:rPrChange w:id="3926"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27" w:author="Mohammad Nayeem Hasan" w:date="2022-10-30T19:39:00Z">
              <w:rPr>
                <w:rFonts w:cs="Times New Roman"/>
                <w:i/>
                <w:iCs/>
                <w:noProof/>
                <w:sz w:val="24"/>
                <w:szCs w:val="24"/>
              </w:rPr>
            </w:rPrChange>
          </w:rPr>
          <w:t>59</w:t>
        </w:r>
        <w:r w:rsidRPr="00186BD2">
          <w:rPr>
            <w:rFonts w:ascii="Times New Roman" w:hAnsi="Times New Roman" w:cs="Times New Roman"/>
            <w:noProof/>
            <w:sz w:val="24"/>
            <w:szCs w:val="24"/>
            <w:rPrChange w:id="3928" w:author="Mohammad Nayeem Hasan" w:date="2022-10-30T19:39:00Z">
              <w:rPr>
                <w:rFonts w:cs="Times New Roman"/>
                <w:noProof/>
                <w:sz w:val="24"/>
                <w:szCs w:val="24"/>
              </w:rPr>
            </w:rPrChange>
          </w:rPr>
          <w:t>(3), 186–192. https://doi.org/10.1136/jech.2004.020180</w:t>
        </w:r>
      </w:ins>
    </w:p>
    <w:p w14:paraId="64B4E839" w14:textId="77777777" w:rsidR="002D7E55" w:rsidRPr="00186BD2" w:rsidRDefault="002D7E55">
      <w:pPr>
        <w:widowControl w:val="0"/>
        <w:autoSpaceDE w:val="0"/>
        <w:autoSpaceDN w:val="0"/>
        <w:adjustRightInd w:val="0"/>
        <w:spacing w:line="276" w:lineRule="auto"/>
        <w:ind w:left="480" w:hanging="480"/>
        <w:rPr>
          <w:ins w:id="3929" w:author="Mohammad Nayeem Hasan" w:date="2022-10-28T23:53:00Z"/>
          <w:rFonts w:ascii="Times New Roman" w:hAnsi="Times New Roman" w:cs="Times New Roman"/>
          <w:noProof/>
          <w:sz w:val="24"/>
          <w:szCs w:val="24"/>
          <w:rPrChange w:id="3930" w:author="Mohammad Nayeem Hasan" w:date="2022-10-30T19:39:00Z">
            <w:rPr>
              <w:ins w:id="3931" w:author="Mohammad Nayeem Hasan" w:date="2022-10-28T23:53:00Z"/>
              <w:rFonts w:cs="Times New Roman"/>
              <w:noProof/>
              <w:sz w:val="24"/>
              <w:szCs w:val="24"/>
            </w:rPr>
          </w:rPrChange>
        </w:rPr>
        <w:pPrChange w:id="3932" w:author="Mohammad Nayeem Hasan" w:date="2022-11-03T22:34:00Z">
          <w:pPr>
            <w:widowControl w:val="0"/>
            <w:autoSpaceDE w:val="0"/>
            <w:autoSpaceDN w:val="0"/>
            <w:adjustRightInd w:val="0"/>
            <w:spacing w:line="360" w:lineRule="auto"/>
            <w:ind w:left="480" w:hanging="480"/>
          </w:pPr>
        </w:pPrChange>
      </w:pPr>
      <w:ins w:id="3933" w:author="Mohammad Nayeem Hasan" w:date="2022-10-28T23:53:00Z">
        <w:r w:rsidRPr="00186BD2">
          <w:rPr>
            <w:rFonts w:ascii="Times New Roman" w:hAnsi="Times New Roman" w:cs="Times New Roman"/>
            <w:noProof/>
            <w:sz w:val="24"/>
            <w:szCs w:val="24"/>
            <w:rPrChange w:id="3934" w:author="Mohammad Nayeem Hasan" w:date="2022-10-30T19:39:00Z">
              <w:rPr>
                <w:rFonts w:cs="Times New Roman"/>
                <w:noProof/>
                <w:sz w:val="24"/>
                <w:szCs w:val="24"/>
              </w:rPr>
            </w:rPrChange>
          </w:rPr>
          <w:t xml:space="preserve">van Doremalen, N., Bushmaker, T., &amp; Munster, V. J. (2013). Stability of middle east respiratory syndrome coronavirus (MERS-CoV) under different environmental conditions. </w:t>
        </w:r>
        <w:r w:rsidRPr="00186BD2">
          <w:rPr>
            <w:rFonts w:ascii="Times New Roman" w:hAnsi="Times New Roman" w:cs="Times New Roman"/>
            <w:i/>
            <w:iCs/>
            <w:noProof/>
            <w:sz w:val="24"/>
            <w:szCs w:val="24"/>
            <w:rPrChange w:id="3935" w:author="Mohammad Nayeem Hasan" w:date="2022-10-30T19:39:00Z">
              <w:rPr>
                <w:rFonts w:cs="Times New Roman"/>
                <w:i/>
                <w:iCs/>
                <w:noProof/>
                <w:sz w:val="24"/>
                <w:szCs w:val="24"/>
              </w:rPr>
            </w:rPrChange>
          </w:rPr>
          <w:t>Eurosurveillance</w:t>
        </w:r>
        <w:r w:rsidRPr="00186BD2">
          <w:rPr>
            <w:rFonts w:ascii="Times New Roman" w:hAnsi="Times New Roman" w:cs="Times New Roman"/>
            <w:noProof/>
            <w:sz w:val="24"/>
            <w:szCs w:val="24"/>
            <w:rPrChange w:id="3936"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37" w:author="Mohammad Nayeem Hasan" w:date="2022-10-30T19:39:00Z">
              <w:rPr>
                <w:rFonts w:cs="Times New Roman"/>
                <w:i/>
                <w:iCs/>
                <w:noProof/>
                <w:sz w:val="24"/>
                <w:szCs w:val="24"/>
              </w:rPr>
            </w:rPrChange>
          </w:rPr>
          <w:t>18</w:t>
        </w:r>
        <w:r w:rsidRPr="00186BD2">
          <w:rPr>
            <w:rFonts w:ascii="Times New Roman" w:hAnsi="Times New Roman" w:cs="Times New Roman"/>
            <w:noProof/>
            <w:sz w:val="24"/>
            <w:szCs w:val="24"/>
            <w:rPrChange w:id="3938" w:author="Mohammad Nayeem Hasan" w:date="2022-10-30T19:39:00Z">
              <w:rPr>
                <w:rFonts w:cs="Times New Roman"/>
                <w:noProof/>
                <w:sz w:val="24"/>
                <w:szCs w:val="24"/>
              </w:rPr>
            </w:rPrChange>
          </w:rPr>
          <w:t>(38), 20590. https://doi.org/10.2807/1560-7917.ES2013.18.38.20590/CITE/PLAINTEXT</w:t>
        </w:r>
      </w:ins>
    </w:p>
    <w:p w14:paraId="0B3DC9D9" w14:textId="77777777" w:rsidR="002D7E55" w:rsidRPr="00186BD2" w:rsidRDefault="002D7E55">
      <w:pPr>
        <w:widowControl w:val="0"/>
        <w:autoSpaceDE w:val="0"/>
        <w:autoSpaceDN w:val="0"/>
        <w:adjustRightInd w:val="0"/>
        <w:spacing w:line="276" w:lineRule="auto"/>
        <w:ind w:left="480" w:hanging="480"/>
        <w:rPr>
          <w:ins w:id="3939" w:author="Mohammad Nayeem Hasan" w:date="2022-10-28T23:53:00Z"/>
          <w:rFonts w:ascii="Times New Roman" w:hAnsi="Times New Roman" w:cs="Times New Roman"/>
          <w:noProof/>
          <w:sz w:val="24"/>
          <w:szCs w:val="24"/>
          <w:rPrChange w:id="3940" w:author="Mohammad Nayeem Hasan" w:date="2022-10-30T19:39:00Z">
            <w:rPr>
              <w:ins w:id="3941" w:author="Mohammad Nayeem Hasan" w:date="2022-10-28T23:53:00Z"/>
              <w:rFonts w:cs="Times New Roman"/>
              <w:noProof/>
              <w:sz w:val="24"/>
              <w:szCs w:val="24"/>
            </w:rPr>
          </w:rPrChange>
        </w:rPr>
        <w:pPrChange w:id="3942" w:author="Mohammad Nayeem Hasan" w:date="2022-11-03T22:34:00Z">
          <w:pPr>
            <w:widowControl w:val="0"/>
            <w:autoSpaceDE w:val="0"/>
            <w:autoSpaceDN w:val="0"/>
            <w:adjustRightInd w:val="0"/>
            <w:spacing w:line="360" w:lineRule="auto"/>
            <w:ind w:left="480" w:hanging="480"/>
          </w:pPr>
        </w:pPrChange>
      </w:pPr>
      <w:ins w:id="3943" w:author="Mohammad Nayeem Hasan" w:date="2022-10-28T23:53:00Z">
        <w:r w:rsidRPr="00186BD2">
          <w:rPr>
            <w:rFonts w:ascii="Times New Roman" w:hAnsi="Times New Roman" w:cs="Times New Roman"/>
            <w:noProof/>
            <w:sz w:val="24"/>
            <w:szCs w:val="24"/>
            <w:rPrChange w:id="3944" w:author="Mohammad Nayeem Hasan" w:date="2022-10-30T19:39:00Z">
              <w:rPr>
                <w:rFonts w:cs="Times New Roman"/>
                <w:noProof/>
                <w:sz w:val="24"/>
                <w:szCs w:val="24"/>
              </w:rPr>
            </w:rPrChange>
          </w:rPr>
          <w:t xml:space="preserve">Whitehead, S. S., Blaney, J. E., Durbin, A. P., &amp; Murphy, B. R. (2007). Prospects for a dengue virus vaccine. </w:t>
        </w:r>
        <w:r w:rsidRPr="00186BD2">
          <w:rPr>
            <w:rFonts w:ascii="Times New Roman" w:hAnsi="Times New Roman" w:cs="Times New Roman"/>
            <w:i/>
            <w:iCs/>
            <w:noProof/>
            <w:sz w:val="24"/>
            <w:szCs w:val="24"/>
            <w:rPrChange w:id="3945" w:author="Mohammad Nayeem Hasan" w:date="2022-10-30T19:39:00Z">
              <w:rPr>
                <w:rFonts w:cs="Times New Roman"/>
                <w:i/>
                <w:iCs/>
                <w:noProof/>
                <w:sz w:val="24"/>
                <w:szCs w:val="24"/>
              </w:rPr>
            </w:rPrChange>
          </w:rPr>
          <w:t>Nature Reviews Microbiology</w:t>
        </w:r>
        <w:r w:rsidRPr="00186BD2">
          <w:rPr>
            <w:rFonts w:ascii="Times New Roman" w:hAnsi="Times New Roman" w:cs="Times New Roman"/>
            <w:noProof/>
            <w:sz w:val="24"/>
            <w:szCs w:val="24"/>
            <w:rPrChange w:id="3946"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47" w:author="Mohammad Nayeem Hasan" w:date="2022-10-30T19:39:00Z">
              <w:rPr>
                <w:rFonts w:cs="Times New Roman"/>
                <w:i/>
                <w:iCs/>
                <w:noProof/>
                <w:sz w:val="24"/>
                <w:szCs w:val="24"/>
              </w:rPr>
            </w:rPrChange>
          </w:rPr>
          <w:t>5</w:t>
        </w:r>
        <w:r w:rsidRPr="00186BD2">
          <w:rPr>
            <w:rFonts w:ascii="Times New Roman" w:hAnsi="Times New Roman" w:cs="Times New Roman"/>
            <w:noProof/>
            <w:sz w:val="24"/>
            <w:szCs w:val="24"/>
            <w:rPrChange w:id="3948" w:author="Mohammad Nayeem Hasan" w:date="2022-10-30T19:39:00Z">
              <w:rPr>
                <w:rFonts w:cs="Times New Roman"/>
                <w:noProof/>
                <w:sz w:val="24"/>
                <w:szCs w:val="24"/>
              </w:rPr>
            </w:rPrChange>
          </w:rPr>
          <w:t>(7), 518–528. https://doi.org/10.1038/nrmicro1690</w:t>
        </w:r>
      </w:ins>
    </w:p>
    <w:p w14:paraId="5C7535F7" w14:textId="77777777" w:rsidR="002D7E55" w:rsidRPr="00186BD2" w:rsidRDefault="002D7E55">
      <w:pPr>
        <w:widowControl w:val="0"/>
        <w:autoSpaceDE w:val="0"/>
        <w:autoSpaceDN w:val="0"/>
        <w:adjustRightInd w:val="0"/>
        <w:spacing w:line="276" w:lineRule="auto"/>
        <w:ind w:left="480" w:hanging="480"/>
        <w:rPr>
          <w:ins w:id="3949" w:author="Mohammad Nayeem Hasan" w:date="2022-10-28T23:53:00Z"/>
          <w:rFonts w:ascii="Times New Roman" w:hAnsi="Times New Roman" w:cs="Times New Roman"/>
          <w:noProof/>
          <w:sz w:val="24"/>
          <w:szCs w:val="24"/>
          <w:rPrChange w:id="3950" w:author="Mohammad Nayeem Hasan" w:date="2022-10-30T19:39:00Z">
            <w:rPr>
              <w:ins w:id="3951" w:author="Mohammad Nayeem Hasan" w:date="2022-10-28T23:53:00Z"/>
              <w:rFonts w:cs="Times New Roman"/>
              <w:noProof/>
              <w:sz w:val="24"/>
            </w:rPr>
          </w:rPrChange>
        </w:rPr>
        <w:pPrChange w:id="3952" w:author="Mohammad Nayeem Hasan" w:date="2022-11-03T22:34:00Z">
          <w:pPr>
            <w:widowControl w:val="0"/>
            <w:autoSpaceDE w:val="0"/>
            <w:autoSpaceDN w:val="0"/>
            <w:adjustRightInd w:val="0"/>
            <w:spacing w:line="360" w:lineRule="auto"/>
            <w:ind w:left="480" w:hanging="480"/>
          </w:pPr>
        </w:pPrChange>
      </w:pPr>
      <w:ins w:id="3953" w:author="Mohammad Nayeem Hasan" w:date="2022-10-28T23:53:00Z">
        <w:r w:rsidRPr="00186BD2">
          <w:rPr>
            <w:rFonts w:ascii="Times New Roman" w:hAnsi="Times New Roman" w:cs="Times New Roman"/>
            <w:noProof/>
            <w:sz w:val="24"/>
            <w:szCs w:val="24"/>
            <w:rPrChange w:id="3954" w:author="Mohammad Nayeem Hasan" w:date="2022-10-30T19:39:00Z">
              <w:rPr>
                <w:rFonts w:cs="Times New Roman"/>
                <w:noProof/>
                <w:sz w:val="24"/>
                <w:szCs w:val="24"/>
              </w:rPr>
            </w:rPrChange>
          </w:rPr>
          <w:t xml:space="preserve">Wilder-Smith, A., Ooi, E.-E., Horstick, O., &amp; Wills, B. (2019). Dengue. </w:t>
        </w:r>
        <w:r w:rsidRPr="00186BD2">
          <w:rPr>
            <w:rFonts w:ascii="Times New Roman" w:hAnsi="Times New Roman" w:cs="Times New Roman"/>
            <w:i/>
            <w:iCs/>
            <w:noProof/>
            <w:sz w:val="24"/>
            <w:szCs w:val="24"/>
            <w:rPrChange w:id="3955" w:author="Mohammad Nayeem Hasan" w:date="2022-10-30T19:39:00Z">
              <w:rPr>
                <w:rFonts w:cs="Times New Roman"/>
                <w:i/>
                <w:iCs/>
                <w:noProof/>
                <w:sz w:val="24"/>
                <w:szCs w:val="24"/>
              </w:rPr>
            </w:rPrChange>
          </w:rPr>
          <w:t>The Lancet</w:t>
        </w:r>
        <w:r w:rsidRPr="00186BD2">
          <w:rPr>
            <w:rFonts w:ascii="Times New Roman" w:hAnsi="Times New Roman" w:cs="Times New Roman"/>
            <w:noProof/>
            <w:sz w:val="24"/>
            <w:szCs w:val="24"/>
            <w:rPrChange w:id="3956" w:author="Mohammad Nayeem Hasan" w:date="2022-10-30T19:39:00Z">
              <w:rPr>
                <w:rFonts w:cs="Times New Roman"/>
                <w:noProof/>
                <w:sz w:val="24"/>
                <w:szCs w:val="24"/>
              </w:rPr>
            </w:rPrChange>
          </w:rPr>
          <w:t xml:space="preserve">, </w:t>
        </w:r>
        <w:r w:rsidRPr="00186BD2">
          <w:rPr>
            <w:rFonts w:ascii="Times New Roman" w:hAnsi="Times New Roman" w:cs="Times New Roman"/>
            <w:i/>
            <w:iCs/>
            <w:noProof/>
            <w:sz w:val="24"/>
            <w:szCs w:val="24"/>
            <w:rPrChange w:id="3957" w:author="Mohammad Nayeem Hasan" w:date="2022-10-30T19:39:00Z">
              <w:rPr>
                <w:rFonts w:cs="Times New Roman"/>
                <w:i/>
                <w:iCs/>
                <w:noProof/>
                <w:sz w:val="24"/>
                <w:szCs w:val="24"/>
              </w:rPr>
            </w:rPrChange>
          </w:rPr>
          <w:t>393</w:t>
        </w:r>
        <w:r w:rsidRPr="00186BD2">
          <w:rPr>
            <w:rFonts w:ascii="Times New Roman" w:hAnsi="Times New Roman" w:cs="Times New Roman"/>
            <w:noProof/>
            <w:sz w:val="24"/>
            <w:szCs w:val="24"/>
            <w:rPrChange w:id="3958" w:author="Mohammad Nayeem Hasan" w:date="2022-10-30T19:39:00Z">
              <w:rPr>
                <w:rFonts w:cs="Times New Roman"/>
                <w:noProof/>
                <w:sz w:val="24"/>
                <w:szCs w:val="24"/>
              </w:rPr>
            </w:rPrChange>
          </w:rPr>
          <w:t>(10169), 350–363. https://doi.org/10.1016/S0140-6736(18)32560-1</w:t>
        </w:r>
      </w:ins>
    </w:p>
    <w:p w14:paraId="59639038" w14:textId="0663EE26" w:rsidR="005F4087" w:rsidRDefault="002D7E55" w:rsidP="008D27A3">
      <w:pPr>
        <w:tabs>
          <w:tab w:val="left" w:pos="6420"/>
        </w:tabs>
        <w:spacing w:line="276" w:lineRule="auto"/>
        <w:rPr>
          <w:ins w:id="3959" w:author="Mohammad Nayeem Hasan" w:date="2022-10-30T22:41:00Z"/>
          <w:rFonts w:ascii="Times New Roman" w:hAnsi="Times New Roman" w:cs="Times New Roman"/>
          <w:b/>
          <w:sz w:val="24"/>
          <w:szCs w:val="24"/>
        </w:rPr>
      </w:pPr>
      <w:ins w:id="3960" w:author="Mohammad Nayeem Hasan" w:date="2022-10-28T23:53:00Z">
        <w:r w:rsidRPr="00186BD2">
          <w:rPr>
            <w:rFonts w:ascii="Times New Roman" w:hAnsi="Times New Roman" w:cs="Times New Roman"/>
            <w:b/>
            <w:sz w:val="24"/>
            <w:szCs w:val="24"/>
            <w:rPrChange w:id="3961" w:author="Mohammad Nayeem Hasan" w:date="2022-10-30T19:39:00Z">
              <w:rPr>
                <w:rFonts w:cs="Times New Roman"/>
                <w:b/>
                <w:sz w:val="24"/>
                <w:szCs w:val="24"/>
              </w:rPr>
            </w:rPrChange>
          </w:rPr>
          <w:fldChar w:fldCharType="end"/>
        </w:r>
      </w:ins>
    </w:p>
    <w:p w14:paraId="42B3E95E" w14:textId="77777777" w:rsidR="005F4087" w:rsidRDefault="005F4087" w:rsidP="008D27A3">
      <w:pPr>
        <w:rPr>
          <w:ins w:id="3962" w:author="Mohammad Nayeem Hasan" w:date="2022-10-30T22:41:00Z"/>
          <w:rFonts w:ascii="Times New Roman" w:hAnsi="Times New Roman" w:cs="Times New Roman"/>
          <w:b/>
          <w:sz w:val="24"/>
          <w:szCs w:val="24"/>
        </w:rPr>
      </w:pPr>
      <w:ins w:id="3963" w:author="Mohammad Nayeem Hasan" w:date="2022-10-30T22:41:00Z">
        <w:r>
          <w:rPr>
            <w:rFonts w:ascii="Times New Roman" w:hAnsi="Times New Roman" w:cs="Times New Roman"/>
            <w:b/>
            <w:sz w:val="24"/>
            <w:szCs w:val="24"/>
          </w:rPr>
          <w:br w:type="page"/>
        </w:r>
      </w:ins>
    </w:p>
    <w:p w14:paraId="551449E6" w14:textId="39C09F7F" w:rsidR="00526B96" w:rsidRDefault="005F4087" w:rsidP="008D27A3">
      <w:pPr>
        <w:tabs>
          <w:tab w:val="left" w:pos="6420"/>
        </w:tabs>
        <w:spacing w:line="276" w:lineRule="auto"/>
        <w:rPr>
          <w:ins w:id="3964" w:author="Mohammad Nayeem Hasan" w:date="2022-10-30T22:41:00Z"/>
          <w:rFonts w:ascii="Times New Roman" w:hAnsi="Times New Roman" w:cs="Times New Roman"/>
          <w:sz w:val="24"/>
          <w:szCs w:val="24"/>
        </w:rPr>
      </w:pPr>
      <w:ins w:id="3965" w:author="Mohammad Nayeem Hasan" w:date="2022-10-30T22:41:00Z">
        <w:r>
          <w:rPr>
            <w:rFonts w:ascii="Times New Roman" w:hAnsi="Times New Roman" w:cs="Times New Roman"/>
            <w:sz w:val="24"/>
            <w:szCs w:val="24"/>
          </w:rPr>
          <w:lastRenderedPageBreak/>
          <w:t>Supplementary files</w:t>
        </w:r>
      </w:ins>
    </w:p>
    <w:p w14:paraId="00915018" w14:textId="139BD30D" w:rsidR="005F4087" w:rsidRPr="00186BD2" w:rsidRDefault="005F4087">
      <w:pPr>
        <w:spacing w:line="276" w:lineRule="auto"/>
        <w:rPr>
          <w:ins w:id="3966" w:author="Mohammad Nayeem Hasan" w:date="2022-10-30T22:41:00Z"/>
          <w:rStyle w:val="label"/>
          <w:rFonts w:ascii="Times New Roman" w:hAnsi="Times New Roman" w:cs="Times New Roman"/>
          <w:sz w:val="24"/>
          <w:szCs w:val="24"/>
        </w:rPr>
        <w:pPrChange w:id="3967" w:author="Mohammad Nayeem Hasan" w:date="2022-11-03T22:34:00Z">
          <w:pPr>
            <w:spacing w:line="276" w:lineRule="auto"/>
            <w:jc w:val="center"/>
          </w:pPr>
        </w:pPrChange>
      </w:pPr>
      <w:ins w:id="3968" w:author="Mohammad Nayeem Hasan" w:date="2022-10-30T22:41:00Z">
        <w:del w:id="3969" w:author="Mohammad Nayeem Hasan [2]" w:date="2023-03-02T02:14:00Z">
          <w:r w:rsidRPr="00186BD2" w:rsidDel="006D3FAE">
            <w:rPr>
              <w:rFonts w:ascii="Times New Roman" w:hAnsi="Times New Roman" w:cs="Times New Roman"/>
              <w:noProof/>
              <w:sz w:val="24"/>
              <w:szCs w:val="24"/>
            </w:rPr>
            <w:drawing>
              <wp:inline distT="0" distB="0" distL="0" distR="0" wp14:anchorId="47A3227D" wp14:editId="4FB6F64A">
                <wp:extent cx="5943600" cy="3945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5890"/>
                        </a:xfrm>
                        <a:prstGeom prst="rect">
                          <a:avLst/>
                        </a:prstGeom>
                      </pic:spPr>
                    </pic:pic>
                  </a:graphicData>
                </a:graphic>
              </wp:inline>
            </w:drawing>
          </w:r>
        </w:del>
      </w:ins>
      <w:ins w:id="3970" w:author="Mohammad Nayeem Hasan [2]" w:date="2023-03-02T02:14:00Z">
        <w:r w:rsidR="006D3FAE" w:rsidRPr="006D3FAE">
          <w:t xml:space="preserve"> </w:t>
        </w:r>
      </w:ins>
      <w:ins w:id="3971" w:author="Mohammad Nayeem Hasan [2]" w:date="2023-03-04T03:09:00Z">
        <w:r w:rsidR="00314B94">
          <w:rPr>
            <w:noProof/>
          </w:rPr>
          <w:drawing>
            <wp:inline distT="0" distB="0" distL="0" distR="0" wp14:anchorId="53F9D2B8" wp14:editId="13971C96">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61BA6AE1" w14:textId="77777777" w:rsidR="005F4087" w:rsidRPr="00186BD2" w:rsidRDefault="005F4087">
      <w:pPr>
        <w:spacing w:line="276" w:lineRule="auto"/>
        <w:rPr>
          <w:ins w:id="3972" w:author="Mohammad Nayeem Hasan" w:date="2022-10-30T22:41:00Z"/>
          <w:rFonts w:ascii="Times New Roman" w:hAnsi="Times New Roman" w:cs="Times New Roman"/>
          <w:sz w:val="24"/>
          <w:szCs w:val="24"/>
        </w:rPr>
        <w:pPrChange w:id="3973" w:author="Mohammad Nayeem Hasan" w:date="2022-11-03T22:34:00Z">
          <w:pPr>
            <w:spacing w:line="276" w:lineRule="auto"/>
            <w:jc w:val="center"/>
          </w:pPr>
        </w:pPrChange>
      </w:pPr>
      <w:ins w:id="3974" w:author="Mohammad Nayeem Hasan" w:date="2022-10-30T22:41:00Z">
        <w:r w:rsidRPr="00186BD2">
          <w:rPr>
            <w:rStyle w:val="label"/>
            <w:rFonts w:ascii="Times New Roman" w:hAnsi="Times New Roman" w:cs="Times New Roman"/>
            <w:sz w:val="24"/>
            <w:szCs w:val="24"/>
          </w:rPr>
          <w:t>Fig. </w:t>
        </w:r>
        <w:r>
          <w:rPr>
            <w:rStyle w:val="label"/>
            <w:rFonts w:ascii="Times New Roman" w:hAnsi="Times New Roman" w:cs="Times New Roman"/>
            <w:sz w:val="24"/>
            <w:szCs w:val="24"/>
          </w:rPr>
          <w:t>S</w:t>
        </w:r>
        <w:r w:rsidRPr="00186BD2">
          <w:rPr>
            <w:rStyle w:val="label"/>
            <w:rFonts w:ascii="Times New Roman" w:hAnsi="Times New Roman" w:cs="Times New Roman"/>
            <w:sz w:val="24"/>
            <w:szCs w:val="24"/>
          </w:rPr>
          <w:t>1</w:t>
        </w:r>
        <w:r w:rsidRPr="00186BD2">
          <w:rPr>
            <w:rFonts w:ascii="Times New Roman" w:hAnsi="Times New Roman" w:cs="Times New Roman"/>
            <w:sz w:val="24"/>
            <w:szCs w:val="24"/>
          </w:rPr>
          <w:t xml:space="preserve">. Number of dengue cases reported through national dengue fever </w:t>
        </w:r>
        <w:commentRangeStart w:id="3975"/>
        <w:commentRangeStart w:id="3976"/>
        <w:r w:rsidRPr="00186BD2">
          <w:rPr>
            <w:rFonts w:ascii="Times New Roman" w:hAnsi="Times New Roman" w:cs="Times New Roman"/>
            <w:sz w:val="24"/>
            <w:szCs w:val="24"/>
          </w:rPr>
          <w:t>surveillance</w:t>
        </w:r>
        <w:commentRangeEnd w:id="3975"/>
        <w:r w:rsidRPr="008B1D34">
          <w:rPr>
            <w:rStyle w:val="CommentReference"/>
            <w:rFonts w:ascii="Times New Roman" w:hAnsi="Times New Roman" w:cs="Times New Roman"/>
            <w:sz w:val="24"/>
            <w:szCs w:val="24"/>
          </w:rPr>
          <w:commentReference w:id="3975"/>
        </w:r>
      </w:ins>
      <w:commentRangeEnd w:id="3976"/>
      <w:ins w:id="3977" w:author="Mohammad Nayeem Hasan" w:date="2022-11-03T23:47:00Z">
        <w:r w:rsidR="00CA66F0">
          <w:rPr>
            <w:rStyle w:val="CommentReference"/>
          </w:rPr>
          <w:commentReference w:id="3976"/>
        </w:r>
      </w:ins>
      <w:ins w:id="3978" w:author="Mohammad Nayeem Hasan" w:date="2022-10-30T22:41:00Z">
        <w:r w:rsidRPr="00186BD2">
          <w:rPr>
            <w:rFonts w:ascii="Times New Roman" w:hAnsi="Times New Roman" w:cs="Times New Roman"/>
            <w:sz w:val="24"/>
            <w:szCs w:val="24"/>
          </w:rPr>
          <w:t xml:space="preserve"> in Bangladesh, 2000–2022.</w:t>
        </w:r>
      </w:ins>
    </w:p>
    <w:p w14:paraId="2DB3A4AD" w14:textId="77777777" w:rsidR="005F4087" w:rsidRPr="00186BD2" w:rsidRDefault="005F4087">
      <w:pPr>
        <w:tabs>
          <w:tab w:val="left" w:pos="6420"/>
        </w:tabs>
        <w:spacing w:line="276" w:lineRule="auto"/>
        <w:rPr>
          <w:rFonts w:ascii="Times New Roman" w:hAnsi="Times New Roman" w:cs="Times New Roman"/>
          <w:sz w:val="24"/>
          <w:szCs w:val="24"/>
        </w:rPr>
        <w:pPrChange w:id="3979" w:author="Mohammad Nayeem Hasan" w:date="2022-11-03T22:34:00Z">
          <w:pPr>
            <w:tabs>
              <w:tab w:val="left" w:pos="6420"/>
            </w:tabs>
          </w:pPr>
        </w:pPrChange>
      </w:pPr>
    </w:p>
    <w:sectPr w:rsidR="005F4087" w:rsidRPr="00186BD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47" w:author="Haider, Najmul" w:date="2022-10-16T18:16:00Z" w:initials="HN">
    <w:p w14:paraId="14473195" w14:textId="34DBDD93" w:rsidR="0013757E" w:rsidRDefault="0013757E">
      <w:pPr>
        <w:pStyle w:val="CommentText"/>
      </w:pPr>
      <w:r>
        <w:rPr>
          <w:rStyle w:val="CommentReference"/>
        </w:rPr>
        <w:annotationRef/>
      </w:r>
      <w:r>
        <w:t xml:space="preserve">This figure is NOT needed if you present table 1. For the time being you can keep this as an Appendix </w:t>
      </w:r>
    </w:p>
  </w:comment>
  <w:comment w:id="3257" w:author="Haider, Najmul" w:date="2022-10-16T18:13:00Z" w:initials="HN">
    <w:p w14:paraId="4799F76E" w14:textId="28149DB1" w:rsidR="00AB063C" w:rsidRDefault="00AB063C">
      <w:pPr>
        <w:pStyle w:val="CommentText"/>
      </w:pPr>
      <w:r>
        <w:rPr>
          <w:rStyle w:val="CommentReference"/>
        </w:rPr>
        <w:annotationRef/>
      </w:r>
      <w:r>
        <w:t xml:space="preserve">Please combine this with individual year Growth factor in one graph </w:t>
      </w:r>
      <w:r w:rsidR="00284DBA">
        <w:t xml:space="preserve">(Fig 3) </w:t>
      </w:r>
    </w:p>
  </w:comment>
  <w:comment w:id="3269" w:author="Haider, Najmul" w:date="2022-10-16T18:17:00Z" w:initials="HN">
    <w:p w14:paraId="787FAFF4" w14:textId="4CADB5AA" w:rsidR="001162FB" w:rsidRDefault="001162FB">
      <w:pPr>
        <w:pStyle w:val="CommentText"/>
      </w:pPr>
      <w:r>
        <w:rPr>
          <w:rStyle w:val="CommentReference"/>
        </w:rPr>
        <w:annotationRef/>
      </w:r>
      <w:r>
        <w:t xml:space="preserve">Combine with above GF figure as one (two pane : upper and bottom) </w:t>
      </w:r>
    </w:p>
  </w:comment>
  <w:comment w:id="3295" w:author="Haider, Najmul" w:date="2022-10-16T18:18:00Z" w:initials="HN">
    <w:p w14:paraId="59BBC1B1" w14:textId="7FF6D521" w:rsidR="009115D3" w:rsidRDefault="009115D3">
      <w:pPr>
        <w:pStyle w:val="CommentText"/>
      </w:pPr>
      <w:r>
        <w:rPr>
          <w:rStyle w:val="CommentReference"/>
        </w:rPr>
        <w:annotationRef/>
      </w:r>
      <w:r>
        <w:t xml:space="preserve">Please find out what would be the better test to detect seasonality in the data. I recommend you discuss with Jamal bhai and keep him as co-author </w:t>
      </w:r>
    </w:p>
  </w:comment>
  <w:comment w:id="3318" w:author="Haider, Najmul" w:date="2022-10-16T18:20:00Z" w:initials="HN">
    <w:p w14:paraId="00AA5A24" w14:textId="795D0A41" w:rsidR="001445B2" w:rsidRDefault="001445B2">
      <w:pPr>
        <w:pStyle w:val="CommentText"/>
      </w:pPr>
      <w:r>
        <w:rPr>
          <w:rStyle w:val="CommentReference"/>
        </w:rPr>
        <w:annotationRef/>
      </w:r>
      <w:r>
        <w:t xml:space="preserve">Please perform the ARIMA and other analysis with Annual cases only. That means for year you have only one number … thus to see the trend for the period of 2000-2022 </w:t>
      </w:r>
    </w:p>
  </w:comment>
  <w:comment w:id="3319" w:author="Mohammad Nayeem Hasan" w:date="2022-11-02T22:22:00Z" w:initials="MNH">
    <w:p w14:paraId="7A6A0F92" w14:textId="77777777" w:rsidR="00807F58" w:rsidRDefault="00807F58" w:rsidP="006F3BF8">
      <w:pPr>
        <w:pStyle w:val="CommentText"/>
      </w:pPr>
      <w:r>
        <w:rPr>
          <w:rStyle w:val="CommentReference"/>
        </w:rPr>
        <w:annotationRef/>
      </w:r>
      <w:r>
        <w:t>If we consider yearly data then we should remove SARIMA model.</w:t>
      </w:r>
    </w:p>
  </w:comment>
  <w:comment w:id="3975" w:author="Haider, Najmul" w:date="2022-10-16T18:16:00Z" w:initials="HN">
    <w:p w14:paraId="34334C88" w14:textId="1DF3D803" w:rsidR="005F4087" w:rsidRDefault="005F4087" w:rsidP="005F4087">
      <w:pPr>
        <w:pStyle w:val="CommentText"/>
      </w:pPr>
      <w:r>
        <w:rPr>
          <w:rStyle w:val="CommentReference"/>
        </w:rPr>
        <w:annotationRef/>
      </w:r>
      <w:r>
        <w:t xml:space="preserve">This figure is NOT needed if you present table 1. For the time being you can keep this as an Appendix </w:t>
      </w:r>
    </w:p>
  </w:comment>
  <w:comment w:id="3976" w:author="Mohammad Nayeem Hasan" w:date="2022-11-03T23:47:00Z" w:initials="MNH">
    <w:p w14:paraId="750461D5" w14:textId="77777777" w:rsidR="00CA66F0" w:rsidRDefault="00CA66F0" w:rsidP="00CC3F30">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473195" w15:done="0"/>
  <w15:commentEx w15:paraId="4799F76E" w15:done="0"/>
  <w15:commentEx w15:paraId="787FAFF4" w15:done="0"/>
  <w15:commentEx w15:paraId="59BBC1B1" w15:done="0"/>
  <w15:commentEx w15:paraId="00AA5A24" w15:done="0"/>
  <w15:commentEx w15:paraId="7A6A0F92" w15:paraIdParent="00AA5A24" w15:done="0"/>
  <w15:commentEx w15:paraId="34334C88" w15:done="0"/>
  <w15:commentEx w15:paraId="750461D5" w15:paraIdParent="34334C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6C910" w16cex:dateUtc="2022-10-16T17:16:00Z"/>
  <w16cex:commentExtensible w16cex:durableId="26F6C866" w16cex:dateUtc="2022-10-16T17:13:00Z"/>
  <w16cex:commentExtensible w16cex:durableId="26F6C938" w16cex:dateUtc="2022-10-16T17:17:00Z"/>
  <w16cex:commentExtensible w16cex:durableId="26F6C989" w16cex:dateUtc="2022-10-16T17:18:00Z"/>
  <w16cex:commentExtensible w16cex:durableId="26F6C9E0" w16cex:dateUtc="2022-10-16T17:20:00Z"/>
  <w16cex:commentExtensible w16cex:durableId="270D6C2E" w16cex:dateUtc="2022-11-02T16:22:00Z"/>
  <w16cex:commentExtensible w16cex:durableId="27097C21" w16cex:dateUtc="2022-10-16T17:16:00Z"/>
  <w16cex:commentExtensible w16cex:durableId="270ED195" w16cex:dateUtc="2022-11-03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473195" w16cid:durableId="26F6C910"/>
  <w16cid:commentId w16cid:paraId="4799F76E" w16cid:durableId="26F6C866"/>
  <w16cid:commentId w16cid:paraId="787FAFF4" w16cid:durableId="26F6C938"/>
  <w16cid:commentId w16cid:paraId="59BBC1B1" w16cid:durableId="26F6C989"/>
  <w16cid:commentId w16cid:paraId="00AA5A24" w16cid:durableId="26F6C9E0"/>
  <w16cid:commentId w16cid:paraId="7A6A0F92" w16cid:durableId="270D6C2E"/>
  <w16cid:commentId w16cid:paraId="34334C88" w16cid:durableId="27097C21"/>
  <w16cid:commentId w16cid:paraId="750461D5" w16cid:durableId="270ED1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ider, Najmul">
    <w15:presenceInfo w15:providerId="AD" w15:userId="S::nhaider@rvc.ac.uk::f2b6ece1-b4b4-4ee4-a327-1acec84e933c"/>
  </w15:person>
  <w15:person w15:author="Mohammad Nayeem Hasan">
    <w15:presenceInfo w15:providerId="None" w15:userId="Mohammad Nayeem Hasan"/>
  </w15:person>
  <w15:person w15:author="Mohammad Nayeem Hasan [2]">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861"/>
    <w:rsid w:val="000005DD"/>
    <w:rsid w:val="00007A5C"/>
    <w:rsid w:val="00012059"/>
    <w:rsid w:val="000133A9"/>
    <w:rsid w:val="000277C4"/>
    <w:rsid w:val="00031FC1"/>
    <w:rsid w:val="00044861"/>
    <w:rsid w:val="0005662A"/>
    <w:rsid w:val="0005719F"/>
    <w:rsid w:val="00063026"/>
    <w:rsid w:val="00064DCF"/>
    <w:rsid w:val="00067EF4"/>
    <w:rsid w:val="00070001"/>
    <w:rsid w:val="000726FF"/>
    <w:rsid w:val="00086134"/>
    <w:rsid w:val="00090F29"/>
    <w:rsid w:val="000B3F52"/>
    <w:rsid w:val="000B4486"/>
    <w:rsid w:val="000E0650"/>
    <w:rsid w:val="000E0A9A"/>
    <w:rsid w:val="000E602D"/>
    <w:rsid w:val="000F6234"/>
    <w:rsid w:val="000F797B"/>
    <w:rsid w:val="001029F4"/>
    <w:rsid w:val="00110A0B"/>
    <w:rsid w:val="001162FB"/>
    <w:rsid w:val="00116C9A"/>
    <w:rsid w:val="001204DF"/>
    <w:rsid w:val="00125094"/>
    <w:rsid w:val="001251CA"/>
    <w:rsid w:val="0013757E"/>
    <w:rsid w:val="001445B2"/>
    <w:rsid w:val="00170609"/>
    <w:rsid w:val="0017223C"/>
    <w:rsid w:val="00186BD2"/>
    <w:rsid w:val="0018714F"/>
    <w:rsid w:val="00192C68"/>
    <w:rsid w:val="00194ABB"/>
    <w:rsid w:val="001B647A"/>
    <w:rsid w:val="001E09DD"/>
    <w:rsid w:val="0020565B"/>
    <w:rsid w:val="00216CD2"/>
    <w:rsid w:val="00240C7A"/>
    <w:rsid w:val="0024314B"/>
    <w:rsid w:val="00250C53"/>
    <w:rsid w:val="00270879"/>
    <w:rsid w:val="00271775"/>
    <w:rsid w:val="00284DBA"/>
    <w:rsid w:val="00287292"/>
    <w:rsid w:val="00290F65"/>
    <w:rsid w:val="002A232A"/>
    <w:rsid w:val="002B565F"/>
    <w:rsid w:val="002C4335"/>
    <w:rsid w:val="002D7E55"/>
    <w:rsid w:val="002F4799"/>
    <w:rsid w:val="002F5BB4"/>
    <w:rsid w:val="00307104"/>
    <w:rsid w:val="00314B94"/>
    <w:rsid w:val="00321FFB"/>
    <w:rsid w:val="00324E21"/>
    <w:rsid w:val="00331DB6"/>
    <w:rsid w:val="00346340"/>
    <w:rsid w:val="00350220"/>
    <w:rsid w:val="00371DB4"/>
    <w:rsid w:val="003A5D49"/>
    <w:rsid w:val="003B5BEF"/>
    <w:rsid w:val="003D0660"/>
    <w:rsid w:val="003D1F99"/>
    <w:rsid w:val="003D4EA8"/>
    <w:rsid w:val="003D5DCB"/>
    <w:rsid w:val="004022EB"/>
    <w:rsid w:val="00404548"/>
    <w:rsid w:val="00463512"/>
    <w:rsid w:val="00467CBE"/>
    <w:rsid w:val="00470B22"/>
    <w:rsid w:val="0048127B"/>
    <w:rsid w:val="004900F2"/>
    <w:rsid w:val="0049514C"/>
    <w:rsid w:val="0049590E"/>
    <w:rsid w:val="004A29FD"/>
    <w:rsid w:val="004B1D7F"/>
    <w:rsid w:val="004D315F"/>
    <w:rsid w:val="004E2350"/>
    <w:rsid w:val="004E4703"/>
    <w:rsid w:val="004F1E39"/>
    <w:rsid w:val="00513C98"/>
    <w:rsid w:val="00520A22"/>
    <w:rsid w:val="00526B96"/>
    <w:rsid w:val="00535839"/>
    <w:rsid w:val="0054565B"/>
    <w:rsid w:val="00547E9C"/>
    <w:rsid w:val="0055384E"/>
    <w:rsid w:val="005758F7"/>
    <w:rsid w:val="00575AD6"/>
    <w:rsid w:val="00576FE7"/>
    <w:rsid w:val="005930DA"/>
    <w:rsid w:val="00595B3D"/>
    <w:rsid w:val="005B0EFB"/>
    <w:rsid w:val="005B75A9"/>
    <w:rsid w:val="005C1C48"/>
    <w:rsid w:val="005C6AEB"/>
    <w:rsid w:val="005D04DD"/>
    <w:rsid w:val="005D6F6B"/>
    <w:rsid w:val="005D7B9C"/>
    <w:rsid w:val="005E0832"/>
    <w:rsid w:val="005F4087"/>
    <w:rsid w:val="00607765"/>
    <w:rsid w:val="00611E12"/>
    <w:rsid w:val="0063352B"/>
    <w:rsid w:val="00644D8F"/>
    <w:rsid w:val="00652654"/>
    <w:rsid w:val="006B0362"/>
    <w:rsid w:val="006B6B82"/>
    <w:rsid w:val="006C6DC6"/>
    <w:rsid w:val="006D2000"/>
    <w:rsid w:val="006D3FAE"/>
    <w:rsid w:val="00704882"/>
    <w:rsid w:val="00732CC9"/>
    <w:rsid w:val="00736FC7"/>
    <w:rsid w:val="007377BF"/>
    <w:rsid w:val="007512A7"/>
    <w:rsid w:val="007659D3"/>
    <w:rsid w:val="00765B69"/>
    <w:rsid w:val="00767AA9"/>
    <w:rsid w:val="00767C31"/>
    <w:rsid w:val="0077072D"/>
    <w:rsid w:val="00772AEB"/>
    <w:rsid w:val="007755B8"/>
    <w:rsid w:val="00783F3E"/>
    <w:rsid w:val="00786780"/>
    <w:rsid w:val="00790349"/>
    <w:rsid w:val="007A0C5A"/>
    <w:rsid w:val="007D0DE0"/>
    <w:rsid w:val="007F4FA9"/>
    <w:rsid w:val="007F5D16"/>
    <w:rsid w:val="008001E3"/>
    <w:rsid w:val="00803AA7"/>
    <w:rsid w:val="00807F58"/>
    <w:rsid w:val="008243CC"/>
    <w:rsid w:val="00824B82"/>
    <w:rsid w:val="00824CA5"/>
    <w:rsid w:val="00843D25"/>
    <w:rsid w:val="008452F6"/>
    <w:rsid w:val="00861B9C"/>
    <w:rsid w:val="0087704C"/>
    <w:rsid w:val="008814ED"/>
    <w:rsid w:val="008825BB"/>
    <w:rsid w:val="008A3854"/>
    <w:rsid w:val="008A7D53"/>
    <w:rsid w:val="008C6CEE"/>
    <w:rsid w:val="008D27A3"/>
    <w:rsid w:val="008D67D1"/>
    <w:rsid w:val="00907752"/>
    <w:rsid w:val="009115D3"/>
    <w:rsid w:val="00912588"/>
    <w:rsid w:val="00942B0A"/>
    <w:rsid w:val="00966AAD"/>
    <w:rsid w:val="00980310"/>
    <w:rsid w:val="00990B0B"/>
    <w:rsid w:val="00993385"/>
    <w:rsid w:val="00A00A3F"/>
    <w:rsid w:val="00A017A5"/>
    <w:rsid w:val="00A20C75"/>
    <w:rsid w:val="00A30753"/>
    <w:rsid w:val="00A3167F"/>
    <w:rsid w:val="00A368FC"/>
    <w:rsid w:val="00A6124C"/>
    <w:rsid w:val="00A62FF2"/>
    <w:rsid w:val="00A656B5"/>
    <w:rsid w:val="00A67B47"/>
    <w:rsid w:val="00A703EB"/>
    <w:rsid w:val="00A71406"/>
    <w:rsid w:val="00A8497C"/>
    <w:rsid w:val="00A84EB2"/>
    <w:rsid w:val="00A96A13"/>
    <w:rsid w:val="00AB063C"/>
    <w:rsid w:val="00AC1BFC"/>
    <w:rsid w:val="00AD49E6"/>
    <w:rsid w:val="00AE08F9"/>
    <w:rsid w:val="00AF361A"/>
    <w:rsid w:val="00B12A3C"/>
    <w:rsid w:val="00B16955"/>
    <w:rsid w:val="00B33B68"/>
    <w:rsid w:val="00B342CD"/>
    <w:rsid w:val="00B4043D"/>
    <w:rsid w:val="00B461B3"/>
    <w:rsid w:val="00B502CC"/>
    <w:rsid w:val="00B53D06"/>
    <w:rsid w:val="00B64E59"/>
    <w:rsid w:val="00B65E74"/>
    <w:rsid w:val="00B7597F"/>
    <w:rsid w:val="00B75B6F"/>
    <w:rsid w:val="00B81CB1"/>
    <w:rsid w:val="00B832DA"/>
    <w:rsid w:val="00B843B8"/>
    <w:rsid w:val="00BA4CA9"/>
    <w:rsid w:val="00BC424C"/>
    <w:rsid w:val="00BC7FBE"/>
    <w:rsid w:val="00BE0B19"/>
    <w:rsid w:val="00C17812"/>
    <w:rsid w:val="00C23680"/>
    <w:rsid w:val="00C277E9"/>
    <w:rsid w:val="00C36DCF"/>
    <w:rsid w:val="00C43D07"/>
    <w:rsid w:val="00C90390"/>
    <w:rsid w:val="00CA66F0"/>
    <w:rsid w:val="00CC5D63"/>
    <w:rsid w:val="00CC60AA"/>
    <w:rsid w:val="00CC62E6"/>
    <w:rsid w:val="00CC69E1"/>
    <w:rsid w:val="00CF5F6A"/>
    <w:rsid w:val="00CF6D2A"/>
    <w:rsid w:val="00CF6DEF"/>
    <w:rsid w:val="00D21130"/>
    <w:rsid w:val="00D426F9"/>
    <w:rsid w:val="00D52586"/>
    <w:rsid w:val="00D63A52"/>
    <w:rsid w:val="00D975D6"/>
    <w:rsid w:val="00DC1012"/>
    <w:rsid w:val="00DD6489"/>
    <w:rsid w:val="00DE6A77"/>
    <w:rsid w:val="00DF4F21"/>
    <w:rsid w:val="00DF74EB"/>
    <w:rsid w:val="00E02615"/>
    <w:rsid w:val="00E05263"/>
    <w:rsid w:val="00E123FE"/>
    <w:rsid w:val="00E203E7"/>
    <w:rsid w:val="00E2719E"/>
    <w:rsid w:val="00E32821"/>
    <w:rsid w:val="00E81F07"/>
    <w:rsid w:val="00E9145B"/>
    <w:rsid w:val="00EB4306"/>
    <w:rsid w:val="00EE29BB"/>
    <w:rsid w:val="00EF77A9"/>
    <w:rsid w:val="00F01063"/>
    <w:rsid w:val="00F062D0"/>
    <w:rsid w:val="00F12313"/>
    <w:rsid w:val="00F1348A"/>
    <w:rsid w:val="00F13C4E"/>
    <w:rsid w:val="00F63FBB"/>
    <w:rsid w:val="00FA34BB"/>
    <w:rsid w:val="00FA78E0"/>
    <w:rsid w:val="00FE5333"/>
    <w:rsid w:val="00FF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styleId="UnresolvedMention">
    <w:name w:val="Unresolved Mention"/>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microsoft.com/office/2018/08/relationships/commentsExtensible" Target="commentsExtensible.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tiff"/><Relationship Id="rId7" Type="http://schemas.openxmlformats.org/officeDocument/2006/relationships/image" Target="media/image3.tiff"/><Relationship Id="rId12" Type="http://schemas.microsoft.com/office/2016/09/relationships/commentsIds" Target="commentsIds.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image" Target="media/image2.tiff"/><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image" Target="media/image1.tiff"/><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CC56-A399-40B1-8C21-3CB5941F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3998</TotalTime>
  <Pages>16</Pages>
  <Words>11897</Words>
  <Characters>71505</Characters>
  <Application>Microsoft Office Word</Application>
  <DocSecurity>0</DocSecurity>
  <Lines>1300</Lines>
  <Paragraphs>608</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82794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166</cp:revision>
  <dcterms:created xsi:type="dcterms:W3CDTF">2022-10-16T15:00:00Z</dcterms:created>
  <dcterms:modified xsi:type="dcterms:W3CDTF">2023-03-03T21:09:00Z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